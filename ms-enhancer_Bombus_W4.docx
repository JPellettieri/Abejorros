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7E0F" w:rsidRPr="00696C8B" w:rsidRDefault="00000000">
      <w:pPr>
        <w:jc w:val="center"/>
        <w:rPr>
          <w:rFonts w:ascii="Arial" w:eastAsia="Arial" w:hAnsi="Arial" w:cs="Arial"/>
          <w:b/>
          <w:bCs/>
          <w:sz w:val="28"/>
          <w:szCs w:val="28"/>
          <w:lang w:val="en-US"/>
        </w:rPr>
      </w:pPr>
      <w:r w:rsidRPr="00696C8B">
        <w:rPr>
          <w:rFonts w:ascii="Arial" w:eastAsia="Arial" w:hAnsi="Arial" w:cs="Arial"/>
          <w:b/>
          <w:bCs/>
          <w:sz w:val="28"/>
          <w:szCs w:val="28"/>
          <w:lang w:val="en-US"/>
        </w:rPr>
        <w:t>Combined nectar nonsugar compounds enhance bumblebee cognition</w:t>
      </w:r>
    </w:p>
    <w:p w14:paraId="00000002" w14:textId="77777777" w:rsidR="002C7E0F" w:rsidRPr="00696C8B" w:rsidRDefault="002C7E0F">
      <w:pPr>
        <w:rPr>
          <w:lang w:val="en-US"/>
        </w:rPr>
      </w:pPr>
    </w:p>
    <w:p w14:paraId="00000003" w14:textId="77777777" w:rsidR="002C7E0F" w:rsidRDefault="00000000">
      <w:pPr>
        <w:pBdr>
          <w:top w:val="nil"/>
          <w:left w:val="nil"/>
          <w:bottom w:val="nil"/>
          <w:right w:val="nil"/>
          <w:between w:val="nil"/>
        </w:pBdr>
        <w:spacing w:line="480" w:lineRule="auto"/>
        <w:jc w:val="center"/>
        <w:rPr>
          <w:rFonts w:ascii="Arial" w:eastAsia="Arial" w:hAnsi="Arial" w:cs="Arial"/>
          <w:color w:val="000000"/>
          <w:sz w:val="18"/>
          <w:szCs w:val="18"/>
        </w:rPr>
      </w:pPr>
      <w:r>
        <w:rPr>
          <w:rFonts w:ascii="Arial" w:eastAsia="Arial" w:hAnsi="Arial" w:cs="Arial"/>
          <w:color w:val="000000"/>
          <w:sz w:val="18"/>
          <w:szCs w:val="18"/>
        </w:rPr>
        <w:t xml:space="preserve">PELLETTIERI, Julieta </w:t>
      </w:r>
      <w:r>
        <w:rPr>
          <w:rFonts w:ascii="Arial" w:eastAsia="Arial" w:hAnsi="Arial" w:cs="Arial"/>
          <w:color w:val="000000"/>
          <w:sz w:val="18"/>
          <w:szCs w:val="18"/>
          <w:vertAlign w:val="superscript"/>
        </w:rPr>
        <w:t>1,2</w:t>
      </w:r>
      <w:r>
        <w:rPr>
          <w:rFonts w:ascii="Arial" w:eastAsia="Arial" w:hAnsi="Arial" w:cs="Arial"/>
          <w:color w:val="000000"/>
          <w:sz w:val="18"/>
          <w:szCs w:val="18"/>
        </w:rPr>
        <w:t>; FARINA, Walter M.</w:t>
      </w:r>
      <w:r>
        <w:rPr>
          <w:rFonts w:ascii="Arial" w:eastAsia="Arial" w:hAnsi="Arial" w:cs="Arial"/>
          <w:color w:val="000000"/>
          <w:sz w:val="18"/>
          <w:szCs w:val="18"/>
          <w:vertAlign w:val="superscript"/>
        </w:rPr>
        <w:t>1,2*</w:t>
      </w:r>
    </w:p>
    <w:p w14:paraId="00000004" w14:textId="77777777" w:rsidR="002C7E0F" w:rsidRDefault="002C7E0F">
      <w:pPr>
        <w:spacing w:line="480" w:lineRule="auto"/>
        <w:jc w:val="center"/>
        <w:rPr>
          <w:rFonts w:ascii="Arial" w:eastAsia="Arial" w:hAnsi="Arial" w:cs="Arial"/>
          <w:sz w:val="20"/>
          <w:szCs w:val="20"/>
        </w:rPr>
      </w:pPr>
    </w:p>
    <w:p w14:paraId="00000005" w14:textId="77777777" w:rsidR="002C7E0F" w:rsidRDefault="00000000">
      <w:pPr>
        <w:spacing w:line="480" w:lineRule="auto"/>
        <w:jc w:val="both"/>
        <w:rPr>
          <w:rFonts w:ascii="Arial" w:eastAsia="Arial" w:hAnsi="Arial" w:cs="Arial"/>
          <w:sz w:val="16"/>
          <w:szCs w:val="16"/>
        </w:rPr>
      </w:pPr>
      <w:r>
        <w:rPr>
          <w:rFonts w:ascii="Arial" w:eastAsia="Arial" w:hAnsi="Arial" w:cs="Arial"/>
          <w:sz w:val="16"/>
          <w:szCs w:val="16"/>
          <w:vertAlign w:val="superscript"/>
        </w:rPr>
        <w:t>1</w:t>
      </w:r>
      <w:r>
        <w:rPr>
          <w:rFonts w:ascii="Arial" w:eastAsia="Arial" w:hAnsi="Arial" w:cs="Arial"/>
          <w:sz w:val="16"/>
          <w:szCs w:val="16"/>
        </w:rPr>
        <w:t>Laboratorio de Insectos Sociales, Departamento de Biodiversidad y Biología Experimental, Facultad de Ciencias Exactas y Naturales, Buenos Aires, Argentina.</w:t>
      </w:r>
    </w:p>
    <w:p w14:paraId="00000006" w14:textId="77777777" w:rsidR="002C7E0F" w:rsidRDefault="00000000">
      <w:pPr>
        <w:spacing w:line="480" w:lineRule="auto"/>
        <w:jc w:val="both"/>
        <w:rPr>
          <w:rFonts w:ascii="Arial" w:eastAsia="Arial" w:hAnsi="Arial" w:cs="Arial"/>
          <w:sz w:val="16"/>
          <w:szCs w:val="16"/>
        </w:rPr>
      </w:pPr>
      <w:r>
        <w:rPr>
          <w:rFonts w:ascii="Arial" w:eastAsia="Arial" w:hAnsi="Arial" w:cs="Arial"/>
          <w:sz w:val="16"/>
          <w:szCs w:val="16"/>
          <w:vertAlign w:val="superscript"/>
        </w:rPr>
        <w:t>2</w:t>
      </w:r>
      <w:r>
        <w:rPr>
          <w:rFonts w:ascii="Arial" w:eastAsia="Arial" w:hAnsi="Arial" w:cs="Arial"/>
          <w:sz w:val="16"/>
          <w:szCs w:val="16"/>
        </w:rPr>
        <w:t>Instituto de Fisiología, Biología Molecular y Neurociencias (IFIBYNE), CONICET-Universidad de Buenos Aires, Buenos Aires, Argentina.</w:t>
      </w:r>
    </w:p>
    <w:p w14:paraId="00000007" w14:textId="77777777" w:rsidR="002C7E0F" w:rsidRPr="00696C8B" w:rsidRDefault="00000000">
      <w:pPr>
        <w:spacing w:line="480" w:lineRule="auto"/>
        <w:jc w:val="both"/>
        <w:rPr>
          <w:rFonts w:ascii="Arial" w:eastAsia="Arial" w:hAnsi="Arial" w:cs="Arial"/>
          <w:color w:val="0000FF"/>
          <w:sz w:val="16"/>
          <w:szCs w:val="16"/>
          <w:u w:val="single"/>
          <w:lang w:val="en-US"/>
        </w:rPr>
      </w:pPr>
      <w:r w:rsidRPr="00696C8B">
        <w:rPr>
          <w:rFonts w:ascii="Arial" w:eastAsia="Arial" w:hAnsi="Arial" w:cs="Arial"/>
          <w:sz w:val="16"/>
          <w:szCs w:val="16"/>
          <w:lang w:val="en-US"/>
        </w:rPr>
        <w:t xml:space="preserve">* Corresponding author: </w:t>
      </w:r>
      <w:r w:rsidRPr="00696C8B">
        <w:rPr>
          <w:rFonts w:ascii="Arial" w:eastAsia="Arial" w:hAnsi="Arial" w:cs="Arial"/>
          <w:b/>
          <w:bCs/>
          <w:sz w:val="16"/>
          <w:szCs w:val="16"/>
          <w:lang w:val="en-US"/>
        </w:rPr>
        <w:t xml:space="preserve">Email: </w:t>
      </w:r>
      <w:r w:rsidR="002C7E0F">
        <w:fldChar w:fldCharType="begin"/>
      </w:r>
      <w:r w:rsidR="002C7E0F" w:rsidRPr="006163D9">
        <w:rPr>
          <w:lang w:val="en-US"/>
          <w:rPrChange w:id="0" w:author="julieta pellettieri" w:date="2025-12-18T10:38:00Z" w16du:dateUtc="2025-12-18T13:38:00Z">
            <w:rPr/>
          </w:rPrChange>
        </w:rPr>
        <w:instrText>HYPERLINK "mailto:walter@fbmc.fcen.uba.ar" \h</w:instrText>
      </w:r>
      <w:r w:rsidR="002C7E0F">
        <w:fldChar w:fldCharType="separate"/>
      </w:r>
      <w:r w:rsidR="002C7E0F" w:rsidRPr="00696C8B">
        <w:rPr>
          <w:rFonts w:ascii="Arial" w:eastAsia="Arial" w:hAnsi="Arial" w:cs="Arial"/>
          <w:color w:val="0000FF"/>
          <w:sz w:val="16"/>
          <w:szCs w:val="16"/>
          <w:u w:val="single"/>
          <w:lang w:val="en-US"/>
        </w:rPr>
        <w:t>walter@fbmc.fcen.uba.ar</w:t>
      </w:r>
      <w:r w:rsidR="002C7E0F">
        <w:fldChar w:fldCharType="end"/>
      </w:r>
    </w:p>
    <w:p w14:paraId="3E658ECB" w14:textId="77777777" w:rsidR="00696C8B" w:rsidRDefault="00696C8B">
      <w:pPr>
        <w:spacing w:line="480" w:lineRule="auto"/>
        <w:jc w:val="both"/>
        <w:rPr>
          <w:rFonts w:ascii="Arial" w:eastAsia="Arial" w:hAnsi="Arial" w:cs="Arial"/>
          <w:b/>
          <w:bCs/>
          <w:lang w:val="en-US"/>
        </w:rPr>
      </w:pPr>
    </w:p>
    <w:p w14:paraId="00000008" w14:textId="2F1B1E48" w:rsidR="002C7E0F" w:rsidRPr="00696C8B" w:rsidRDefault="00000000">
      <w:pPr>
        <w:spacing w:line="480" w:lineRule="auto"/>
        <w:jc w:val="both"/>
        <w:rPr>
          <w:rFonts w:ascii="Arial" w:eastAsia="Arial" w:hAnsi="Arial" w:cs="Arial"/>
          <w:b/>
          <w:bCs/>
          <w:lang w:val="en-US"/>
        </w:rPr>
      </w:pPr>
      <w:r w:rsidRPr="00696C8B">
        <w:rPr>
          <w:rFonts w:ascii="Arial" w:eastAsia="Arial" w:hAnsi="Arial" w:cs="Arial"/>
          <w:b/>
          <w:bCs/>
          <w:lang w:val="en-US"/>
        </w:rPr>
        <w:t>ABSTRACT</w:t>
      </w:r>
    </w:p>
    <w:p w14:paraId="00000009" w14:textId="77777777" w:rsidR="002C7E0F" w:rsidRPr="00696C8B" w:rsidRDefault="00000000">
      <w:pPr>
        <w:jc w:val="both"/>
        <w:rPr>
          <w:rFonts w:ascii="Arial" w:eastAsia="Arial" w:hAnsi="Arial" w:cs="Arial"/>
          <w:lang w:val="en-US"/>
        </w:rPr>
      </w:pPr>
      <w:r w:rsidRPr="00696C8B">
        <w:rPr>
          <w:rFonts w:ascii="Arial" w:eastAsia="Arial" w:hAnsi="Arial" w:cs="Arial"/>
          <w:lang w:val="en-US"/>
        </w:rPr>
        <w:t xml:space="preserve">The use of native pollinators is a growing practice that enhances agricultural productivity while preserving local biodiversity. In South America, the bumblebee </w:t>
      </w:r>
      <w:r w:rsidRPr="00696C8B">
        <w:rPr>
          <w:rFonts w:ascii="Arial" w:eastAsia="Arial" w:hAnsi="Arial" w:cs="Arial"/>
          <w:i/>
          <w:iCs/>
          <w:lang w:val="en-US"/>
        </w:rPr>
        <w:t xml:space="preserve">Bombus </w:t>
      </w:r>
      <w:proofErr w:type="spellStart"/>
      <w:r w:rsidRPr="00696C8B">
        <w:rPr>
          <w:rFonts w:ascii="Arial" w:eastAsia="Arial" w:hAnsi="Arial" w:cs="Arial"/>
          <w:i/>
          <w:iCs/>
          <w:lang w:val="en-US"/>
        </w:rPr>
        <w:t>pauloensis</w:t>
      </w:r>
      <w:proofErr w:type="spellEnd"/>
      <w:r w:rsidRPr="00696C8B">
        <w:rPr>
          <w:rFonts w:ascii="Arial" w:eastAsia="Arial" w:hAnsi="Arial" w:cs="Arial"/>
          <w:lang w:val="en-US"/>
        </w:rPr>
        <w:t xml:space="preserve"> has become increasingly employed across a variety of crops. In honeybees, nectar nonsugar compounds (NSCs), such as the alkaloid caffeine and the amino acid arginine, have been shown to enhance long-term memory and increase foraging activity, particularly when offered in combination. In this study, we investigated the effects of NSCs on associative learning and survival in the bumblebee </w:t>
      </w:r>
      <w:r w:rsidRPr="00696C8B">
        <w:rPr>
          <w:rFonts w:ascii="Arial" w:eastAsia="Arial" w:hAnsi="Arial" w:cs="Arial"/>
          <w:i/>
          <w:iCs/>
          <w:lang w:val="en-US"/>
        </w:rPr>
        <w:t xml:space="preserve">B. </w:t>
      </w:r>
      <w:proofErr w:type="spellStart"/>
      <w:r w:rsidRPr="00696C8B">
        <w:rPr>
          <w:rFonts w:ascii="Arial" w:eastAsia="Arial" w:hAnsi="Arial" w:cs="Arial"/>
          <w:i/>
          <w:iCs/>
          <w:lang w:val="en-US"/>
        </w:rPr>
        <w:t>pauloensis</w:t>
      </w:r>
      <w:proofErr w:type="spellEnd"/>
      <w:r w:rsidRPr="00696C8B">
        <w:rPr>
          <w:rFonts w:ascii="Arial" w:eastAsia="Arial" w:hAnsi="Arial" w:cs="Arial"/>
          <w:lang w:val="en-US"/>
        </w:rPr>
        <w:t>. We assessed acquisition and long-term memory retention using a classical olfactory conditioning paradigm, where the sugared reward contained traces of caffeine, arginine, or their combination, each tested at two concentrations. When applied individually, NSCs improved performance only at high doses; however, when combined, they enhanced long-term memory retention even at low doses, indicating a combined effect. Moreover, the presence of NSCs at field-realistic concentrations enhanced the survival of conditioned bees.</w:t>
      </w:r>
    </w:p>
    <w:p w14:paraId="0000000A" w14:textId="77777777" w:rsidR="002C7E0F" w:rsidRPr="00696C8B" w:rsidRDefault="002C7E0F">
      <w:pPr>
        <w:jc w:val="both"/>
        <w:rPr>
          <w:rFonts w:ascii="Arial" w:eastAsia="Arial" w:hAnsi="Arial" w:cs="Arial"/>
          <w:sz w:val="22"/>
          <w:szCs w:val="22"/>
          <w:lang w:val="en-US"/>
        </w:rPr>
      </w:pPr>
    </w:p>
    <w:p w14:paraId="0000000B" w14:textId="77777777" w:rsidR="002C7E0F" w:rsidRPr="00696C8B" w:rsidRDefault="00000000">
      <w:pPr>
        <w:pBdr>
          <w:top w:val="nil"/>
          <w:left w:val="nil"/>
          <w:bottom w:val="nil"/>
          <w:right w:val="nil"/>
          <w:between w:val="nil"/>
        </w:pBdr>
        <w:jc w:val="both"/>
        <w:rPr>
          <w:rFonts w:ascii="Arial" w:eastAsia="Arial" w:hAnsi="Arial" w:cs="Arial"/>
          <w:color w:val="141413"/>
          <w:lang w:val="en-US"/>
        </w:rPr>
      </w:pPr>
      <w:r w:rsidRPr="00696C8B">
        <w:rPr>
          <w:rFonts w:ascii="Arial" w:eastAsia="Arial" w:hAnsi="Arial" w:cs="Arial"/>
          <w:b/>
          <w:bCs/>
          <w:i/>
          <w:iCs/>
          <w:color w:val="141413"/>
          <w:lang w:val="en-US"/>
        </w:rPr>
        <w:t>Key words:</w:t>
      </w:r>
      <w:r w:rsidRPr="00696C8B">
        <w:rPr>
          <w:rFonts w:ascii="Arial" w:eastAsia="Arial" w:hAnsi="Arial" w:cs="Arial"/>
          <w:color w:val="141413"/>
          <w:lang w:val="en-US"/>
        </w:rPr>
        <w:t xml:space="preserve"> Caffeine, L-Arginine, learning, </w:t>
      </w:r>
      <w:r w:rsidRPr="00696C8B">
        <w:rPr>
          <w:rFonts w:ascii="Arial" w:eastAsia="Arial" w:hAnsi="Arial" w:cs="Arial"/>
          <w:i/>
          <w:iCs/>
          <w:color w:val="141413"/>
          <w:lang w:val="en-US"/>
        </w:rPr>
        <w:t xml:space="preserve">Bombus </w:t>
      </w:r>
      <w:proofErr w:type="spellStart"/>
      <w:r w:rsidRPr="00696C8B">
        <w:rPr>
          <w:rFonts w:ascii="Arial" w:eastAsia="Arial" w:hAnsi="Arial" w:cs="Arial"/>
          <w:i/>
          <w:iCs/>
          <w:color w:val="141413"/>
          <w:lang w:val="en-US"/>
        </w:rPr>
        <w:t>pauloensis</w:t>
      </w:r>
      <w:proofErr w:type="spellEnd"/>
      <w:r w:rsidRPr="00696C8B">
        <w:rPr>
          <w:rFonts w:ascii="Arial" w:eastAsia="Arial" w:hAnsi="Arial" w:cs="Arial"/>
          <w:color w:val="141413"/>
          <w:lang w:val="en-US"/>
        </w:rPr>
        <w:t>, combined effects</w:t>
      </w:r>
    </w:p>
    <w:p w14:paraId="0000000C" w14:textId="77777777" w:rsidR="002C7E0F" w:rsidRPr="00696C8B" w:rsidRDefault="002C7E0F">
      <w:pPr>
        <w:jc w:val="both"/>
        <w:rPr>
          <w:rFonts w:ascii="Arial" w:eastAsia="Arial" w:hAnsi="Arial" w:cs="Arial"/>
          <w:sz w:val="22"/>
          <w:szCs w:val="22"/>
          <w:lang w:val="en-US"/>
        </w:rPr>
      </w:pPr>
    </w:p>
    <w:p w14:paraId="0000000D" w14:textId="77777777" w:rsidR="002C7E0F" w:rsidRPr="00696C8B" w:rsidRDefault="00000000">
      <w:pPr>
        <w:jc w:val="both"/>
        <w:rPr>
          <w:rFonts w:ascii="Arial" w:eastAsia="Arial" w:hAnsi="Arial" w:cs="Arial"/>
          <w:b/>
          <w:bCs/>
          <w:lang w:val="en-US"/>
        </w:rPr>
      </w:pPr>
      <w:sdt>
        <w:sdtPr>
          <w:tag w:val="goog_rdk_0"/>
          <w:id w:val="401581573"/>
        </w:sdtPr>
        <w:sdtContent>
          <w:commentRangeStart w:id="1"/>
          <w:commentRangeStart w:id="2"/>
        </w:sdtContent>
      </w:sdt>
      <w:r w:rsidRPr="00696C8B">
        <w:rPr>
          <w:rFonts w:ascii="Arial" w:eastAsia="Arial" w:hAnsi="Arial" w:cs="Arial"/>
          <w:b/>
          <w:bCs/>
          <w:lang w:val="en-US"/>
        </w:rPr>
        <w:t>Introduction</w:t>
      </w:r>
      <w:commentRangeEnd w:id="2"/>
      <w:r>
        <w:commentReference w:id="2"/>
      </w:r>
      <w:commentRangeEnd w:id="1"/>
      <w:r w:rsidR="008703A0">
        <w:rPr>
          <w:rStyle w:val="Refdecomentario"/>
        </w:rPr>
        <w:commentReference w:id="1"/>
      </w:r>
    </w:p>
    <w:p w14:paraId="0000000E" w14:textId="77777777" w:rsidR="002C7E0F" w:rsidRPr="00696C8B" w:rsidRDefault="002C7E0F">
      <w:pPr>
        <w:jc w:val="both"/>
        <w:rPr>
          <w:rFonts w:ascii="Arial" w:eastAsia="Arial" w:hAnsi="Arial" w:cs="Arial"/>
          <w:b/>
          <w:bCs/>
          <w:lang w:val="en-US"/>
        </w:rPr>
      </w:pPr>
    </w:p>
    <w:p w14:paraId="0000000F" w14:textId="77777777" w:rsidR="002C7E0F" w:rsidRPr="00696C8B" w:rsidRDefault="002C7E0F">
      <w:pPr>
        <w:jc w:val="both"/>
        <w:rPr>
          <w:rFonts w:ascii="Arial" w:eastAsia="Arial" w:hAnsi="Arial" w:cs="Arial"/>
          <w:b/>
          <w:bCs/>
          <w:lang w:val="en-US"/>
        </w:rPr>
      </w:pPr>
    </w:p>
    <w:p w14:paraId="00000010" w14:textId="77777777" w:rsidR="002C7E0F" w:rsidRPr="00696C8B" w:rsidDel="00CC6547" w:rsidRDefault="00000000">
      <w:pPr>
        <w:rPr>
          <w:del w:id="3" w:author="Walter Farina" w:date="2025-12-02T13:03:00Z" w16du:dateUtc="2025-12-02T16:03:00Z"/>
          <w:rFonts w:ascii="Arial" w:eastAsia="Arial" w:hAnsi="Arial" w:cs="Arial"/>
          <w:b/>
          <w:bCs/>
          <w:color w:val="000000"/>
          <w:lang w:val="en-US"/>
        </w:rPr>
      </w:pPr>
      <w:r w:rsidRPr="00696C8B">
        <w:rPr>
          <w:rFonts w:ascii="Arial" w:eastAsia="Arial" w:hAnsi="Arial" w:cs="Arial"/>
          <w:b/>
          <w:bCs/>
          <w:color w:val="000000"/>
          <w:lang w:val="en-US"/>
        </w:rPr>
        <w:t xml:space="preserve">Results </w:t>
      </w:r>
      <w:sdt>
        <w:sdtPr>
          <w:tag w:val="goog_rdk_1"/>
          <w:id w:val="1236896117"/>
        </w:sdtPr>
        <w:sdtContent>
          <w:commentRangeStart w:id="4"/>
        </w:sdtContent>
      </w:sdt>
      <w:r w:rsidRPr="00696C8B">
        <w:rPr>
          <w:rFonts w:ascii="Arial" w:eastAsia="Arial" w:hAnsi="Arial" w:cs="Arial"/>
          <w:b/>
          <w:bCs/>
          <w:color w:val="000000"/>
          <w:lang w:val="en-US"/>
        </w:rPr>
        <w:t>and Discussion</w:t>
      </w:r>
      <w:commentRangeEnd w:id="4"/>
      <w:r>
        <w:commentReference w:id="4"/>
      </w:r>
    </w:p>
    <w:p w14:paraId="00000011" w14:textId="77777777" w:rsidR="002C7E0F" w:rsidRPr="00696C8B" w:rsidRDefault="002C7E0F">
      <w:pPr>
        <w:rPr>
          <w:rFonts w:ascii="Arial" w:eastAsia="Arial" w:hAnsi="Arial" w:cs="Arial"/>
          <w:b/>
          <w:bCs/>
          <w:color w:val="000000"/>
          <w:lang w:val="en-US"/>
        </w:rPr>
      </w:pPr>
    </w:p>
    <w:p w14:paraId="23736A4A" w14:textId="3DC9D2E5" w:rsidR="00CC6547" w:rsidRPr="00CC6547" w:rsidRDefault="00000000">
      <w:pPr>
        <w:spacing w:before="280" w:after="280" w:line="360" w:lineRule="auto"/>
        <w:jc w:val="both"/>
        <w:rPr>
          <w:ins w:id="5" w:author="Walter Farina" w:date="2025-12-02T13:02:00Z" w16du:dateUtc="2025-12-02T16:02:00Z"/>
          <w:rFonts w:ascii="Arial" w:eastAsia="Arial" w:hAnsi="Arial" w:cs="Arial"/>
          <w:lang w:val="en-US"/>
          <w:rPrChange w:id="6" w:author="Walter Farina" w:date="2025-12-02T13:02:00Z" w16du:dateUtc="2025-12-02T16:02:00Z">
            <w:rPr>
              <w:ins w:id="7" w:author="Walter Farina" w:date="2025-12-02T13:02:00Z" w16du:dateUtc="2025-12-02T16:02:00Z"/>
              <w:rFonts w:ascii="Times New Roman" w:eastAsia="Times New Roman" w:hAnsi="Times New Roman" w:cs="Times New Roman"/>
            </w:rPr>
          </w:rPrChange>
        </w:rPr>
        <w:pPrChange w:id="8" w:author="Walter Farina" w:date="2025-12-02T13:03:00Z" w16du:dateUtc="2025-12-02T16:03:00Z">
          <w:pPr>
            <w:spacing w:before="100" w:beforeAutospacing="1" w:after="100" w:afterAutospacing="1"/>
          </w:pPr>
        </w:pPrChange>
      </w:pPr>
      <w:del w:id="9" w:author="Walter Farina" w:date="2025-12-02T13:03:00Z" w16du:dateUtc="2025-12-02T16:03:00Z">
        <w:r w:rsidRPr="00696C8B" w:rsidDel="00CC6547">
          <w:rPr>
            <w:rFonts w:ascii="Arial" w:eastAsia="Arial" w:hAnsi="Arial" w:cs="Arial"/>
            <w:lang w:val="en-US"/>
          </w:rPr>
          <w:delText xml:space="preserve">To evaluate the effect of the non-sugar nectar compounds (NSCs) caffeine (CAF) and L-arginine (ARG) on olfactory learning and long-term memory in the Southamerican bumblebee </w:delText>
        </w:r>
        <w:r w:rsidRPr="00696C8B" w:rsidDel="00CC6547">
          <w:rPr>
            <w:rFonts w:ascii="Arial" w:eastAsia="Arial" w:hAnsi="Arial" w:cs="Arial"/>
            <w:i/>
            <w:iCs/>
            <w:lang w:val="en-US"/>
          </w:rPr>
          <w:delText>Bombus pauloensis</w:delText>
        </w:r>
        <w:r w:rsidRPr="00696C8B" w:rsidDel="00CC6547">
          <w:rPr>
            <w:rFonts w:ascii="Arial" w:eastAsia="Arial" w:hAnsi="Arial" w:cs="Arial"/>
            <w:lang w:val="en-US"/>
          </w:rPr>
          <w:delText>, 435 individuals from 11 colonies were subjected to a modified olfactory conditioning protocol (see Materials and Methods). The acquisition phase consisted of six exposures to a pure odor (linalool, LIO), each followed by th</w:delText>
        </w:r>
        <w:r w:rsidRPr="004B4C40" w:rsidDel="00CC6547">
          <w:rPr>
            <w:rFonts w:ascii="Arial" w:eastAsia="Arial" w:hAnsi="Arial" w:cs="Arial"/>
            <w:lang w:val="en-US"/>
          </w:rPr>
          <w:delText xml:space="preserve">e delivery of a sugar reward containing trace doses of the compounds under evaluation (Table 1). </w:delText>
        </w:r>
      </w:del>
      <w:del w:id="10" w:author="Walter Farina" w:date="2025-12-02T12:55:00Z" w16du:dateUtc="2025-12-02T15:55:00Z">
        <w:r w:rsidRPr="004B4C40" w:rsidDel="004B4C40">
          <w:rPr>
            <w:rFonts w:ascii="Arial" w:eastAsia="Arial" w:hAnsi="Arial" w:cs="Arial"/>
            <w:lang w:val="en-US"/>
          </w:rPr>
          <w:delText xml:space="preserve">A </w:delText>
        </w:r>
      </w:del>
      <w:del w:id="11" w:author="Walter Farina" w:date="2025-12-02T12:57:00Z" w16du:dateUtc="2025-12-02T15:57:00Z">
        <w:r w:rsidRPr="004B4C40" w:rsidDel="004B4C40">
          <w:rPr>
            <w:rFonts w:ascii="Arial" w:eastAsia="Arial" w:hAnsi="Arial" w:cs="Arial"/>
            <w:lang w:val="en-US"/>
          </w:rPr>
          <w:delText xml:space="preserve">total of 435 bumblebees were exposed to the acquisition phase, </w:delText>
        </w:r>
      </w:del>
      <w:del w:id="12" w:author="Walter Farina" w:date="2025-12-02T12:59:00Z" w16du:dateUtc="2025-12-02T15:59:00Z">
        <w:r w:rsidRPr="004B4C40" w:rsidDel="004B4C40">
          <w:rPr>
            <w:rFonts w:ascii="Arial" w:eastAsia="Arial" w:hAnsi="Arial" w:cs="Arial"/>
            <w:color w:val="FF0000"/>
            <w:lang w:val="en-US"/>
          </w:rPr>
          <w:delText>xx</w:delText>
        </w:r>
        <w:r w:rsidRPr="004B4C40" w:rsidDel="004B4C40">
          <w:rPr>
            <w:rFonts w:ascii="Arial" w:eastAsia="Arial" w:hAnsi="Arial" w:cs="Arial"/>
            <w:lang w:val="en-US"/>
          </w:rPr>
          <w:delText xml:space="preserve"> individuals </w:delText>
        </w:r>
      </w:del>
      <w:customXmlDelRangeStart w:id="13" w:author="Walter Farina" w:date="2025-12-02T12:59:00Z"/>
      <w:sdt>
        <w:sdtPr>
          <w:rPr>
            <w:rFonts w:ascii="Arial" w:hAnsi="Arial" w:cs="Arial"/>
          </w:rPr>
          <w:tag w:val="goog_rdk_2"/>
          <w:id w:val="-1186743244"/>
        </w:sdtPr>
        <w:sdtContent>
          <w:customXmlDelRangeEnd w:id="13"/>
          <w:commentRangeStart w:id="14"/>
          <w:customXmlDelRangeStart w:id="15" w:author="Walter Farina" w:date="2025-12-02T12:59:00Z"/>
        </w:sdtContent>
      </w:sdt>
      <w:customXmlDelRangeEnd w:id="15"/>
      <w:customXmlDelRangeStart w:id="16" w:author="Walter Farina" w:date="2025-12-02T12:59:00Z"/>
      <w:sdt>
        <w:sdtPr>
          <w:rPr>
            <w:rFonts w:ascii="Arial" w:hAnsi="Arial" w:cs="Arial"/>
          </w:rPr>
          <w:tag w:val="goog_rdk_3"/>
          <w:id w:val="-265622545"/>
        </w:sdtPr>
        <w:sdtContent>
          <w:customXmlDelRangeEnd w:id="16"/>
          <w:commentRangeStart w:id="17"/>
          <w:commentRangeStart w:id="18"/>
          <w:customXmlDelRangeStart w:id="19" w:author="Walter Farina" w:date="2025-12-02T12:59:00Z"/>
        </w:sdtContent>
      </w:sdt>
      <w:customXmlDelRangeEnd w:id="19"/>
      <w:del w:id="20" w:author="Walter Farina" w:date="2025-12-02T12:59:00Z" w16du:dateUtc="2025-12-02T15:59:00Z">
        <w:r w:rsidRPr="004B4C40" w:rsidDel="004B4C40">
          <w:rPr>
            <w:rFonts w:ascii="Arial" w:eastAsia="Arial" w:hAnsi="Arial" w:cs="Arial"/>
            <w:lang w:val="en-US"/>
            <w:rPrChange w:id="21" w:author="Walter Farina" w:date="2025-12-02T12:58:00Z" w16du:dateUtc="2025-12-02T15:58:00Z">
              <w:rPr/>
            </w:rPrChange>
          </w:rPr>
          <w:delText>responded</w:delText>
        </w:r>
        <w:commentRangeEnd w:id="14"/>
        <w:r w:rsidRPr="004B4C40" w:rsidDel="004B4C40">
          <w:rPr>
            <w:rFonts w:ascii="Arial" w:hAnsi="Arial" w:cs="Arial"/>
            <w:rPrChange w:id="22" w:author="Walter Farina" w:date="2025-12-02T12:58:00Z" w16du:dateUtc="2025-12-02T15:58:00Z">
              <w:rPr/>
            </w:rPrChange>
          </w:rPr>
          <w:commentReference w:id="14"/>
        </w:r>
        <w:commentRangeEnd w:id="18"/>
        <w:r w:rsidRPr="004B4C40" w:rsidDel="004B4C40">
          <w:rPr>
            <w:rFonts w:ascii="Arial" w:hAnsi="Arial" w:cs="Arial"/>
            <w:rPrChange w:id="23" w:author="Walter Farina" w:date="2025-12-02T12:58:00Z" w16du:dateUtc="2025-12-02T15:58:00Z">
              <w:rPr/>
            </w:rPrChange>
          </w:rPr>
          <w:commentReference w:id="18"/>
        </w:r>
      </w:del>
      <w:commentRangeEnd w:id="17"/>
      <w:r w:rsidR="00CC6547">
        <w:rPr>
          <w:rStyle w:val="Refdecomentario"/>
        </w:rPr>
        <w:commentReference w:id="17"/>
      </w:r>
      <w:del w:id="24" w:author="Walter Farina" w:date="2025-12-02T12:59:00Z" w16du:dateUtc="2025-12-02T15:59:00Z">
        <w:r w:rsidRPr="004B4C40" w:rsidDel="004B4C40">
          <w:rPr>
            <w:rFonts w:ascii="Arial" w:eastAsia="Arial" w:hAnsi="Arial" w:cs="Arial"/>
            <w:lang w:val="en-US"/>
          </w:rPr>
          <w:delText xml:space="preserve"> in all instances, and </w:delText>
        </w:r>
      </w:del>
      <w:customXmlDelRangeStart w:id="25" w:author="Walter Farina" w:date="2025-12-02T12:59:00Z"/>
      <w:sdt>
        <w:sdtPr>
          <w:rPr>
            <w:rFonts w:ascii="Arial" w:hAnsi="Arial" w:cs="Arial"/>
          </w:rPr>
          <w:tag w:val="goog_rdk_4"/>
          <w:id w:val="911007649"/>
        </w:sdtPr>
        <w:sdtContent>
          <w:customXmlDelRangeEnd w:id="25"/>
          <w:commentRangeStart w:id="26"/>
          <w:commentRangeStart w:id="27"/>
          <w:customXmlDelRangeStart w:id="28" w:author="Walter Farina" w:date="2025-12-02T12:59:00Z"/>
        </w:sdtContent>
      </w:sdt>
      <w:customXmlDelRangeEnd w:id="28"/>
      <w:del w:id="29" w:author="Walter Farina" w:date="2025-12-02T12:59:00Z" w16du:dateUtc="2025-12-02T15:59:00Z">
        <w:r w:rsidRPr="004B4C40" w:rsidDel="004B4C40">
          <w:rPr>
            <w:rFonts w:ascii="Arial" w:eastAsia="Arial" w:hAnsi="Arial" w:cs="Arial"/>
            <w:color w:val="FF0000"/>
            <w:lang w:val="en-US"/>
            <w:rPrChange w:id="30" w:author="Walter Farina" w:date="2025-12-02T12:58:00Z" w16du:dateUtc="2025-12-02T15:58:00Z">
              <w:rPr/>
            </w:rPrChange>
          </w:rPr>
          <w:delText>xx</w:delText>
        </w:r>
        <w:r w:rsidRPr="004B4C40" w:rsidDel="004B4C40">
          <w:rPr>
            <w:rFonts w:ascii="Arial" w:eastAsia="Arial" w:hAnsi="Arial" w:cs="Arial"/>
            <w:lang w:val="en-US"/>
          </w:rPr>
          <w:delText xml:space="preserve"> died during the experimental period</w:delText>
        </w:r>
        <w:commentRangeEnd w:id="27"/>
        <w:r w:rsidRPr="004B4C40" w:rsidDel="004B4C40">
          <w:rPr>
            <w:rFonts w:ascii="Arial" w:hAnsi="Arial" w:cs="Arial"/>
            <w:rPrChange w:id="31" w:author="Walter Farina" w:date="2025-12-02T12:58:00Z" w16du:dateUtc="2025-12-02T15:58:00Z">
              <w:rPr/>
            </w:rPrChange>
          </w:rPr>
          <w:commentReference w:id="27"/>
        </w:r>
      </w:del>
      <w:commentRangeEnd w:id="26"/>
      <w:r w:rsidR="00CC6547">
        <w:rPr>
          <w:rStyle w:val="Refdecomentario"/>
        </w:rPr>
        <w:commentReference w:id="26"/>
      </w:r>
      <w:del w:id="32" w:author="Walter Farina" w:date="2025-12-02T12:59:00Z" w16du:dateUtc="2025-12-02T15:59:00Z">
        <w:r w:rsidRPr="004B4C40" w:rsidDel="004B4C40">
          <w:rPr>
            <w:rFonts w:ascii="Arial" w:eastAsia="Arial" w:hAnsi="Arial" w:cs="Arial"/>
            <w:lang w:val="en-US"/>
          </w:rPr>
          <w:delText xml:space="preserve">. </w:delText>
        </w:r>
      </w:del>
      <w:del w:id="33" w:author="Walter Farina" w:date="2025-12-02T13:03:00Z" w16du:dateUtc="2025-12-02T16:03:00Z">
        <w:r w:rsidRPr="004B4C40" w:rsidDel="00CC6547">
          <w:rPr>
            <w:rFonts w:ascii="Arial" w:eastAsia="Arial" w:hAnsi="Arial" w:cs="Arial"/>
            <w:lang w:val="en-US"/>
          </w:rPr>
          <w:delText>Free-moving proboscis extension responses (FM</w:delText>
        </w:r>
        <w:r w:rsidRPr="00696C8B" w:rsidDel="00CC6547">
          <w:rPr>
            <w:rFonts w:ascii="Arial" w:eastAsia="Arial" w:hAnsi="Arial" w:cs="Arial"/>
            <w:lang w:val="en-US"/>
          </w:rPr>
          <w:delText>PER) was recorded both during acquisition and during the test performed 24 hours later, which also included a control trial using a novel odor not previously presented during training (nonanal, NONA) (Figure 1).</w:delText>
        </w:r>
      </w:del>
      <w:ins w:id="34" w:author="Walter Farina" w:date="2025-12-02T13:02:00Z" w16du:dateUtc="2025-12-02T16:02:00Z">
        <w:r w:rsidR="00CC6547" w:rsidRPr="00CC6547">
          <w:rPr>
            <w:rFonts w:ascii="Arial" w:eastAsia="Arial" w:hAnsi="Arial" w:cs="Arial"/>
            <w:lang w:val="en-US"/>
            <w:rPrChange w:id="35" w:author="Walter Farina" w:date="2025-12-02T13:02:00Z" w16du:dateUtc="2025-12-02T16:02:00Z">
              <w:rPr>
                <w:rFonts w:ascii="Times New Roman" w:eastAsia="Times New Roman" w:hAnsi="Times New Roman" w:cs="Times New Roman"/>
              </w:rPr>
            </w:rPrChange>
          </w:rPr>
          <w:t xml:space="preserve">To evaluate the effect of the non-sugar nectar compounds (NSCs) caffeine (CAF) and L-arginine (ARG) on olfactory learning and long-term memory in the South American bumblebee </w:t>
        </w:r>
        <w:r w:rsidR="00CC6547" w:rsidRPr="00CC6547">
          <w:rPr>
            <w:rFonts w:ascii="Arial" w:eastAsia="Arial" w:hAnsi="Arial" w:cs="Arial"/>
            <w:i/>
            <w:iCs/>
            <w:lang w:val="en-US"/>
            <w:rPrChange w:id="36" w:author="Walter Farina" w:date="2025-12-02T13:03:00Z" w16du:dateUtc="2025-12-02T16:03:00Z">
              <w:rPr>
                <w:rFonts w:ascii="Times New Roman" w:eastAsia="Times New Roman" w:hAnsi="Times New Roman" w:cs="Times New Roman"/>
                <w:i/>
                <w:iCs/>
              </w:rPr>
            </w:rPrChange>
          </w:rPr>
          <w:t xml:space="preserve">Bombus </w:t>
        </w:r>
        <w:proofErr w:type="spellStart"/>
        <w:r w:rsidR="00CC6547" w:rsidRPr="00CC6547">
          <w:rPr>
            <w:rFonts w:ascii="Arial" w:eastAsia="Arial" w:hAnsi="Arial" w:cs="Arial"/>
            <w:i/>
            <w:iCs/>
            <w:lang w:val="en-US"/>
            <w:rPrChange w:id="37" w:author="Walter Farina" w:date="2025-12-02T13:03:00Z" w16du:dateUtc="2025-12-02T16:03:00Z">
              <w:rPr>
                <w:rFonts w:ascii="Times New Roman" w:eastAsia="Times New Roman" w:hAnsi="Times New Roman" w:cs="Times New Roman"/>
                <w:i/>
                <w:iCs/>
              </w:rPr>
            </w:rPrChange>
          </w:rPr>
          <w:t>pauloensis</w:t>
        </w:r>
        <w:proofErr w:type="spellEnd"/>
        <w:r w:rsidR="00CC6547" w:rsidRPr="00CC6547">
          <w:rPr>
            <w:rFonts w:ascii="Arial" w:eastAsia="Arial" w:hAnsi="Arial" w:cs="Arial"/>
            <w:lang w:val="en-US"/>
            <w:rPrChange w:id="38" w:author="Walter Farina" w:date="2025-12-02T13:02:00Z" w16du:dateUtc="2025-12-02T16:02:00Z">
              <w:rPr>
                <w:rFonts w:ascii="Times New Roman" w:eastAsia="Times New Roman" w:hAnsi="Times New Roman" w:cs="Times New Roman"/>
              </w:rPr>
            </w:rPrChange>
          </w:rPr>
          <w:t xml:space="preserve">, 435 individuals from 11 colonies were subjected to a modified olfactory conditioning protocol (see Materials and Methods). The </w:t>
        </w:r>
      </w:ins>
      <w:ins w:id="39" w:author="Walter Farina" w:date="2025-12-02T15:06:00Z" w16du:dateUtc="2025-12-02T18:06:00Z">
        <w:r w:rsidR="00051A7D">
          <w:rPr>
            <w:rFonts w:ascii="Arial" w:eastAsia="Arial" w:hAnsi="Arial" w:cs="Arial"/>
            <w:lang w:val="en-US"/>
          </w:rPr>
          <w:t xml:space="preserve">training </w:t>
        </w:r>
      </w:ins>
      <w:ins w:id="40" w:author="Walter Farina" w:date="2025-12-02T15:07:00Z" w16du:dateUtc="2025-12-02T18:07:00Z">
        <w:r w:rsidR="00051A7D">
          <w:rPr>
            <w:rFonts w:ascii="Arial" w:eastAsia="Arial" w:hAnsi="Arial" w:cs="Arial"/>
            <w:lang w:val="en-US"/>
          </w:rPr>
          <w:t xml:space="preserve">phase </w:t>
        </w:r>
      </w:ins>
      <w:ins w:id="41" w:author="Walter Farina" w:date="2025-12-02T13:02:00Z" w16du:dateUtc="2025-12-02T16:02:00Z">
        <w:r w:rsidR="00CC6547" w:rsidRPr="00CC6547">
          <w:rPr>
            <w:rFonts w:ascii="Arial" w:eastAsia="Arial" w:hAnsi="Arial" w:cs="Arial"/>
            <w:lang w:val="en-US"/>
            <w:rPrChange w:id="42" w:author="Walter Farina" w:date="2025-12-02T13:02:00Z" w16du:dateUtc="2025-12-02T16:02:00Z">
              <w:rPr>
                <w:rFonts w:ascii="Times New Roman" w:eastAsia="Times New Roman" w:hAnsi="Times New Roman" w:cs="Times New Roman"/>
              </w:rPr>
            </w:rPrChange>
          </w:rPr>
          <w:t xml:space="preserve">consisted of six exposures to a pure odor (linalool, LIO), each </w:t>
        </w:r>
        <w:r w:rsidR="00CC6547" w:rsidRPr="00CC6547">
          <w:rPr>
            <w:rFonts w:ascii="Arial" w:eastAsia="Arial" w:hAnsi="Arial" w:cs="Arial"/>
            <w:lang w:val="en-US"/>
            <w:rPrChange w:id="43" w:author="Walter Farina" w:date="2025-12-02T13:02:00Z" w16du:dateUtc="2025-12-02T16:02:00Z">
              <w:rPr>
                <w:rFonts w:ascii="Times New Roman" w:eastAsia="Times New Roman" w:hAnsi="Times New Roman" w:cs="Times New Roman"/>
              </w:rPr>
            </w:rPrChange>
          </w:rPr>
          <w:lastRenderedPageBreak/>
          <w:t xml:space="preserve">followed by the delivery of a sugar reward containing trace doses of the compounds under evaluation (Table 1). Of the 435 bumblebees exposed to the </w:t>
        </w:r>
      </w:ins>
      <w:ins w:id="44" w:author="Walter Farina" w:date="2025-12-02T15:07:00Z" w16du:dateUtc="2025-12-02T18:07:00Z">
        <w:r w:rsidR="00051A7D">
          <w:rPr>
            <w:rFonts w:ascii="Arial" w:eastAsia="Arial" w:hAnsi="Arial" w:cs="Arial"/>
            <w:lang w:val="en-US"/>
          </w:rPr>
          <w:t>training</w:t>
        </w:r>
      </w:ins>
      <w:ins w:id="45" w:author="Walter Farina" w:date="2025-12-02T13:02:00Z" w16du:dateUtc="2025-12-02T16:02:00Z">
        <w:r w:rsidR="00CC6547" w:rsidRPr="00CC6547">
          <w:rPr>
            <w:rFonts w:ascii="Arial" w:eastAsia="Arial" w:hAnsi="Arial" w:cs="Arial"/>
            <w:lang w:val="en-US"/>
            <w:rPrChange w:id="46" w:author="Walter Farina" w:date="2025-12-02T13:02:00Z" w16du:dateUtc="2025-12-02T16:02:00Z">
              <w:rPr>
                <w:rFonts w:ascii="Times New Roman" w:eastAsia="Times New Roman" w:hAnsi="Times New Roman" w:cs="Times New Roman"/>
              </w:rPr>
            </w:rPrChange>
          </w:rPr>
          <w:t xml:space="preserve">, 396 ingested at least one reward </w:t>
        </w:r>
      </w:ins>
      <w:ins w:id="47" w:author="Walter Farina" w:date="2025-12-02T14:59:00Z" w16du:dateUtc="2025-12-02T17:59:00Z">
        <w:r w:rsidR="00051A7D">
          <w:rPr>
            <w:rFonts w:ascii="Arial" w:eastAsia="Arial" w:hAnsi="Arial" w:cs="Arial"/>
            <w:lang w:val="en-US"/>
          </w:rPr>
          <w:t>bout</w:t>
        </w:r>
      </w:ins>
      <w:ins w:id="48" w:author="Walter Farina" w:date="2025-12-02T13:02:00Z" w16du:dateUtc="2025-12-02T16:02:00Z">
        <w:r w:rsidR="00CC6547" w:rsidRPr="00CC6547">
          <w:rPr>
            <w:rFonts w:ascii="Arial" w:eastAsia="Arial" w:hAnsi="Arial" w:cs="Arial"/>
            <w:lang w:val="en-US"/>
            <w:rPrChange w:id="49" w:author="Walter Farina" w:date="2025-12-02T13:02:00Z" w16du:dateUtc="2025-12-02T16:02:00Z">
              <w:rPr>
                <w:rFonts w:ascii="Times New Roman" w:eastAsia="Times New Roman" w:hAnsi="Times New Roman" w:cs="Times New Roman"/>
              </w:rPr>
            </w:rPrChange>
          </w:rPr>
          <w:t>. Among those that exhibited effective acquisition—defined as free-moving proboscis extension in response to the odor during training (FMPER)—223 showed FMPER at 24 hours when exposed to the trained odor alone. Additionally, 42 individuals did not extend their proboscis</w:t>
        </w:r>
      </w:ins>
      <w:ins w:id="50" w:author="Walter Farina" w:date="2025-12-02T15:00:00Z" w16du:dateUtc="2025-12-02T18:00:00Z">
        <w:r w:rsidR="00051A7D">
          <w:rPr>
            <w:rFonts w:ascii="Arial" w:eastAsia="Arial" w:hAnsi="Arial" w:cs="Arial"/>
            <w:lang w:val="en-US"/>
          </w:rPr>
          <w:t>es</w:t>
        </w:r>
      </w:ins>
      <w:ins w:id="51" w:author="Walter Farina" w:date="2025-12-02T13:02:00Z" w16du:dateUtc="2025-12-02T16:02:00Z">
        <w:r w:rsidR="00CC6547" w:rsidRPr="00CC6547">
          <w:rPr>
            <w:rFonts w:ascii="Arial" w:eastAsia="Arial" w:hAnsi="Arial" w:cs="Arial"/>
            <w:lang w:val="en-US"/>
            <w:rPrChange w:id="52" w:author="Walter Farina" w:date="2025-12-02T13:02:00Z" w16du:dateUtc="2025-12-02T16:02:00Z">
              <w:rPr>
                <w:rFonts w:ascii="Times New Roman" w:eastAsia="Times New Roman" w:hAnsi="Times New Roman" w:cs="Times New Roman"/>
              </w:rPr>
            </w:rPrChange>
          </w:rPr>
          <w:t xml:space="preserve"> during training but nevertheless exhibited FMPER at 24 hours</w:t>
        </w:r>
      </w:ins>
      <w:ins w:id="53" w:author="julieta pellettieri" w:date="2025-12-18T10:41:00Z" w16du:dateUtc="2025-12-18T13:41:00Z">
        <w:r w:rsidR="006163D9">
          <w:rPr>
            <w:rFonts w:ascii="Arial" w:eastAsia="Arial" w:hAnsi="Arial" w:cs="Arial"/>
            <w:lang w:val="en-US"/>
          </w:rPr>
          <w:t xml:space="preserve"> (S1)</w:t>
        </w:r>
      </w:ins>
      <w:ins w:id="54" w:author="Walter Farina" w:date="2025-12-02T13:02:00Z" w16du:dateUtc="2025-12-02T16:02:00Z">
        <w:r w:rsidR="00CC6547" w:rsidRPr="00CC6547">
          <w:rPr>
            <w:rFonts w:ascii="Arial" w:eastAsia="Arial" w:hAnsi="Arial" w:cs="Arial"/>
            <w:lang w:val="en-US"/>
            <w:rPrChange w:id="55" w:author="Walter Farina" w:date="2025-12-02T13:02:00Z" w16du:dateUtc="2025-12-02T16:02:00Z">
              <w:rPr>
                <w:rFonts w:ascii="Times New Roman" w:eastAsia="Times New Roman" w:hAnsi="Times New Roman" w:cs="Times New Roman"/>
              </w:rPr>
            </w:rPrChange>
          </w:rPr>
          <w:t>. Overall, approximately one in five bumblebees formed a positive association during training but did not express it through FMPER at 24 hours</w:t>
        </w:r>
      </w:ins>
      <w:ins w:id="56" w:author="julieta pellettieri" w:date="2025-12-18T10:43:00Z" w16du:dateUtc="2025-12-18T13:43:00Z">
        <w:r w:rsidR="006163D9">
          <w:rPr>
            <w:rFonts w:ascii="Arial" w:eastAsia="Arial" w:hAnsi="Arial" w:cs="Arial"/>
            <w:lang w:val="en-US"/>
          </w:rPr>
          <w:t xml:space="preserve"> (</w:t>
        </w:r>
      </w:ins>
      <w:commentRangeStart w:id="57"/>
      <w:ins w:id="58" w:author="julieta pellettieri" w:date="2025-12-18T11:04:00Z" w16du:dateUtc="2025-12-18T14:04:00Z">
        <w:r w:rsidR="008425B5" w:rsidRPr="00696C8B">
          <w:rPr>
            <w:rFonts w:ascii="Arial" w:eastAsia="Arial" w:hAnsi="Arial" w:cs="Arial"/>
            <w:lang w:val="en-US"/>
          </w:rPr>
          <w:t>Table S</w:t>
        </w:r>
        <w:r w:rsidR="008425B5">
          <w:rPr>
            <w:rFonts w:ascii="Arial" w:eastAsia="Arial" w:hAnsi="Arial" w:cs="Arial"/>
            <w:lang w:val="en-US"/>
          </w:rPr>
          <w:t>2</w:t>
        </w:r>
        <w:r w:rsidR="008425B5" w:rsidRPr="00696C8B">
          <w:rPr>
            <w:rFonts w:ascii="Arial" w:eastAsia="Arial" w:hAnsi="Arial" w:cs="Arial"/>
            <w:lang w:val="en-US"/>
          </w:rPr>
          <w:t>, Supplementary</w:t>
        </w:r>
        <w:commentRangeEnd w:id="57"/>
        <w:r w:rsidR="008425B5">
          <w:rPr>
            <w:rStyle w:val="Refdecomentario"/>
          </w:rPr>
          <w:commentReference w:id="57"/>
        </w:r>
      </w:ins>
      <w:ins w:id="59" w:author="julieta pellettieri" w:date="2025-12-18T10:43:00Z" w16du:dateUtc="2025-12-18T13:43:00Z">
        <w:r w:rsidR="006163D9">
          <w:rPr>
            <w:rFonts w:ascii="Arial" w:eastAsia="Arial" w:hAnsi="Arial" w:cs="Arial"/>
            <w:lang w:val="en-US"/>
          </w:rPr>
          <w:t>)</w:t>
        </w:r>
      </w:ins>
      <w:ins w:id="60" w:author="Walter Farina" w:date="2025-12-02T13:02:00Z" w16du:dateUtc="2025-12-02T16:02:00Z">
        <w:r w:rsidR="00CC6547" w:rsidRPr="00CC6547">
          <w:rPr>
            <w:rFonts w:ascii="Arial" w:eastAsia="Arial" w:hAnsi="Arial" w:cs="Arial"/>
            <w:lang w:val="en-US"/>
            <w:rPrChange w:id="61" w:author="Walter Farina" w:date="2025-12-02T13:02:00Z" w16du:dateUtc="2025-12-02T16:02:00Z">
              <w:rPr>
                <w:rFonts w:ascii="Times New Roman" w:eastAsia="Times New Roman" w:hAnsi="Times New Roman" w:cs="Times New Roman"/>
              </w:rPr>
            </w:rPrChange>
          </w:rPr>
          <w:t xml:space="preserve">. Free-moving proboscis extension responses (FMPER) were recorded both during acquisition and during the test performed 24 hours later, which also included a control trial using a novel odor </w:t>
        </w:r>
      </w:ins>
      <w:ins w:id="62" w:author="Walter Farina" w:date="2025-12-02T15:01:00Z" w16du:dateUtc="2025-12-02T18:01:00Z">
        <w:r w:rsidR="00051A7D" w:rsidRPr="00AA4122">
          <w:rPr>
            <w:rFonts w:ascii="Arial" w:eastAsia="Arial" w:hAnsi="Arial" w:cs="Arial"/>
            <w:lang w:val="en-US"/>
          </w:rPr>
          <w:t xml:space="preserve">(nonanal, NONA) </w:t>
        </w:r>
      </w:ins>
      <w:ins w:id="63" w:author="Walter Farina" w:date="2025-12-02T13:02:00Z" w16du:dateUtc="2025-12-02T16:02:00Z">
        <w:r w:rsidR="00CC6547" w:rsidRPr="00CC6547">
          <w:rPr>
            <w:rFonts w:ascii="Arial" w:eastAsia="Arial" w:hAnsi="Arial" w:cs="Arial"/>
            <w:lang w:val="en-US"/>
            <w:rPrChange w:id="64" w:author="Walter Farina" w:date="2025-12-02T13:02:00Z" w16du:dateUtc="2025-12-02T16:02:00Z">
              <w:rPr>
                <w:rFonts w:ascii="Times New Roman" w:eastAsia="Times New Roman" w:hAnsi="Times New Roman" w:cs="Times New Roman"/>
              </w:rPr>
            </w:rPrChange>
          </w:rPr>
          <w:t>not previously presented during training (Figure 1).</w:t>
        </w:r>
      </w:ins>
    </w:p>
    <w:p w14:paraId="1FD40678" w14:textId="77777777" w:rsidR="00CC6547" w:rsidRPr="00CC6547" w:rsidRDefault="00CC6547" w:rsidP="00CC6547">
      <w:pPr>
        <w:pBdr>
          <w:bottom w:val="single" w:sz="6" w:space="1" w:color="auto"/>
        </w:pBdr>
        <w:jc w:val="center"/>
        <w:rPr>
          <w:ins w:id="65" w:author="Walter Farina" w:date="2025-12-02T13:02:00Z" w16du:dateUtc="2025-12-02T16:02:00Z"/>
          <w:rFonts w:ascii="Arial" w:eastAsia="Times New Roman" w:hAnsi="Arial" w:cs="Arial"/>
          <w:vanish/>
          <w:sz w:val="16"/>
          <w:szCs w:val="16"/>
          <w:lang w:val="en-US"/>
          <w:rPrChange w:id="66" w:author="Walter Farina" w:date="2025-12-02T13:02:00Z" w16du:dateUtc="2025-12-02T16:02:00Z">
            <w:rPr>
              <w:ins w:id="67" w:author="Walter Farina" w:date="2025-12-02T13:02:00Z" w16du:dateUtc="2025-12-02T16:02:00Z"/>
              <w:rFonts w:ascii="Arial" w:eastAsia="Times New Roman" w:hAnsi="Arial" w:cs="Arial"/>
              <w:vanish/>
              <w:sz w:val="16"/>
              <w:szCs w:val="16"/>
            </w:rPr>
          </w:rPrChange>
        </w:rPr>
      </w:pPr>
      <w:ins w:id="68" w:author="Walter Farina" w:date="2025-12-02T13:02:00Z" w16du:dateUtc="2025-12-02T16:02:00Z">
        <w:r w:rsidRPr="00CC6547">
          <w:rPr>
            <w:rFonts w:ascii="Arial" w:eastAsia="Times New Roman" w:hAnsi="Arial" w:cs="Arial"/>
            <w:vanish/>
            <w:sz w:val="16"/>
            <w:szCs w:val="16"/>
            <w:lang w:val="en-US"/>
            <w:rPrChange w:id="69" w:author="Walter Farina" w:date="2025-12-02T13:02:00Z" w16du:dateUtc="2025-12-02T16:02:00Z">
              <w:rPr>
                <w:rFonts w:ascii="Arial" w:eastAsia="Times New Roman" w:hAnsi="Arial" w:cs="Arial"/>
                <w:vanish/>
                <w:sz w:val="16"/>
                <w:szCs w:val="16"/>
              </w:rPr>
            </w:rPrChange>
          </w:rPr>
          <w:t>Principio del formulario</w:t>
        </w:r>
      </w:ins>
    </w:p>
    <w:p w14:paraId="2408F400" w14:textId="77777777" w:rsidR="00CC6547" w:rsidRPr="00CC6547" w:rsidRDefault="00CC6547" w:rsidP="00CC6547">
      <w:pPr>
        <w:pBdr>
          <w:top w:val="single" w:sz="6" w:space="1" w:color="auto"/>
        </w:pBdr>
        <w:jc w:val="center"/>
        <w:rPr>
          <w:ins w:id="70" w:author="Walter Farina" w:date="2025-12-02T13:02:00Z" w16du:dateUtc="2025-12-02T16:02:00Z"/>
          <w:rFonts w:ascii="Arial" w:eastAsia="Times New Roman" w:hAnsi="Arial" w:cs="Arial"/>
          <w:vanish/>
          <w:sz w:val="16"/>
          <w:szCs w:val="16"/>
          <w:lang w:val="en-US"/>
          <w:rPrChange w:id="71" w:author="Walter Farina" w:date="2025-12-02T13:02:00Z" w16du:dateUtc="2025-12-02T16:02:00Z">
            <w:rPr>
              <w:ins w:id="72" w:author="Walter Farina" w:date="2025-12-02T13:02:00Z" w16du:dateUtc="2025-12-02T16:02:00Z"/>
              <w:rFonts w:ascii="Arial" w:eastAsia="Times New Roman" w:hAnsi="Arial" w:cs="Arial"/>
              <w:vanish/>
              <w:sz w:val="16"/>
              <w:szCs w:val="16"/>
            </w:rPr>
          </w:rPrChange>
        </w:rPr>
      </w:pPr>
      <w:ins w:id="73" w:author="Walter Farina" w:date="2025-12-02T13:02:00Z" w16du:dateUtc="2025-12-02T16:02:00Z">
        <w:r w:rsidRPr="00CC6547">
          <w:rPr>
            <w:rFonts w:ascii="Arial" w:eastAsia="Times New Roman" w:hAnsi="Arial" w:cs="Arial"/>
            <w:vanish/>
            <w:sz w:val="16"/>
            <w:szCs w:val="16"/>
            <w:lang w:val="en-US"/>
            <w:rPrChange w:id="74" w:author="Walter Farina" w:date="2025-12-02T13:02:00Z" w16du:dateUtc="2025-12-02T16:02:00Z">
              <w:rPr>
                <w:rFonts w:ascii="Arial" w:eastAsia="Times New Roman" w:hAnsi="Arial" w:cs="Arial"/>
                <w:vanish/>
                <w:sz w:val="16"/>
                <w:szCs w:val="16"/>
              </w:rPr>
            </w:rPrChange>
          </w:rPr>
          <w:t>Final del formulario</w:t>
        </w:r>
      </w:ins>
    </w:p>
    <w:p w14:paraId="433AD9FB" w14:textId="0F5B890E" w:rsidR="00CC6547" w:rsidDel="00051A7D" w:rsidRDefault="00CC6547">
      <w:pPr>
        <w:jc w:val="both"/>
        <w:rPr>
          <w:del w:id="75" w:author="Walter Farina" w:date="2025-12-02T15:01:00Z" w16du:dateUtc="2025-12-02T18:01:00Z"/>
          <w:rFonts w:ascii="Arial" w:eastAsia="Arial" w:hAnsi="Arial" w:cs="Arial"/>
          <w:lang w:val="en-US"/>
        </w:rPr>
      </w:pPr>
    </w:p>
    <w:p w14:paraId="72D2ADC6" w14:textId="77777777" w:rsidR="00051A7D" w:rsidRPr="00696C8B" w:rsidRDefault="00051A7D">
      <w:pPr>
        <w:spacing w:before="280" w:after="280" w:line="360" w:lineRule="auto"/>
        <w:jc w:val="both"/>
        <w:rPr>
          <w:ins w:id="76" w:author="Walter Farina" w:date="2025-12-02T15:01:00Z" w16du:dateUtc="2025-12-02T18:01:00Z"/>
          <w:rFonts w:ascii="Arial" w:eastAsia="Arial" w:hAnsi="Arial" w:cs="Arial"/>
          <w:lang w:val="en-US"/>
        </w:rPr>
      </w:pPr>
    </w:p>
    <w:p w14:paraId="00000013" w14:textId="77777777" w:rsidR="002C7E0F" w:rsidRPr="00696C8B" w:rsidRDefault="00000000">
      <w:pPr>
        <w:jc w:val="both"/>
        <w:rPr>
          <w:rFonts w:ascii="Arial" w:eastAsia="Arial" w:hAnsi="Arial" w:cs="Arial"/>
          <w:color w:val="141413"/>
          <w:sz w:val="20"/>
          <w:szCs w:val="20"/>
          <w:lang w:val="en-US"/>
        </w:rPr>
      </w:pPr>
      <w:r w:rsidRPr="00696C8B">
        <w:rPr>
          <w:rFonts w:ascii="Arial" w:eastAsia="Arial" w:hAnsi="Arial" w:cs="Arial"/>
          <w:b/>
          <w:bCs/>
          <w:color w:val="141413"/>
          <w:sz w:val="20"/>
          <w:szCs w:val="20"/>
          <w:lang w:val="en-US"/>
        </w:rPr>
        <w:t>Table 1.</w:t>
      </w:r>
      <w:r w:rsidRPr="00696C8B">
        <w:rPr>
          <w:rFonts w:ascii="Arial" w:eastAsia="Arial" w:hAnsi="Arial" w:cs="Arial"/>
          <w:color w:val="141413"/>
          <w:sz w:val="20"/>
          <w:szCs w:val="20"/>
          <w:lang w:val="en-US"/>
        </w:rPr>
        <w:t xml:space="preserve"> Composition of the sucrose solution and non sugar compounds used for the different treatments </w:t>
      </w:r>
    </w:p>
    <w:p w14:paraId="00000014" w14:textId="77777777" w:rsidR="002C7E0F" w:rsidRPr="00696C8B" w:rsidRDefault="002C7E0F">
      <w:pPr>
        <w:jc w:val="both"/>
        <w:rPr>
          <w:rFonts w:ascii="Arial" w:eastAsia="Arial" w:hAnsi="Arial" w:cs="Arial"/>
          <w:sz w:val="22"/>
          <w:szCs w:val="22"/>
          <w:lang w:val="en-US"/>
        </w:rPr>
      </w:pPr>
    </w:p>
    <w:tbl>
      <w:tblPr>
        <w:tblStyle w:val="a4"/>
        <w:tblW w:w="65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7"/>
        <w:gridCol w:w="4252"/>
        <w:gridCol w:w="851"/>
      </w:tblGrid>
      <w:tr w:rsidR="002C7E0F" w14:paraId="6EC1E58F" w14:textId="77777777">
        <w:tc>
          <w:tcPr>
            <w:tcW w:w="1407" w:type="dxa"/>
            <w:tcBorders>
              <w:top w:val="nil"/>
              <w:left w:val="nil"/>
              <w:bottom w:val="single" w:sz="4" w:space="0" w:color="000000"/>
              <w:right w:val="nil"/>
            </w:tcBorders>
          </w:tcPr>
          <w:p w14:paraId="00000015" w14:textId="77777777" w:rsidR="002C7E0F" w:rsidRDefault="00000000">
            <w:pPr>
              <w:spacing w:after="240"/>
              <w:rPr>
                <w:rFonts w:ascii="Arial" w:eastAsia="Arial" w:hAnsi="Arial" w:cs="Arial"/>
                <w:b/>
                <w:bCs/>
                <w:sz w:val="22"/>
                <w:szCs w:val="22"/>
              </w:rPr>
            </w:pPr>
            <w:proofErr w:type="spellStart"/>
            <w:r>
              <w:rPr>
                <w:rFonts w:ascii="Arial" w:eastAsia="Arial" w:hAnsi="Arial" w:cs="Arial"/>
                <w:b/>
                <w:bCs/>
                <w:sz w:val="22"/>
                <w:szCs w:val="22"/>
              </w:rPr>
              <w:t>Treatment</w:t>
            </w:r>
            <w:proofErr w:type="spellEnd"/>
          </w:p>
        </w:tc>
        <w:tc>
          <w:tcPr>
            <w:tcW w:w="4252" w:type="dxa"/>
            <w:tcBorders>
              <w:top w:val="nil"/>
              <w:left w:val="nil"/>
              <w:bottom w:val="single" w:sz="4" w:space="0" w:color="000000"/>
              <w:right w:val="nil"/>
            </w:tcBorders>
          </w:tcPr>
          <w:p w14:paraId="00000016" w14:textId="77777777" w:rsidR="002C7E0F" w:rsidRDefault="00000000">
            <w:pPr>
              <w:spacing w:after="240"/>
              <w:rPr>
                <w:rFonts w:ascii="Arial" w:eastAsia="Arial" w:hAnsi="Arial" w:cs="Arial"/>
                <w:b/>
                <w:bCs/>
                <w:sz w:val="22"/>
                <w:szCs w:val="22"/>
              </w:rPr>
            </w:pPr>
            <w:proofErr w:type="spellStart"/>
            <w:r>
              <w:rPr>
                <w:rFonts w:ascii="Arial" w:eastAsia="Arial" w:hAnsi="Arial" w:cs="Arial"/>
                <w:b/>
                <w:bCs/>
                <w:sz w:val="22"/>
                <w:szCs w:val="22"/>
              </w:rPr>
              <w:t>Concentration</w:t>
            </w:r>
            <w:proofErr w:type="spellEnd"/>
          </w:p>
        </w:tc>
        <w:tc>
          <w:tcPr>
            <w:tcW w:w="851" w:type="dxa"/>
            <w:tcBorders>
              <w:top w:val="nil"/>
              <w:left w:val="nil"/>
              <w:bottom w:val="single" w:sz="4" w:space="0" w:color="000000"/>
              <w:right w:val="nil"/>
            </w:tcBorders>
          </w:tcPr>
          <w:p w14:paraId="00000017" w14:textId="77777777" w:rsidR="002C7E0F" w:rsidRDefault="00000000">
            <w:pPr>
              <w:spacing w:after="240"/>
              <w:jc w:val="center"/>
              <w:rPr>
                <w:rFonts w:ascii="Arial" w:eastAsia="Arial" w:hAnsi="Arial" w:cs="Arial"/>
                <w:b/>
                <w:bCs/>
                <w:sz w:val="22"/>
                <w:szCs w:val="22"/>
              </w:rPr>
            </w:pPr>
            <w:proofErr w:type="spellStart"/>
            <w:r>
              <w:rPr>
                <w:rFonts w:ascii="Arial" w:eastAsia="Arial" w:hAnsi="Arial" w:cs="Arial"/>
                <w:b/>
                <w:bCs/>
                <w:sz w:val="22"/>
                <w:szCs w:val="22"/>
              </w:rPr>
              <w:t>Odor</w:t>
            </w:r>
            <w:proofErr w:type="spellEnd"/>
          </w:p>
        </w:tc>
      </w:tr>
      <w:tr w:rsidR="002C7E0F" w14:paraId="1F908EE5" w14:textId="77777777">
        <w:tc>
          <w:tcPr>
            <w:tcW w:w="1407" w:type="dxa"/>
            <w:tcBorders>
              <w:top w:val="single" w:sz="4" w:space="0" w:color="000000"/>
              <w:left w:val="nil"/>
              <w:bottom w:val="nil"/>
              <w:right w:val="nil"/>
            </w:tcBorders>
          </w:tcPr>
          <w:p w14:paraId="00000018" w14:textId="77777777" w:rsidR="002C7E0F" w:rsidRDefault="00000000">
            <w:pPr>
              <w:spacing w:after="240"/>
              <w:rPr>
                <w:rFonts w:ascii="Arial" w:eastAsia="Arial" w:hAnsi="Arial" w:cs="Arial"/>
                <w:sz w:val="22"/>
                <w:szCs w:val="22"/>
              </w:rPr>
            </w:pPr>
            <w:proofErr w:type="spellStart"/>
            <w:r>
              <w:rPr>
                <w:rFonts w:ascii="Arial" w:eastAsia="Arial" w:hAnsi="Arial" w:cs="Arial"/>
                <w:sz w:val="22"/>
                <w:szCs w:val="22"/>
              </w:rPr>
              <w:t>Unscented</w:t>
            </w:r>
            <w:proofErr w:type="spellEnd"/>
          </w:p>
        </w:tc>
        <w:tc>
          <w:tcPr>
            <w:tcW w:w="4252" w:type="dxa"/>
            <w:tcBorders>
              <w:top w:val="single" w:sz="4" w:space="0" w:color="000000"/>
              <w:left w:val="nil"/>
              <w:bottom w:val="nil"/>
              <w:right w:val="nil"/>
            </w:tcBorders>
          </w:tcPr>
          <w:p w14:paraId="00000019" w14:textId="77777777" w:rsidR="002C7E0F" w:rsidRDefault="00000000">
            <w:pPr>
              <w:spacing w:after="240"/>
              <w:rPr>
                <w:rFonts w:ascii="Arial" w:eastAsia="Arial" w:hAnsi="Arial" w:cs="Arial"/>
                <w:sz w:val="22"/>
                <w:szCs w:val="22"/>
              </w:rPr>
            </w:pPr>
            <w:r>
              <w:rPr>
                <w:rFonts w:ascii="Arial" w:eastAsia="Arial" w:hAnsi="Arial" w:cs="Arial"/>
                <w:sz w:val="22"/>
                <w:szCs w:val="22"/>
              </w:rPr>
              <w:t xml:space="preserve">50% w/w SS </w:t>
            </w:r>
          </w:p>
        </w:tc>
        <w:tc>
          <w:tcPr>
            <w:tcW w:w="851" w:type="dxa"/>
            <w:tcBorders>
              <w:top w:val="single" w:sz="4" w:space="0" w:color="000000"/>
              <w:left w:val="nil"/>
              <w:bottom w:val="nil"/>
              <w:right w:val="nil"/>
            </w:tcBorders>
          </w:tcPr>
          <w:p w14:paraId="0000001A"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No</w:t>
            </w:r>
          </w:p>
        </w:tc>
      </w:tr>
      <w:tr w:rsidR="002C7E0F" w14:paraId="07C6A8E8" w14:textId="77777777">
        <w:tc>
          <w:tcPr>
            <w:tcW w:w="1407" w:type="dxa"/>
            <w:tcBorders>
              <w:top w:val="nil"/>
              <w:left w:val="nil"/>
              <w:bottom w:val="nil"/>
              <w:right w:val="nil"/>
            </w:tcBorders>
          </w:tcPr>
          <w:p w14:paraId="0000001B" w14:textId="77777777" w:rsidR="002C7E0F" w:rsidRDefault="00000000">
            <w:pPr>
              <w:spacing w:after="240"/>
              <w:rPr>
                <w:rFonts w:ascii="Arial" w:eastAsia="Arial" w:hAnsi="Arial" w:cs="Arial"/>
                <w:sz w:val="22"/>
                <w:szCs w:val="22"/>
              </w:rPr>
            </w:pPr>
            <w:r>
              <w:rPr>
                <w:rFonts w:ascii="Arial" w:eastAsia="Arial" w:hAnsi="Arial" w:cs="Arial"/>
                <w:sz w:val="22"/>
                <w:szCs w:val="22"/>
              </w:rPr>
              <w:t>Control</w:t>
            </w:r>
          </w:p>
        </w:tc>
        <w:tc>
          <w:tcPr>
            <w:tcW w:w="4252" w:type="dxa"/>
            <w:tcBorders>
              <w:top w:val="nil"/>
              <w:left w:val="nil"/>
              <w:bottom w:val="nil"/>
              <w:right w:val="nil"/>
            </w:tcBorders>
          </w:tcPr>
          <w:p w14:paraId="0000001C" w14:textId="77777777" w:rsidR="002C7E0F" w:rsidRDefault="00000000">
            <w:pPr>
              <w:spacing w:after="240"/>
              <w:rPr>
                <w:rFonts w:ascii="Arial" w:eastAsia="Arial" w:hAnsi="Arial" w:cs="Arial"/>
                <w:sz w:val="22"/>
                <w:szCs w:val="22"/>
              </w:rPr>
            </w:pPr>
            <w:r>
              <w:rPr>
                <w:rFonts w:ascii="Arial" w:eastAsia="Arial" w:hAnsi="Arial" w:cs="Arial"/>
                <w:sz w:val="22"/>
                <w:szCs w:val="22"/>
              </w:rPr>
              <w:t>50% w/w SS</w:t>
            </w:r>
          </w:p>
        </w:tc>
        <w:tc>
          <w:tcPr>
            <w:tcW w:w="851" w:type="dxa"/>
            <w:tcBorders>
              <w:top w:val="nil"/>
              <w:left w:val="nil"/>
              <w:bottom w:val="nil"/>
              <w:right w:val="nil"/>
            </w:tcBorders>
          </w:tcPr>
          <w:p w14:paraId="0000001D"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6B4A8B38" w14:textId="77777777">
        <w:tc>
          <w:tcPr>
            <w:tcW w:w="1407" w:type="dxa"/>
            <w:tcBorders>
              <w:top w:val="nil"/>
              <w:left w:val="nil"/>
              <w:bottom w:val="nil"/>
              <w:right w:val="nil"/>
            </w:tcBorders>
          </w:tcPr>
          <w:p w14:paraId="0000001E" w14:textId="77777777" w:rsidR="002C7E0F" w:rsidRDefault="00000000">
            <w:pPr>
              <w:spacing w:after="240"/>
              <w:rPr>
                <w:rFonts w:ascii="Arial" w:eastAsia="Arial" w:hAnsi="Arial" w:cs="Arial"/>
                <w:sz w:val="22"/>
                <w:szCs w:val="22"/>
              </w:rPr>
            </w:pPr>
            <w:r>
              <w:rPr>
                <w:rFonts w:ascii="Arial" w:eastAsia="Arial" w:hAnsi="Arial" w:cs="Arial"/>
                <w:sz w:val="22"/>
                <w:szCs w:val="22"/>
              </w:rPr>
              <w:t>L-</w:t>
            </w:r>
            <w:proofErr w:type="spellStart"/>
            <w:r>
              <w:rPr>
                <w:rFonts w:ascii="Arial" w:eastAsia="Arial" w:hAnsi="Arial" w:cs="Arial"/>
                <w:sz w:val="22"/>
                <w:szCs w:val="22"/>
              </w:rPr>
              <w:t>Arginine</w:t>
            </w:r>
            <w:proofErr w:type="spellEnd"/>
          </w:p>
        </w:tc>
        <w:tc>
          <w:tcPr>
            <w:tcW w:w="4252" w:type="dxa"/>
            <w:tcBorders>
              <w:top w:val="nil"/>
              <w:left w:val="nil"/>
              <w:bottom w:val="nil"/>
              <w:right w:val="nil"/>
            </w:tcBorders>
          </w:tcPr>
          <w:p w14:paraId="0000001F" w14:textId="77777777" w:rsidR="002C7E0F" w:rsidRDefault="00000000">
            <w:pPr>
              <w:spacing w:after="240"/>
              <w:rPr>
                <w:rFonts w:ascii="Arial" w:eastAsia="Arial" w:hAnsi="Arial" w:cs="Arial"/>
                <w:sz w:val="22"/>
                <w:szCs w:val="22"/>
              </w:rPr>
            </w:pPr>
            <w:r>
              <w:rPr>
                <w:rFonts w:ascii="Arial" w:eastAsia="Arial" w:hAnsi="Arial" w:cs="Arial"/>
                <w:sz w:val="22"/>
                <w:szCs w:val="22"/>
              </w:rPr>
              <w:t xml:space="preserve">SS+0.03 </w:t>
            </w:r>
            <w:proofErr w:type="spellStart"/>
            <w:r>
              <w:rPr>
                <w:rFonts w:ascii="Arial" w:eastAsia="Arial" w:hAnsi="Arial" w:cs="Arial"/>
                <w:sz w:val="22"/>
                <w:szCs w:val="22"/>
              </w:rPr>
              <w:t>mM</w:t>
            </w:r>
            <w:proofErr w:type="spellEnd"/>
            <w:r>
              <w:rPr>
                <w:rFonts w:ascii="Arial" w:eastAsia="Arial" w:hAnsi="Arial" w:cs="Arial"/>
                <w:sz w:val="22"/>
                <w:szCs w:val="22"/>
              </w:rPr>
              <w:t xml:space="preserve"> ARG</w:t>
            </w:r>
          </w:p>
        </w:tc>
        <w:tc>
          <w:tcPr>
            <w:tcW w:w="851" w:type="dxa"/>
            <w:tcBorders>
              <w:top w:val="nil"/>
              <w:left w:val="nil"/>
              <w:bottom w:val="nil"/>
              <w:right w:val="nil"/>
            </w:tcBorders>
          </w:tcPr>
          <w:p w14:paraId="00000020"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25CBD35D" w14:textId="77777777">
        <w:tc>
          <w:tcPr>
            <w:tcW w:w="1407" w:type="dxa"/>
            <w:tcBorders>
              <w:top w:val="nil"/>
              <w:left w:val="nil"/>
              <w:bottom w:val="nil"/>
              <w:right w:val="nil"/>
            </w:tcBorders>
          </w:tcPr>
          <w:p w14:paraId="00000021" w14:textId="77777777" w:rsidR="002C7E0F" w:rsidRDefault="002C7E0F">
            <w:pPr>
              <w:spacing w:after="240"/>
              <w:rPr>
                <w:rFonts w:ascii="Arial" w:eastAsia="Arial" w:hAnsi="Arial" w:cs="Arial"/>
                <w:sz w:val="22"/>
                <w:szCs w:val="22"/>
              </w:rPr>
            </w:pPr>
          </w:p>
        </w:tc>
        <w:tc>
          <w:tcPr>
            <w:tcW w:w="4252" w:type="dxa"/>
            <w:tcBorders>
              <w:top w:val="nil"/>
              <w:left w:val="nil"/>
              <w:bottom w:val="nil"/>
              <w:right w:val="nil"/>
            </w:tcBorders>
          </w:tcPr>
          <w:p w14:paraId="00000022" w14:textId="77777777" w:rsidR="002C7E0F" w:rsidRDefault="00000000">
            <w:pPr>
              <w:spacing w:after="240"/>
              <w:rPr>
                <w:rFonts w:ascii="Arial" w:eastAsia="Arial" w:hAnsi="Arial" w:cs="Arial"/>
                <w:sz w:val="22"/>
                <w:szCs w:val="22"/>
              </w:rPr>
            </w:pPr>
            <w:r>
              <w:rPr>
                <w:rFonts w:ascii="Arial" w:eastAsia="Arial" w:hAnsi="Arial" w:cs="Arial"/>
                <w:sz w:val="22"/>
                <w:szCs w:val="22"/>
              </w:rPr>
              <w:t xml:space="preserve">SS+0.06 </w:t>
            </w:r>
            <w:proofErr w:type="spellStart"/>
            <w:r>
              <w:rPr>
                <w:rFonts w:ascii="Arial" w:eastAsia="Arial" w:hAnsi="Arial" w:cs="Arial"/>
                <w:sz w:val="22"/>
                <w:szCs w:val="22"/>
              </w:rPr>
              <w:t>mM</w:t>
            </w:r>
            <w:proofErr w:type="spellEnd"/>
            <w:r>
              <w:rPr>
                <w:rFonts w:ascii="Arial" w:eastAsia="Arial" w:hAnsi="Arial" w:cs="Arial"/>
                <w:sz w:val="22"/>
                <w:szCs w:val="22"/>
              </w:rPr>
              <w:t xml:space="preserve"> ARG</w:t>
            </w:r>
          </w:p>
        </w:tc>
        <w:tc>
          <w:tcPr>
            <w:tcW w:w="851" w:type="dxa"/>
            <w:tcBorders>
              <w:top w:val="nil"/>
              <w:left w:val="nil"/>
              <w:bottom w:val="nil"/>
              <w:right w:val="nil"/>
            </w:tcBorders>
          </w:tcPr>
          <w:p w14:paraId="00000023"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17785F8B" w14:textId="77777777">
        <w:trPr>
          <w:trHeight w:val="487"/>
        </w:trPr>
        <w:tc>
          <w:tcPr>
            <w:tcW w:w="1407" w:type="dxa"/>
            <w:tcBorders>
              <w:top w:val="nil"/>
              <w:left w:val="nil"/>
              <w:bottom w:val="nil"/>
              <w:right w:val="nil"/>
            </w:tcBorders>
          </w:tcPr>
          <w:p w14:paraId="00000024" w14:textId="77777777" w:rsidR="002C7E0F" w:rsidRDefault="00000000">
            <w:pPr>
              <w:spacing w:after="240"/>
              <w:rPr>
                <w:rFonts w:ascii="Arial" w:eastAsia="Arial" w:hAnsi="Arial" w:cs="Arial"/>
                <w:sz w:val="22"/>
                <w:szCs w:val="22"/>
              </w:rPr>
            </w:pPr>
            <w:proofErr w:type="spellStart"/>
            <w:r>
              <w:rPr>
                <w:rFonts w:ascii="Arial" w:eastAsia="Arial" w:hAnsi="Arial" w:cs="Arial"/>
                <w:sz w:val="22"/>
                <w:szCs w:val="22"/>
              </w:rPr>
              <w:t>Caffeine</w:t>
            </w:r>
            <w:proofErr w:type="spellEnd"/>
          </w:p>
        </w:tc>
        <w:tc>
          <w:tcPr>
            <w:tcW w:w="4252" w:type="dxa"/>
            <w:tcBorders>
              <w:top w:val="nil"/>
              <w:left w:val="nil"/>
              <w:bottom w:val="nil"/>
              <w:right w:val="nil"/>
            </w:tcBorders>
          </w:tcPr>
          <w:p w14:paraId="00000025" w14:textId="77777777" w:rsidR="002C7E0F" w:rsidRDefault="00000000">
            <w:pPr>
              <w:spacing w:after="240"/>
              <w:rPr>
                <w:rFonts w:ascii="Arial" w:eastAsia="Arial" w:hAnsi="Arial" w:cs="Arial"/>
                <w:sz w:val="22"/>
                <w:szCs w:val="22"/>
              </w:rPr>
            </w:pPr>
            <w:r>
              <w:rPr>
                <w:rFonts w:ascii="Arial" w:eastAsia="Arial" w:hAnsi="Arial" w:cs="Arial"/>
                <w:sz w:val="22"/>
                <w:szCs w:val="22"/>
              </w:rPr>
              <w:t xml:space="preserve">SS+0.15 </w:t>
            </w:r>
            <w:proofErr w:type="spellStart"/>
            <w:r>
              <w:rPr>
                <w:rFonts w:ascii="Arial" w:eastAsia="Arial" w:hAnsi="Arial" w:cs="Arial"/>
                <w:sz w:val="22"/>
                <w:szCs w:val="22"/>
              </w:rPr>
              <w:t>mM</w:t>
            </w:r>
            <w:proofErr w:type="spellEnd"/>
            <w:r>
              <w:rPr>
                <w:rFonts w:ascii="Arial" w:eastAsia="Arial" w:hAnsi="Arial" w:cs="Arial"/>
                <w:sz w:val="22"/>
                <w:szCs w:val="22"/>
              </w:rPr>
              <w:t xml:space="preserve"> CAFF</w:t>
            </w:r>
          </w:p>
        </w:tc>
        <w:tc>
          <w:tcPr>
            <w:tcW w:w="851" w:type="dxa"/>
            <w:tcBorders>
              <w:top w:val="nil"/>
              <w:left w:val="nil"/>
              <w:bottom w:val="nil"/>
              <w:right w:val="nil"/>
            </w:tcBorders>
          </w:tcPr>
          <w:p w14:paraId="00000026"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7FF61948" w14:textId="77777777">
        <w:tc>
          <w:tcPr>
            <w:tcW w:w="1407" w:type="dxa"/>
            <w:tcBorders>
              <w:top w:val="nil"/>
              <w:left w:val="nil"/>
              <w:bottom w:val="nil"/>
              <w:right w:val="nil"/>
            </w:tcBorders>
          </w:tcPr>
          <w:p w14:paraId="00000027" w14:textId="77777777" w:rsidR="002C7E0F" w:rsidRDefault="002C7E0F">
            <w:pPr>
              <w:spacing w:after="240"/>
              <w:rPr>
                <w:rFonts w:ascii="Arial" w:eastAsia="Arial" w:hAnsi="Arial" w:cs="Arial"/>
                <w:sz w:val="22"/>
                <w:szCs w:val="22"/>
              </w:rPr>
            </w:pPr>
          </w:p>
        </w:tc>
        <w:tc>
          <w:tcPr>
            <w:tcW w:w="4252" w:type="dxa"/>
            <w:tcBorders>
              <w:top w:val="nil"/>
              <w:left w:val="nil"/>
              <w:bottom w:val="nil"/>
              <w:right w:val="nil"/>
            </w:tcBorders>
          </w:tcPr>
          <w:p w14:paraId="00000028" w14:textId="77777777" w:rsidR="002C7E0F" w:rsidRDefault="00000000">
            <w:pPr>
              <w:spacing w:after="240"/>
              <w:rPr>
                <w:rFonts w:ascii="Arial" w:eastAsia="Arial" w:hAnsi="Arial" w:cs="Arial"/>
                <w:sz w:val="22"/>
                <w:szCs w:val="22"/>
              </w:rPr>
            </w:pPr>
            <w:r>
              <w:rPr>
                <w:rFonts w:ascii="Arial" w:eastAsia="Arial" w:hAnsi="Arial" w:cs="Arial"/>
                <w:sz w:val="22"/>
                <w:szCs w:val="22"/>
              </w:rPr>
              <w:t xml:space="preserve">SS+0.3 </w:t>
            </w:r>
            <w:proofErr w:type="spellStart"/>
            <w:r>
              <w:rPr>
                <w:rFonts w:ascii="Arial" w:eastAsia="Arial" w:hAnsi="Arial" w:cs="Arial"/>
                <w:sz w:val="22"/>
                <w:szCs w:val="22"/>
              </w:rPr>
              <w:t>mM</w:t>
            </w:r>
            <w:proofErr w:type="spellEnd"/>
            <w:r>
              <w:rPr>
                <w:rFonts w:ascii="Arial" w:eastAsia="Arial" w:hAnsi="Arial" w:cs="Arial"/>
                <w:sz w:val="22"/>
                <w:szCs w:val="22"/>
              </w:rPr>
              <w:t xml:space="preserve"> CAFF</w:t>
            </w:r>
          </w:p>
        </w:tc>
        <w:tc>
          <w:tcPr>
            <w:tcW w:w="851" w:type="dxa"/>
            <w:tcBorders>
              <w:top w:val="nil"/>
              <w:left w:val="nil"/>
              <w:bottom w:val="nil"/>
              <w:right w:val="nil"/>
            </w:tcBorders>
          </w:tcPr>
          <w:p w14:paraId="00000029"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1F34CB6E" w14:textId="77777777">
        <w:tc>
          <w:tcPr>
            <w:tcW w:w="1407" w:type="dxa"/>
            <w:tcBorders>
              <w:top w:val="nil"/>
              <w:left w:val="nil"/>
              <w:bottom w:val="nil"/>
              <w:right w:val="nil"/>
            </w:tcBorders>
          </w:tcPr>
          <w:p w14:paraId="0000002A" w14:textId="77777777" w:rsidR="002C7E0F" w:rsidRDefault="00000000">
            <w:pPr>
              <w:spacing w:after="240"/>
              <w:rPr>
                <w:rFonts w:ascii="Arial" w:eastAsia="Arial" w:hAnsi="Arial" w:cs="Arial"/>
                <w:sz w:val="22"/>
                <w:szCs w:val="22"/>
              </w:rPr>
            </w:pPr>
            <w:r>
              <w:rPr>
                <w:rFonts w:ascii="Arial" w:eastAsia="Arial" w:hAnsi="Arial" w:cs="Arial"/>
                <w:sz w:val="22"/>
                <w:szCs w:val="22"/>
              </w:rPr>
              <w:t>Mixture</w:t>
            </w:r>
          </w:p>
        </w:tc>
        <w:tc>
          <w:tcPr>
            <w:tcW w:w="4252" w:type="dxa"/>
            <w:tcBorders>
              <w:top w:val="nil"/>
              <w:left w:val="nil"/>
              <w:bottom w:val="nil"/>
              <w:right w:val="nil"/>
            </w:tcBorders>
          </w:tcPr>
          <w:p w14:paraId="0000002B" w14:textId="77777777" w:rsidR="002C7E0F" w:rsidRPr="00696C8B" w:rsidRDefault="00000000">
            <w:pPr>
              <w:spacing w:after="240"/>
              <w:rPr>
                <w:rFonts w:ascii="Arial" w:eastAsia="Arial" w:hAnsi="Arial" w:cs="Arial"/>
                <w:sz w:val="22"/>
                <w:szCs w:val="22"/>
                <w:lang w:val="en-US"/>
              </w:rPr>
            </w:pPr>
            <w:r w:rsidRPr="00696C8B">
              <w:rPr>
                <w:rFonts w:ascii="Arial" w:eastAsia="Arial" w:hAnsi="Arial" w:cs="Arial"/>
                <w:sz w:val="22"/>
                <w:szCs w:val="22"/>
                <w:lang w:val="en-US"/>
              </w:rPr>
              <w:t>SS+0.03 mM ARG+0.15 mM CAFF</w:t>
            </w:r>
          </w:p>
        </w:tc>
        <w:tc>
          <w:tcPr>
            <w:tcW w:w="851" w:type="dxa"/>
            <w:tcBorders>
              <w:top w:val="nil"/>
              <w:left w:val="nil"/>
              <w:bottom w:val="nil"/>
              <w:right w:val="nil"/>
            </w:tcBorders>
          </w:tcPr>
          <w:p w14:paraId="0000002C"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r w:rsidR="002C7E0F" w14:paraId="476D0092" w14:textId="77777777">
        <w:tc>
          <w:tcPr>
            <w:tcW w:w="1407" w:type="dxa"/>
            <w:tcBorders>
              <w:top w:val="nil"/>
              <w:left w:val="nil"/>
              <w:bottom w:val="single" w:sz="4" w:space="0" w:color="000000"/>
              <w:right w:val="nil"/>
            </w:tcBorders>
          </w:tcPr>
          <w:p w14:paraId="0000002D" w14:textId="77777777" w:rsidR="002C7E0F" w:rsidRDefault="002C7E0F">
            <w:pPr>
              <w:spacing w:after="240"/>
              <w:rPr>
                <w:rFonts w:ascii="Arial" w:eastAsia="Arial" w:hAnsi="Arial" w:cs="Arial"/>
                <w:sz w:val="22"/>
                <w:szCs w:val="22"/>
              </w:rPr>
            </w:pPr>
          </w:p>
        </w:tc>
        <w:tc>
          <w:tcPr>
            <w:tcW w:w="4252" w:type="dxa"/>
            <w:tcBorders>
              <w:top w:val="nil"/>
              <w:left w:val="nil"/>
              <w:bottom w:val="single" w:sz="4" w:space="0" w:color="000000"/>
              <w:right w:val="nil"/>
            </w:tcBorders>
          </w:tcPr>
          <w:p w14:paraId="0000002E" w14:textId="77777777" w:rsidR="002C7E0F" w:rsidRPr="00696C8B" w:rsidRDefault="00000000">
            <w:pPr>
              <w:spacing w:after="240"/>
              <w:rPr>
                <w:rFonts w:ascii="Arial" w:eastAsia="Arial" w:hAnsi="Arial" w:cs="Arial"/>
                <w:sz w:val="22"/>
                <w:szCs w:val="22"/>
                <w:lang w:val="en-US"/>
              </w:rPr>
            </w:pPr>
            <w:r w:rsidRPr="00696C8B">
              <w:rPr>
                <w:rFonts w:ascii="Arial" w:eastAsia="Arial" w:hAnsi="Arial" w:cs="Arial"/>
                <w:sz w:val="22"/>
                <w:szCs w:val="22"/>
                <w:lang w:val="en-US"/>
              </w:rPr>
              <w:t>SS+0.06 mM ARG+0.3 mM CAFF</w:t>
            </w:r>
          </w:p>
        </w:tc>
        <w:tc>
          <w:tcPr>
            <w:tcW w:w="851" w:type="dxa"/>
            <w:tcBorders>
              <w:top w:val="nil"/>
              <w:left w:val="nil"/>
              <w:bottom w:val="single" w:sz="4" w:space="0" w:color="000000"/>
              <w:right w:val="nil"/>
            </w:tcBorders>
          </w:tcPr>
          <w:p w14:paraId="0000002F" w14:textId="77777777" w:rsidR="002C7E0F" w:rsidRDefault="00000000">
            <w:pPr>
              <w:spacing w:after="240"/>
              <w:jc w:val="center"/>
              <w:rPr>
                <w:rFonts w:ascii="Arial" w:eastAsia="Arial" w:hAnsi="Arial" w:cs="Arial"/>
                <w:sz w:val="22"/>
                <w:szCs w:val="22"/>
              </w:rPr>
            </w:pPr>
            <w:r>
              <w:rPr>
                <w:rFonts w:ascii="Arial" w:eastAsia="Arial" w:hAnsi="Arial" w:cs="Arial"/>
                <w:sz w:val="22"/>
                <w:szCs w:val="22"/>
              </w:rPr>
              <w:t>Yes</w:t>
            </w:r>
          </w:p>
        </w:tc>
      </w:tr>
    </w:tbl>
    <w:p w14:paraId="00000030" w14:textId="77777777" w:rsidR="002C7E0F" w:rsidRDefault="002C7E0F">
      <w:pPr>
        <w:jc w:val="both"/>
        <w:rPr>
          <w:rFonts w:ascii="Arial" w:eastAsia="Arial" w:hAnsi="Arial" w:cs="Arial"/>
          <w:color w:val="141413"/>
          <w:sz w:val="20"/>
          <w:szCs w:val="20"/>
        </w:rPr>
      </w:pPr>
    </w:p>
    <w:p w14:paraId="00000031" w14:textId="77777777" w:rsidR="002C7E0F" w:rsidRPr="00696C8B" w:rsidRDefault="00000000">
      <w:pPr>
        <w:jc w:val="both"/>
        <w:rPr>
          <w:rFonts w:ascii="Arial" w:eastAsia="Arial" w:hAnsi="Arial" w:cs="Arial"/>
          <w:color w:val="141413"/>
          <w:sz w:val="20"/>
          <w:szCs w:val="20"/>
          <w:lang w:val="en-US"/>
        </w:rPr>
      </w:pPr>
      <w:r w:rsidRPr="00696C8B">
        <w:rPr>
          <w:rFonts w:ascii="Arial" w:eastAsia="Arial" w:hAnsi="Arial" w:cs="Arial"/>
          <w:color w:val="141413"/>
          <w:sz w:val="20"/>
          <w:szCs w:val="20"/>
          <w:lang w:val="en-US"/>
        </w:rPr>
        <w:t>Sucrose solution (SS; 50% w/w) was used as the unconditioned stimulus;</w:t>
      </w:r>
    </w:p>
    <w:p w14:paraId="00000032" w14:textId="77777777" w:rsidR="002C7E0F" w:rsidRPr="00696C8B" w:rsidRDefault="00000000">
      <w:pPr>
        <w:jc w:val="both"/>
        <w:rPr>
          <w:rFonts w:ascii="Arial" w:eastAsia="Arial" w:hAnsi="Arial" w:cs="Arial"/>
          <w:color w:val="141413"/>
          <w:sz w:val="20"/>
          <w:szCs w:val="20"/>
          <w:lang w:val="en-US"/>
        </w:rPr>
      </w:pPr>
      <w:r w:rsidRPr="00696C8B">
        <w:rPr>
          <w:rFonts w:ascii="Arial" w:eastAsia="Arial" w:hAnsi="Arial" w:cs="Arial"/>
          <w:color w:val="141413"/>
          <w:sz w:val="20"/>
          <w:szCs w:val="20"/>
          <w:lang w:val="en-US"/>
        </w:rPr>
        <w:t>caffeine (CAFF) and L-arginine (ARG) were added to this at the indicated</w:t>
      </w:r>
    </w:p>
    <w:p w14:paraId="00000033" w14:textId="77777777" w:rsidR="002C7E0F" w:rsidRDefault="00000000">
      <w:pPr>
        <w:jc w:val="both"/>
        <w:rPr>
          <w:rFonts w:ascii="Arial" w:eastAsia="Arial" w:hAnsi="Arial" w:cs="Arial"/>
          <w:color w:val="141413"/>
          <w:sz w:val="20"/>
          <w:szCs w:val="20"/>
        </w:rPr>
      </w:pPr>
      <w:proofErr w:type="spellStart"/>
      <w:r>
        <w:rPr>
          <w:rFonts w:ascii="Arial" w:eastAsia="Arial" w:hAnsi="Arial" w:cs="Arial"/>
          <w:color w:val="141413"/>
          <w:sz w:val="20"/>
          <w:szCs w:val="20"/>
        </w:rPr>
        <w:t>concentrations</w:t>
      </w:r>
      <w:proofErr w:type="spellEnd"/>
      <w:r>
        <w:rPr>
          <w:rFonts w:ascii="Arial" w:eastAsia="Arial" w:hAnsi="Arial" w:cs="Arial"/>
          <w:color w:val="141413"/>
          <w:sz w:val="20"/>
          <w:szCs w:val="20"/>
        </w:rPr>
        <w:t>.</w:t>
      </w:r>
    </w:p>
    <w:p w14:paraId="00000034" w14:textId="77777777" w:rsidR="002C7E0F" w:rsidRDefault="002C7E0F">
      <w:pPr>
        <w:spacing w:before="280" w:after="280" w:line="360" w:lineRule="auto"/>
        <w:jc w:val="both"/>
        <w:rPr>
          <w:rFonts w:ascii="Arial" w:eastAsia="Arial" w:hAnsi="Arial" w:cs="Arial"/>
        </w:rPr>
      </w:pPr>
    </w:p>
    <w:p w14:paraId="00000035" w14:textId="77777777" w:rsidR="002C7E0F" w:rsidRDefault="00000000">
      <w:pPr>
        <w:rPr>
          <w:rFonts w:ascii="Arial" w:eastAsia="Arial" w:hAnsi="Arial" w:cs="Arial"/>
          <w:color w:val="0E101A"/>
        </w:rPr>
      </w:pPr>
      <w:commentRangeStart w:id="77"/>
      <w:r>
        <w:rPr>
          <w:rFonts w:ascii="Arial" w:eastAsia="Arial" w:hAnsi="Arial" w:cs="Arial"/>
          <w:noProof/>
          <w:color w:val="0E101A"/>
        </w:rPr>
        <w:lastRenderedPageBreak/>
        <w:drawing>
          <wp:inline distT="114300" distB="114300" distL="114300" distR="114300" wp14:anchorId="3CADDA9B" wp14:editId="74A84326">
            <wp:extent cx="5610225" cy="2319655"/>
            <wp:effectExtent l="0" t="0" r="0" b="0"/>
            <wp:docPr id="263357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b="44777"/>
                    <a:stretch>
                      <a:fillRect/>
                    </a:stretch>
                  </pic:blipFill>
                  <pic:spPr>
                    <a:xfrm>
                      <a:off x="0" y="0"/>
                      <a:ext cx="5610225" cy="2319655"/>
                    </a:xfrm>
                    <a:prstGeom prst="rect">
                      <a:avLst/>
                    </a:prstGeom>
                    <a:ln/>
                  </pic:spPr>
                </pic:pic>
              </a:graphicData>
            </a:graphic>
          </wp:inline>
        </w:drawing>
      </w:r>
      <w:commentRangeEnd w:id="77"/>
      <w:r w:rsidR="00051A7D">
        <w:rPr>
          <w:rStyle w:val="Refdecomentario"/>
        </w:rPr>
        <w:commentReference w:id="77"/>
      </w:r>
    </w:p>
    <w:p w14:paraId="00000036" w14:textId="77777777" w:rsidR="002C7E0F" w:rsidRPr="00051A7D" w:rsidRDefault="00000000">
      <w:pPr>
        <w:jc w:val="both"/>
        <w:rPr>
          <w:rFonts w:ascii="Arial" w:eastAsia="Arial" w:hAnsi="Arial" w:cs="Arial"/>
          <w:color w:val="0E101A"/>
          <w:sz w:val="20"/>
          <w:szCs w:val="20"/>
          <w:lang w:val="en-US"/>
          <w:rPrChange w:id="78" w:author="Walter Farina" w:date="2025-12-02T15:01:00Z" w16du:dateUtc="2025-12-02T18:01:00Z">
            <w:rPr>
              <w:rFonts w:ascii="Arial" w:eastAsia="Arial" w:hAnsi="Arial" w:cs="Arial"/>
              <w:color w:val="0E101A"/>
              <w:lang w:val="en-US"/>
            </w:rPr>
          </w:rPrChange>
        </w:rPr>
      </w:pPr>
      <w:r w:rsidRPr="00051A7D">
        <w:rPr>
          <w:rFonts w:ascii="Arial" w:eastAsia="Arial" w:hAnsi="Arial" w:cs="Arial"/>
          <w:b/>
          <w:bCs/>
          <w:color w:val="0E101A"/>
          <w:sz w:val="20"/>
          <w:szCs w:val="20"/>
          <w:lang w:val="en-US"/>
          <w:rPrChange w:id="79" w:author="Walter Farina" w:date="2025-12-02T15:01:00Z" w16du:dateUtc="2025-12-02T18:01:00Z">
            <w:rPr>
              <w:rFonts w:ascii="Arial" w:eastAsia="Arial" w:hAnsi="Arial" w:cs="Arial"/>
              <w:b/>
              <w:bCs/>
              <w:color w:val="0E101A"/>
              <w:lang w:val="en-US"/>
            </w:rPr>
          </w:rPrChange>
        </w:rPr>
        <w:t>Figure 1.</w:t>
      </w:r>
      <w:r w:rsidRPr="00051A7D">
        <w:rPr>
          <w:rFonts w:ascii="Arial" w:eastAsia="Arial" w:hAnsi="Arial" w:cs="Arial"/>
          <w:color w:val="0E101A"/>
          <w:sz w:val="20"/>
          <w:szCs w:val="20"/>
          <w:lang w:val="en-US"/>
          <w:rPrChange w:id="80" w:author="Walter Farina" w:date="2025-12-02T15:01:00Z" w16du:dateUtc="2025-12-02T18:01:00Z">
            <w:rPr>
              <w:rFonts w:ascii="Arial" w:eastAsia="Arial" w:hAnsi="Arial" w:cs="Arial"/>
              <w:color w:val="0E101A"/>
              <w:lang w:val="en-US"/>
            </w:rPr>
          </w:rPrChange>
        </w:rPr>
        <w:t xml:space="preserve"> Experimental protocols to examine long-term memory under laboratory conditions in the bumblebee </w:t>
      </w:r>
      <w:r w:rsidRPr="00051A7D">
        <w:rPr>
          <w:rFonts w:ascii="Arial" w:eastAsia="Arial" w:hAnsi="Arial" w:cs="Arial"/>
          <w:i/>
          <w:iCs/>
          <w:color w:val="0E101A"/>
          <w:sz w:val="20"/>
          <w:szCs w:val="20"/>
          <w:lang w:val="en-US"/>
          <w:rPrChange w:id="81" w:author="Walter Farina" w:date="2025-12-02T15:01:00Z" w16du:dateUtc="2025-12-02T18:01:00Z">
            <w:rPr>
              <w:rFonts w:ascii="Arial" w:eastAsia="Arial" w:hAnsi="Arial" w:cs="Arial"/>
              <w:i/>
              <w:iCs/>
              <w:color w:val="0E101A"/>
              <w:lang w:val="en-US"/>
            </w:rPr>
          </w:rPrChange>
        </w:rPr>
        <w:t xml:space="preserve">Bombus </w:t>
      </w:r>
      <w:proofErr w:type="spellStart"/>
      <w:r w:rsidRPr="00051A7D">
        <w:rPr>
          <w:rFonts w:ascii="Arial" w:eastAsia="Arial" w:hAnsi="Arial" w:cs="Arial"/>
          <w:i/>
          <w:iCs/>
          <w:color w:val="0E101A"/>
          <w:sz w:val="20"/>
          <w:szCs w:val="20"/>
          <w:lang w:val="en-US"/>
          <w:rPrChange w:id="82" w:author="Walter Farina" w:date="2025-12-02T15:01:00Z" w16du:dateUtc="2025-12-02T18:01:00Z">
            <w:rPr>
              <w:rFonts w:ascii="Arial" w:eastAsia="Arial" w:hAnsi="Arial" w:cs="Arial"/>
              <w:i/>
              <w:iCs/>
              <w:color w:val="0E101A"/>
              <w:lang w:val="en-US"/>
            </w:rPr>
          </w:rPrChange>
        </w:rPr>
        <w:t>pauloensis</w:t>
      </w:r>
      <w:proofErr w:type="spellEnd"/>
      <w:r w:rsidRPr="00051A7D">
        <w:rPr>
          <w:rFonts w:ascii="Arial" w:eastAsia="Arial" w:hAnsi="Arial" w:cs="Arial"/>
          <w:color w:val="0E101A"/>
          <w:sz w:val="20"/>
          <w:szCs w:val="20"/>
          <w:lang w:val="en-US"/>
          <w:rPrChange w:id="83" w:author="Walter Farina" w:date="2025-12-02T15:01:00Z" w16du:dateUtc="2025-12-02T18:01:00Z">
            <w:rPr>
              <w:rFonts w:ascii="Arial" w:eastAsia="Arial" w:hAnsi="Arial" w:cs="Arial"/>
              <w:color w:val="0E101A"/>
              <w:lang w:val="en-US"/>
            </w:rPr>
          </w:rPrChange>
        </w:rPr>
        <w:t xml:space="preserve">. </w:t>
      </w:r>
    </w:p>
    <w:p w14:paraId="00000037" w14:textId="77777777" w:rsidR="002C7E0F" w:rsidRPr="00696C8B" w:rsidRDefault="002C7E0F">
      <w:pPr>
        <w:rPr>
          <w:rFonts w:ascii="Arial" w:eastAsia="Arial" w:hAnsi="Arial" w:cs="Arial"/>
          <w:color w:val="0E101A"/>
          <w:lang w:val="en-US"/>
        </w:rPr>
      </w:pPr>
    </w:p>
    <w:p w14:paraId="00000038" w14:textId="12D06A3F" w:rsidR="002C7E0F" w:rsidRPr="00696C8B" w:rsidRDefault="002C7E0F">
      <w:pPr>
        <w:spacing w:line="360" w:lineRule="auto"/>
        <w:jc w:val="both"/>
        <w:rPr>
          <w:rFonts w:ascii="Arial" w:eastAsia="Arial" w:hAnsi="Arial" w:cs="Arial"/>
          <w:lang w:val="en-US"/>
        </w:rPr>
      </w:pPr>
    </w:p>
    <w:p w14:paraId="00000039" w14:textId="1DEA6ABD" w:rsidR="002C7E0F" w:rsidRPr="00696C8B" w:rsidRDefault="00000000">
      <w:pPr>
        <w:spacing w:before="280" w:after="280" w:line="360" w:lineRule="auto"/>
        <w:jc w:val="both"/>
        <w:rPr>
          <w:rFonts w:ascii="Arial" w:eastAsia="Arial" w:hAnsi="Arial" w:cs="Arial"/>
          <w:b/>
          <w:bCs/>
          <w:i/>
          <w:iCs/>
          <w:lang w:val="en-US"/>
        </w:rPr>
      </w:pPr>
      <w:del w:id="84" w:author="julieta pellettieri" w:date="2025-12-18T10:40:00Z" w16du:dateUtc="2025-12-18T13:40:00Z">
        <w:r w:rsidRPr="00696C8B" w:rsidDel="006163D9">
          <w:rPr>
            <w:rFonts w:ascii="Arial" w:eastAsia="Arial" w:hAnsi="Arial" w:cs="Arial"/>
            <w:b/>
            <w:bCs/>
            <w:i/>
            <w:iCs/>
            <w:lang w:val="en-US"/>
          </w:rPr>
          <w:delText>Acquisition phase</w:delText>
        </w:r>
      </w:del>
      <w:ins w:id="85" w:author="julieta pellettieri" w:date="2025-12-18T10:38:00Z" w16du:dateUtc="2025-12-18T13:38:00Z">
        <w:r w:rsidR="006163D9">
          <w:rPr>
            <w:rFonts w:ascii="Arial" w:eastAsia="Arial" w:hAnsi="Arial" w:cs="Arial"/>
            <w:b/>
            <w:bCs/>
            <w:i/>
            <w:iCs/>
            <w:lang w:val="en-US"/>
          </w:rPr>
          <w:t>Training</w:t>
        </w:r>
      </w:ins>
      <w:ins w:id="86" w:author="julieta pellettieri" w:date="2025-12-18T10:40:00Z" w16du:dateUtc="2025-12-18T13:40:00Z">
        <w:r w:rsidR="006163D9">
          <w:rPr>
            <w:rFonts w:ascii="Arial" w:eastAsia="Arial" w:hAnsi="Arial" w:cs="Arial"/>
            <w:b/>
            <w:bCs/>
            <w:i/>
            <w:iCs/>
            <w:lang w:val="en-US"/>
          </w:rPr>
          <w:t xml:space="preserve"> phase</w:t>
        </w:r>
      </w:ins>
    </w:p>
    <w:p w14:paraId="0000003A" w14:textId="2B368080" w:rsidR="002C7E0F" w:rsidRPr="00696C8B" w:rsidRDefault="00000000">
      <w:pPr>
        <w:spacing w:before="280" w:after="280" w:line="360" w:lineRule="auto"/>
        <w:jc w:val="both"/>
        <w:rPr>
          <w:rFonts w:ascii="Arial" w:eastAsia="Arial" w:hAnsi="Arial" w:cs="Arial"/>
          <w:color w:val="000000"/>
          <w:lang w:val="en-US"/>
        </w:rPr>
      </w:pPr>
      <w:r w:rsidRPr="00696C8B">
        <w:rPr>
          <w:rFonts w:ascii="Arial" w:eastAsia="Arial" w:hAnsi="Arial" w:cs="Arial"/>
          <w:color w:val="000000"/>
          <w:lang w:val="en-US"/>
        </w:rPr>
        <w:t xml:space="preserve">The results show that during </w:t>
      </w:r>
      <w:del w:id="87" w:author="Walter Farina" w:date="2025-12-02T15:09:00Z" w16du:dateUtc="2025-12-02T18:09:00Z">
        <w:r w:rsidRPr="00696C8B" w:rsidDel="00EF673F">
          <w:rPr>
            <w:rFonts w:ascii="Arial" w:eastAsia="Arial" w:hAnsi="Arial" w:cs="Arial"/>
            <w:color w:val="000000"/>
            <w:lang w:val="en-US"/>
          </w:rPr>
          <w:delText>acquisition</w:delText>
        </w:r>
      </w:del>
      <w:ins w:id="88" w:author="Walter Farina" w:date="2025-12-02T15:09:00Z" w16du:dateUtc="2025-12-02T18:09:00Z">
        <w:r w:rsidR="00EF673F">
          <w:rPr>
            <w:rFonts w:ascii="Arial" w:eastAsia="Arial" w:hAnsi="Arial" w:cs="Arial"/>
            <w:color w:val="000000"/>
            <w:lang w:val="en-US"/>
          </w:rPr>
          <w:t>training</w:t>
        </w:r>
      </w:ins>
      <w:r w:rsidRPr="00696C8B">
        <w:rPr>
          <w:rFonts w:ascii="Arial" w:eastAsia="Arial" w:hAnsi="Arial" w:cs="Arial"/>
          <w:color w:val="000000"/>
          <w:lang w:val="en-US"/>
        </w:rPr>
        <w:t xml:space="preserve">, the proportion of bumblebees exhibiting a proboscis extension response (FMPER) to the </w:t>
      </w:r>
      <w:del w:id="89" w:author="Walter Farina" w:date="2025-12-02T15:09:00Z" w16du:dateUtc="2025-12-02T18:09:00Z">
        <w:r w:rsidRPr="00696C8B" w:rsidDel="00EF673F">
          <w:rPr>
            <w:rFonts w:ascii="Arial" w:eastAsia="Arial" w:hAnsi="Arial" w:cs="Arial"/>
            <w:color w:val="000000"/>
            <w:lang w:val="en-US"/>
          </w:rPr>
          <w:delText xml:space="preserve">trained </w:delText>
        </w:r>
      </w:del>
      <w:ins w:id="90" w:author="Walter Farina" w:date="2025-12-02T15:09:00Z" w16du:dateUtc="2025-12-02T18:09:00Z">
        <w:r w:rsidR="00EF673F">
          <w:rPr>
            <w:rFonts w:ascii="Arial" w:eastAsia="Arial" w:hAnsi="Arial" w:cs="Arial"/>
            <w:color w:val="000000"/>
            <w:lang w:val="en-US"/>
          </w:rPr>
          <w:t xml:space="preserve">conditioned </w:t>
        </w:r>
      </w:ins>
      <w:r w:rsidRPr="00696C8B">
        <w:rPr>
          <w:rFonts w:ascii="Arial" w:eastAsia="Arial" w:hAnsi="Arial" w:cs="Arial"/>
          <w:color w:val="000000"/>
          <w:lang w:val="en-US"/>
        </w:rPr>
        <w:t xml:space="preserve">odor increased progressively, indicating successful learning. By the end of the </w:t>
      </w:r>
      <w:del w:id="91" w:author="Walter Farina" w:date="2025-12-02T15:10:00Z" w16du:dateUtc="2025-12-02T18:10:00Z">
        <w:r w:rsidRPr="00696C8B" w:rsidDel="00EF673F">
          <w:rPr>
            <w:rFonts w:ascii="Arial" w:eastAsia="Arial" w:hAnsi="Arial" w:cs="Arial"/>
            <w:color w:val="000000"/>
            <w:lang w:val="en-US"/>
          </w:rPr>
          <w:delText xml:space="preserve">acquisition </w:delText>
        </w:r>
      </w:del>
      <w:ins w:id="92" w:author="Walter Farina" w:date="2025-12-02T15:10:00Z" w16du:dateUtc="2025-12-02T18:10:00Z">
        <w:r w:rsidR="00EF673F">
          <w:rPr>
            <w:rFonts w:ascii="Arial" w:eastAsia="Arial" w:hAnsi="Arial" w:cs="Arial"/>
            <w:color w:val="000000"/>
            <w:lang w:val="en-US"/>
          </w:rPr>
          <w:t xml:space="preserve">training </w:t>
        </w:r>
      </w:ins>
      <w:del w:id="93" w:author="Walter Farina" w:date="2025-12-02T13:07:00Z" w16du:dateUtc="2025-12-02T16:07:00Z">
        <w:r w:rsidRPr="00696C8B" w:rsidDel="002F6EBB">
          <w:rPr>
            <w:rFonts w:ascii="Arial" w:eastAsia="Arial" w:hAnsi="Arial" w:cs="Arial"/>
            <w:color w:val="000000"/>
            <w:lang w:val="en-US"/>
          </w:rPr>
          <w:delText>procedure</w:delText>
        </w:r>
      </w:del>
      <w:ins w:id="94" w:author="Walter Farina" w:date="2025-12-02T13:07:00Z" w16du:dateUtc="2025-12-02T16:07:00Z">
        <w:r w:rsidR="002F6EBB">
          <w:rPr>
            <w:rFonts w:ascii="Arial" w:eastAsia="Arial" w:hAnsi="Arial" w:cs="Arial"/>
            <w:color w:val="000000"/>
            <w:lang w:val="en-US"/>
          </w:rPr>
          <w:t>phase</w:t>
        </w:r>
      </w:ins>
      <w:r w:rsidRPr="00696C8B">
        <w:rPr>
          <w:rFonts w:ascii="Arial" w:eastAsia="Arial" w:hAnsi="Arial" w:cs="Arial"/>
          <w:color w:val="000000"/>
          <w:lang w:val="en-US"/>
        </w:rPr>
        <w:t xml:space="preserve">, significant differences in response rates were detected among treatments. </w:t>
      </w:r>
      <w:proofErr w:type="gramStart"/>
      <w:r w:rsidRPr="00696C8B">
        <w:rPr>
          <w:rFonts w:ascii="Arial" w:eastAsia="Arial" w:hAnsi="Arial" w:cs="Arial"/>
          <w:color w:val="000000"/>
          <w:lang w:val="en-US"/>
        </w:rPr>
        <w:t>In particular, significant</w:t>
      </w:r>
      <w:proofErr w:type="gramEnd"/>
      <w:r w:rsidRPr="00696C8B">
        <w:rPr>
          <w:rFonts w:ascii="Arial" w:eastAsia="Arial" w:hAnsi="Arial" w:cs="Arial"/>
          <w:color w:val="000000"/>
          <w:lang w:val="en-US"/>
        </w:rPr>
        <w:t xml:space="preserve"> increases relative to the control group (Wald tests, </w:t>
      </w:r>
      <w:r w:rsidRPr="00696C8B">
        <w:rPr>
          <w:rFonts w:ascii="Arial" w:eastAsia="Arial" w:hAnsi="Arial" w:cs="Arial"/>
          <w:i/>
          <w:iCs/>
          <w:color w:val="000000"/>
          <w:lang w:val="en-US"/>
        </w:rPr>
        <w:t>p</w:t>
      </w:r>
      <w:r w:rsidRPr="00696C8B">
        <w:rPr>
          <w:rFonts w:ascii="Arial" w:eastAsia="Arial" w:hAnsi="Arial" w:cs="Arial"/>
          <w:color w:val="000000"/>
          <w:lang w:val="en-US"/>
        </w:rPr>
        <w:t xml:space="preserve"> &lt; 0.05</w:t>
      </w:r>
      <w:ins w:id="95" w:author="julieta pellettieri" w:date="2025-12-18T10:47:00Z" w16du:dateUtc="2025-12-18T13:47:00Z">
        <w:r w:rsidR="00F35C58">
          <w:rPr>
            <w:rFonts w:ascii="Arial" w:eastAsia="Arial" w:hAnsi="Arial" w:cs="Arial"/>
            <w:color w:val="000000"/>
            <w:lang w:val="en-US"/>
          </w:rPr>
          <w:t xml:space="preserve">, </w:t>
        </w:r>
      </w:ins>
      <w:ins w:id="96" w:author="julieta pellettieri" w:date="2025-12-18T10:54:00Z" w16du:dateUtc="2025-12-18T13:54:00Z">
        <w:r w:rsidR="00F35C58" w:rsidRPr="00F35C58">
          <w:rPr>
            <w:rFonts w:ascii="Arial" w:eastAsia="Arial" w:hAnsi="Arial" w:cs="Arial"/>
            <w:color w:val="000000"/>
            <w:lang w:val="en-US"/>
          </w:rPr>
          <w:t>Table S</w:t>
        </w:r>
        <w:r w:rsidR="00F35C58">
          <w:rPr>
            <w:rFonts w:ascii="Arial" w:eastAsia="Arial" w:hAnsi="Arial" w:cs="Arial"/>
            <w:color w:val="000000"/>
            <w:lang w:val="en-US"/>
          </w:rPr>
          <w:t>3</w:t>
        </w:r>
        <w:r w:rsidR="00F35C58" w:rsidRPr="00F35C58">
          <w:rPr>
            <w:rFonts w:ascii="Arial" w:eastAsia="Arial" w:hAnsi="Arial" w:cs="Arial"/>
            <w:color w:val="000000"/>
            <w:lang w:val="en-US"/>
          </w:rPr>
          <w:t>, Supplementary</w:t>
        </w:r>
      </w:ins>
      <w:r w:rsidRPr="00696C8B">
        <w:rPr>
          <w:rFonts w:ascii="Arial" w:eastAsia="Arial" w:hAnsi="Arial" w:cs="Arial"/>
          <w:color w:val="000000"/>
          <w:lang w:val="en-US"/>
        </w:rPr>
        <w:t>) were observed when double doses were administered, demonstrating a dose-dependent effect of the compounds. The combined administration of caffeine and arginine did not produce a greater effect than caffeine alone, although caffeine exhibited a marginally significant effect even at low doses. In contrast, arginine administered alone at high doses also produced significant differences compared with the control, indicating a positive effect of this amino acid on odor acquisition in a pollinating insect (Figure 2).</w:t>
      </w:r>
    </w:p>
    <w:p w14:paraId="0000003B" w14:textId="77777777" w:rsidR="002C7E0F" w:rsidRPr="00696C8B" w:rsidRDefault="002C7E0F">
      <w:pPr>
        <w:jc w:val="both"/>
        <w:rPr>
          <w:lang w:val="en-US"/>
        </w:rPr>
      </w:pPr>
    </w:p>
    <w:p w14:paraId="0000003C" w14:textId="77777777" w:rsidR="002C7E0F" w:rsidRPr="00696C8B" w:rsidRDefault="00000000">
      <w:pPr>
        <w:rPr>
          <w:rFonts w:ascii="Arial" w:eastAsia="Arial" w:hAnsi="Arial" w:cs="Arial"/>
          <w:color w:val="000000"/>
          <w:lang w:val="en-US"/>
        </w:rPr>
      </w:pPr>
      <w:commentRangeStart w:id="97"/>
      <w:r>
        <w:rPr>
          <w:noProof/>
        </w:rPr>
        <w:lastRenderedPageBreak/>
        <w:drawing>
          <wp:anchor distT="114300" distB="114300" distL="114300" distR="114300" simplePos="0" relativeHeight="251658240" behindDoc="0" locked="0" layoutInCell="1" hidden="0" allowOverlap="1" wp14:anchorId="7624F6A6" wp14:editId="03172316">
            <wp:simplePos x="0" y="0"/>
            <wp:positionH relativeFrom="column">
              <wp:posOffset>-57148</wp:posOffset>
            </wp:positionH>
            <wp:positionV relativeFrom="paragraph">
              <wp:posOffset>276225</wp:posOffset>
            </wp:positionV>
            <wp:extent cx="4238625" cy="2883168"/>
            <wp:effectExtent l="0" t="0" r="0" b="0"/>
            <wp:wrapSquare wrapText="bothSides" distT="114300" distB="114300" distL="114300" distR="114300"/>
            <wp:docPr id="2633572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t="6602"/>
                    <a:stretch>
                      <a:fillRect/>
                    </a:stretch>
                  </pic:blipFill>
                  <pic:spPr>
                    <a:xfrm>
                      <a:off x="0" y="0"/>
                      <a:ext cx="4238625" cy="2883168"/>
                    </a:xfrm>
                    <a:prstGeom prst="rect">
                      <a:avLst/>
                    </a:prstGeom>
                    <a:ln/>
                  </pic:spPr>
                </pic:pic>
              </a:graphicData>
            </a:graphic>
          </wp:anchor>
        </w:drawing>
      </w:r>
      <w:r>
        <w:rPr>
          <w:noProof/>
        </w:rPr>
        <w:drawing>
          <wp:anchor distT="0" distB="0" distL="0" distR="0" simplePos="0" relativeHeight="251659264" behindDoc="0" locked="0" layoutInCell="1" hidden="0" allowOverlap="1" wp14:anchorId="29A9C24F" wp14:editId="709016D5">
            <wp:simplePos x="0" y="0"/>
            <wp:positionH relativeFrom="column">
              <wp:posOffset>4152900</wp:posOffset>
            </wp:positionH>
            <wp:positionV relativeFrom="paragraph">
              <wp:posOffset>85725</wp:posOffset>
            </wp:positionV>
            <wp:extent cx="1514475" cy="2178318"/>
            <wp:effectExtent l="0" t="0" r="0" b="0"/>
            <wp:wrapSquare wrapText="bothSides" distT="0" distB="0" distL="0" distR="0"/>
            <wp:docPr id="263357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72937" b="17504"/>
                    <a:stretch>
                      <a:fillRect/>
                    </a:stretch>
                  </pic:blipFill>
                  <pic:spPr>
                    <a:xfrm>
                      <a:off x="0" y="0"/>
                      <a:ext cx="1514475" cy="2178318"/>
                    </a:xfrm>
                    <a:prstGeom prst="rect">
                      <a:avLst/>
                    </a:prstGeom>
                    <a:ln/>
                  </pic:spPr>
                </pic:pic>
              </a:graphicData>
            </a:graphic>
          </wp:anchor>
        </w:drawing>
      </w:r>
      <w:commentRangeEnd w:id="97"/>
      <w:r w:rsidR="002F6EBB">
        <w:rPr>
          <w:rStyle w:val="Refdecomentario"/>
        </w:rPr>
        <w:commentReference w:id="97"/>
      </w:r>
    </w:p>
    <w:p w14:paraId="0000003D" w14:textId="77777777" w:rsidR="002C7E0F" w:rsidRPr="00696C8B" w:rsidRDefault="002C7E0F">
      <w:pPr>
        <w:rPr>
          <w:rFonts w:ascii="Arial" w:eastAsia="Arial" w:hAnsi="Arial" w:cs="Arial"/>
          <w:b/>
          <w:bCs/>
          <w:lang w:val="en-US"/>
        </w:rPr>
      </w:pPr>
    </w:p>
    <w:p w14:paraId="0000003E" w14:textId="77777777" w:rsidR="002C7E0F" w:rsidRPr="00696C8B" w:rsidRDefault="002C7E0F">
      <w:pPr>
        <w:rPr>
          <w:rFonts w:ascii="Arial" w:eastAsia="Arial" w:hAnsi="Arial" w:cs="Arial"/>
          <w:b/>
          <w:bCs/>
          <w:lang w:val="en-US"/>
        </w:rPr>
      </w:pPr>
    </w:p>
    <w:p w14:paraId="0000003F" w14:textId="77777777" w:rsidR="002C7E0F" w:rsidRPr="00696C8B" w:rsidRDefault="002C7E0F">
      <w:pPr>
        <w:rPr>
          <w:rFonts w:ascii="Arial" w:eastAsia="Arial" w:hAnsi="Arial" w:cs="Arial"/>
          <w:b/>
          <w:bCs/>
          <w:lang w:val="en-US"/>
        </w:rPr>
      </w:pPr>
    </w:p>
    <w:p w14:paraId="00000040" w14:textId="77777777" w:rsidR="002C7E0F" w:rsidRPr="00696C8B" w:rsidRDefault="002C7E0F">
      <w:pPr>
        <w:rPr>
          <w:rFonts w:ascii="Arial" w:eastAsia="Arial" w:hAnsi="Arial" w:cs="Arial"/>
          <w:b/>
          <w:bCs/>
          <w:lang w:val="en-US"/>
        </w:rPr>
      </w:pPr>
    </w:p>
    <w:p w14:paraId="00000041" w14:textId="77777777" w:rsidR="002C7E0F" w:rsidRPr="00696C8B" w:rsidRDefault="002C7E0F">
      <w:pPr>
        <w:rPr>
          <w:rFonts w:ascii="Arial" w:eastAsia="Arial" w:hAnsi="Arial" w:cs="Arial"/>
          <w:b/>
          <w:bCs/>
          <w:lang w:val="en-US"/>
        </w:rPr>
      </w:pPr>
    </w:p>
    <w:p w14:paraId="00000042" w14:textId="77777777" w:rsidR="002C7E0F" w:rsidRPr="00696C8B" w:rsidRDefault="00000000">
      <w:pPr>
        <w:jc w:val="both"/>
        <w:rPr>
          <w:rFonts w:ascii="Arial" w:eastAsia="Arial" w:hAnsi="Arial" w:cs="Arial"/>
          <w:b/>
          <w:bCs/>
          <w:lang w:val="en-US"/>
        </w:rPr>
      </w:pPr>
      <w:r w:rsidRPr="00696C8B">
        <w:rPr>
          <w:rFonts w:ascii="Arial" w:eastAsia="Arial" w:hAnsi="Arial" w:cs="Arial"/>
          <w:b/>
          <w:bCs/>
          <w:sz w:val="20"/>
          <w:szCs w:val="20"/>
          <w:lang w:val="en-US"/>
        </w:rPr>
        <w:t xml:space="preserve">Figure 2: Acquisition responses during training procedure. A. </w:t>
      </w:r>
      <w:r w:rsidRPr="00696C8B">
        <w:rPr>
          <w:rFonts w:ascii="Arial" w:eastAsia="Arial" w:hAnsi="Arial" w:cs="Arial"/>
          <w:sz w:val="20"/>
          <w:szCs w:val="20"/>
          <w:lang w:val="en-US"/>
        </w:rPr>
        <w:t>Acquisition curve according to treatment (prop.).</w:t>
      </w:r>
      <w:r w:rsidRPr="00696C8B">
        <w:rPr>
          <w:rFonts w:ascii="Arial" w:eastAsia="Arial" w:hAnsi="Arial" w:cs="Arial"/>
          <w:b/>
          <w:bCs/>
          <w:sz w:val="20"/>
          <w:szCs w:val="20"/>
          <w:lang w:val="en-US"/>
        </w:rPr>
        <w:t xml:space="preserve"> B. </w:t>
      </w:r>
      <w:r w:rsidRPr="00696C8B">
        <w:rPr>
          <w:rFonts w:ascii="Arial" w:eastAsia="Arial" w:hAnsi="Arial" w:cs="Arial"/>
          <w:sz w:val="20"/>
          <w:szCs w:val="20"/>
          <w:lang w:val="en-US"/>
        </w:rPr>
        <w:t xml:space="preserve">Probability of acquisition during training according to the treatment, estimated using a generalized linear mixed model with treatment as a fixed-effects variable and nest and day as random-effects variables. Asterisks represent significant differences (**) </w:t>
      </w:r>
      <w:r w:rsidRPr="00696C8B">
        <w:rPr>
          <w:rFonts w:ascii="Arial" w:eastAsia="Arial" w:hAnsi="Arial" w:cs="Arial"/>
          <w:i/>
          <w:iCs/>
          <w:sz w:val="20"/>
          <w:szCs w:val="20"/>
          <w:lang w:val="en-US"/>
        </w:rPr>
        <w:t>p</w:t>
      </w:r>
      <w:r w:rsidRPr="00696C8B">
        <w:rPr>
          <w:rFonts w:ascii="Arial" w:eastAsia="Arial" w:hAnsi="Arial" w:cs="Arial"/>
          <w:sz w:val="20"/>
          <w:szCs w:val="20"/>
          <w:lang w:val="en-US"/>
        </w:rPr>
        <w:t xml:space="preserve">-value &lt; 0.01 and (***) </w:t>
      </w:r>
      <w:r w:rsidRPr="00696C8B">
        <w:rPr>
          <w:rFonts w:ascii="Arial" w:eastAsia="Arial" w:hAnsi="Arial" w:cs="Arial"/>
          <w:i/>
          <w:iCs/>
          <w:sz w:val="20"/>
          <w:szCs w:val="20"/>
          <w:lang w:val="en-US"/>
        </w:rPr>
        <w:t>p</w:t>
      </w:r>
      <w:r w:rsidRPr="00696C8B">
        <w:rPr>
          <w:rFonts w:ascii="Arial" w:eastAsia="Arial" w:hAnsi="Arial" w:cs="Arial"/>
          <w:sz w:val="20"/>
          <w:szCs w:val="20"/>
          <w:lang w:val="en-US"/>
        </w:rPr>
        <w:t>-value &lt; 0.001 (Wald test). Bars represent 95% confidence intervals.</w:t>
      </w:r>
    </w:p>
    <w:p w14:paraId="00000043" w14:textId="77777777" w:rsidR="002C7E0F" w:rsidRPr="00696C8B" w:rsidRDefault="002C7E0F">
      <w:pPr>
        <w:rPr>
          <w:lang w:val="en-US"/>
        </w:rPr>
      </w:pPr>
    </w:p>
    <w:p w14:paraId="00000044" w14:textId="77777777" w:rsidR="002C7E0F" w:rsidRPr="00696C8B" w:rsidRDefault="00000000">
      <w:pPr>
        <w:spacing w:before="280" w:after="280" w:line="360" w:lineRule="auto"/>
        <w:jc w:val="both"/>
        <w:rPr>
          <w:rFonts w:ascii="Arial" w:eastAsia="Arial" w:hAnsi="Arial" w:cs="Arial"/>
          <w:b/>
          <w:bCs/>
          <w:i/>
          <w:iCs/>
          <w:lang w:val="en-US"/>
        </w:rPr>
      </w:pPr>
      <w:r w:rsidRPr="00696C8B">
        <w:rPr>
          <w:rFonts w:ascii="Arial" w:eastAsia="Arial" w:hAnsi="Arial" w:cs="Arial"/>
          <w:b/>
          <w:bCs/>
          <w:i/>
          <w:iCs/>
          <w:lang w:val="en-US"/>
        </w:rPr>
        <w:t>Long-term memory</w:t>
      </w:r>
    </w:p>
    <w:p w14:paraId="00000045" w14:textId="19A178B9" w:rsidR="002C7E0F" w:rsidRPr="00696C8B" w:rsidRDefault="00000000">
      <w:pPr>
        <w:spacing w:before="280" w:after="280" w:line="360" w:lineRule="auto"/>
        <w:jc w:val="both"/>
        <w:rPr>
          <w:rFonts w:ascii="Arial" w:eastAsia="Arial" w:hAnsi="Arial" w:cs="Arial"/>
          <w:lang w:val="en-US"/>
        </w:rPr>
      </w:pPr>
      <w:r w:rsidRPr="00696C8B">
        <w:rPr>
          <w:rFonts w:ascii="Arial" w:eastAsia="Arial" w:hAnsi="Arial" w:cs="Arial"/>
          <w:lang w:val="en-US"/>
        </w:rPr>
        <w:t>Regarding long-term memory (LTM), a positive effect was observed for the treatments combining caffeine and arginine, regardless of the administered dose. This effect emerged only when the compounds were administered individually at their highest doses, suggesting that the combined treatment produces an additive—or at least greater—effect than that generated by each compound alone (Figure 3</w:t>
      </w:r>
      <w:ins w:id="98" w:author="julieta pellettieri" w:date="2025-12-18T11:08:00Z" w16du:dateUtc="2025-12-18T14:08:00Z">
        <w:r w:rsidR="000F5D01">
          <w:rPr>
            <w:rFonts w:ascii="Arial" w:eastAsia="Arial" w:hAnsi="Arial" w:cs="Arial"/>
            <w:lang w:val="en-US"/>
          </w:rPr>
          <w:t xml:space="preserve">, </w:t>
        </w:r>
        <w:r w:rsidR="000F5D01" w:rsidRPr="00F35C58">
          <w:rPr>
            <w:rFonts w:ascii="Arial" w:eastAsia="Arial" w:hAnsi="Arial" w:cs="Arial"/>
            <w:color w:val="000000"/>
            <w:lang w:val="en-US"/>
          </w:rPr>
          <w:t>Table S</w:t>
        </w:r>
        <w:r w:rsidR="000F5D01">
          <w:rPr>
            <w:rFonts w:ascii="Arial" w:eastAsia="Arial" w:hAnsi="Arial" w:cs="Arial"/>
            <w:color w:val="000000"/>
            <w:lang w:val="en-US"/>
          </w:rPr>
          <w:t>4</w:t>
        </w:r>
        <w:r w:rsidR="000F5D01" w:rsidRPr="00F35C58">
          <w:rPr>
            <w:rFonts w:ascii="Arial" w:eastAsia="Arial" w:hAnsi="Arial" w:cs="Arial"/>
            <w:color w:val="000000"/>
            <w:lang w:val="en-US"/>
          </w:rPr>
          <w:t>, Supplementary</w:t>
        </w:r>
      </w:ins>
      <w:r w:rsidRPr="00696C8B">
        <w:rPr>
          <w:rFonts w:ascii="Arial" w:eastAsia="Arial" w:hAnsi="Arial" w:cs="Arial"/>
          <w:lang w:val="en-US"/>
        </w:rPr>
        <w:t>). Furthermore, it is noteworthy that olfactory memory specificity was not affected by the evaluated compounds (p &gt; 0.05</w:t>
      </w:r>
      <w:ins w:id="99" w:author="julieta pellettieri" w:date="2025-12-18T11:09:00Z" w16du:dateUtc="2025-12-18T14:09:00Z">
        <w:r w:rsidR="000F5D01">
          <w:rPr>
            <w:rFonts w:ascii="Arial" w:eastAsia="Arial" w:hAnsi="Arial" w:cs="Arial"/>
            <w:lang w:val="en-US"/>
          </w:rPr>
          <w:t>,</w:t>
        </w:r>
        <w:r w:rsidR="000F5D01" w:rsidRPr="000F5D01">
          <w:rPr>
            <w:rFonts w:ascii="Arial" w:eastAsia="Arial" w:hAnsi="Arial" w:cs="Arial"/>
            <w:color w:val="000000"/>
            <w:lang w:val="en-US"/>
          </w:rPr>
          <w:t xml:space="preserve"> </w:t>
        </w:r>
        <w:r w:rsidR="000F5D01" w:rsidRPr="00F35C58">
          <w:rPr>
            <w:rFonts w:ascii="Arial" w:eastAsia="Arial" w:hAnsi="Arial" w:cs="Arial"/>
            <w:color w:val="000000"/>
            <w:lang w:val="en-US"/>
          </w:rPr>
          <w:t>Table S</w:t>
        </w:r>
        <w:r w:rsidR="000F5D01">
          <w:rPr>
            <w:rFonts w:ascii="Arial" w:eastAsia="Arial" w:hAnsi="Arial" w:cs="Arial"/>
            <w:color w:val="000000"/>
            <w:lang w:val="en-US"/>
          </w:rPr>
          <w:t>5</w:t>
        </w:r>
        <w:r w:rsidR="000F5D01" w:rsidRPr="00F35C58">
          <w:rPr>
            <w:rFonts w:ascii="Arial" w:eastAsia="Arial" w:hAnsi="Arial" w:cs="Arial"/>
            <w:color w:val="000000"/>
            <w:lang w:val="en-US"/>
          </w:rPr>
          <w:t>, Supplementary</w:t>
        </w:r>
      </w:ins>
      <w:ins w:id="100" w:author="Walter Farina" w:date="2025-12-02T15:23:00Z" w16du:dateUtc="2025-12-02T18:23:00Z">
        <w:r w:rsidR="008703A0">
          <w:rPr>
            <w:rFonts w:ascii="Arial" w:eastAsia="Arial" w:hAnsi="Arial" w:cs="Arial"/>
            <w:lang w:val="en-US"/>
          </w:rPr>
          <w:t>)</w:t>
        </w:r>
      </w:ins>
      <w:del w:id="101" w:author="Walter Farina" w:date="2025-12-02T13:11:00Z" w16du:dateUtc="2025-12-02T16:11:00Z">
        <w:r w:rsidRPr="00696C8B" w:rsidDel="0024311B">
          <w:rPr>
            <w:rFonts w:ascii="Arial" w:eastAsia="Arial" w:hAnsi="Arial" w:cs="Arial"/>
            <w:lang w:val="en-US"/>
          </w:rPr>
          <w:delText xml:space="preserve">, test </w:delText>
        </w:r>
      </w:del>
      <w:customXmlDelRangeStart w:id="102" w:author="Walter Farina" w:date="2025-12-02T13:11:00Z"/>
      <w:sdt>
        <w:sdtPr>
          <w:tag w:val="goog_rdk_5"/>
          <w:id w:val="1599027737"/>
        </w:sdtPr>
        <w:sdtContent>
          <w:customXmlDelRangeEnd w:id="102"/>
          <w:commentRangeStart w:id="103"/>
          <w:customXmlDelRangeStart w:id="104" w:author="Walter Farina" w:date="2025-12-02T13:11:00Z"/>
        </w:sdtContent>
      </w:sdt>
      <w:customXmlDelRangeEnd w:id="104"/>
      <w:customXmlDelRangeStart w:id="105" w:author="Walter Farina" w:date="2025-12-02T15:23:00Z"/>
      <w:sdt>
        <w:sdtPr>
          <w:tag w:val="goog_rdk_6"/>
          <w:id w:val="-446359577"/>
        </w:sdtPr>
        <w:sdtContent>
          <w:customXmlDelRangeEnd w:id="105"/>
          <w:commentRangeStart w:id="106"/>
          <w:customXmlDelRangeStart w:id="107" w:author="Walter Farina" w:date="2025-12-02T15:23:00Z"/>
        </w:sdtContent>
      </w:sdt>
      <w:customXmlDelRangeEnd w:id="107"/>
      <w:customXmlDelRangeStart w:id="108" w:author="Walter Farina" w:date="2025-12-02T13:17:00Z"/>
      <w:sdt>
        <w:sdtPr>
          <w:tag w:val="goog_rdk_7"/>
          <w:id w:val="-816719079"/>
        </w:sdtPr>
        <w:sdtContent>
          <w:customXmlDelRangeEnd w:id="108"/>
          <w:commentRangeStart w:id="109"/>
          <w:commentRangeStart w:id="110"/>
          <w:customXmlDelRangeStart w:id="111" w:author="Walter Farina" w:date="2025-12-02T13:17:00Z"/>
        </w:sdtContent>
      </w:sdt>
      <w:customXmlDelRangeEnd w:id="111"/>
      <w:del w:id="112" w:author="Walter Farina" w:date="2025-12-02T13:17:00Z" w16du:dateUtc="2025-12-02T16:17:00Z">
        <w:r w:rsidRPr="00696C8B" w:rsidDel="0024311B">
          <w:rPr>
            <w:rFonts w:ascii="Arial" w:eastAsia="Arial" w:hAnsi="Arial" w:cs="Arial"/>
            <w:highlight w:val="yellow"/>
            <w:lang w:val="en-US"/>
          </w:rPr>
          <w:delText>Tukey</w:delText>
        </w:r>
        <w:commentRangeEnd w:id="103"/>
        <w:r w:rsidDel="0024311B">
          <w:commentReference w:id="103"/>
        </w:r>
        <w:commentRangeEnd w:id="106"/>
        <w:r w:rsidDel="0024311B">
          <w:commentReference w:id="106"/>
        </w:r>
        <w:commentRangeEnd w:id="110"/>
        <w:r w:rsidDel="0024311B">
          <w:commentReference w:id="110"/>
        </w:r>
      </w:del>
      <w:commentRangeEnd w:id="109"/>
      <w:del w:id="113" w:author="Walter Farina" w:date="2025-12-02T15:23:00Z" w16du:dateUtc="2025-12-02T18:23:00Z">
        <w:r w:rsidR="00EF673F" w:rsidDel="008703A0">
          <w:rPr>
            <w:rStyle w:val="Refdecomentario"/>
          </w:rPr>
          <w:commentReference w:id="109"/>
        </w:r>
        <w:r w:rsidRPr="00696C8B" w:rsidDel="008703A0">
          <w:rPr>
            <w:rFonts w:ascii="Arial" w:eastAsia="Arial" w:hAnsi="Arial" w:cs="Arial"/>
            <w:highlight w:val="yellow"/>
            <w:lang w:val="en-US"/>
          </w:rPr>
          <w:delText>)</w:delText>
        </w:r>
      </w:del>
      <w:r w:rsidRPr="00696C8B">
        <w:rPr>
          <w:rFonts w:ascii="Arial" w:eastAsia="Arial" w:hAnsi="Arial" w:cs="Arial"/>
          <w:lang w:val="en-US"/>
        </w:rPr>
        <w:t>, remaining consistently high (</w:t>
      </w:r>
      <w:sdt>
        <w:sdtPr>
          <w:tag w:val="goog_rdk_8"/>
          <w:id w:val="-247678004"/>
        </w:sdtPr>
        <w:sdtContent>
          <w:commentRangeStart w:id="114"/>
          <w:commentRangeStart w:id="115"/>
        </w:sdtContent>
      </w:sdt>
      <w:proofErr w:type="gramStart"/>
      <w:r w:rsidRPr="00696C8B">
        <w:rPr>
          <w:rFonts w:ascii="Arial" w:eastAsia="Arial" w:hAnsi="Arial" w:cs="Arial"/>
          <w:lang w:val="en-US"/>
        </w:rPr>
        <w:t>i.e</w:t>
      </w:r>
      <w:commentRangeEnd w:id="115"/>
      <w:proofErr w:type="gramEnd"/>
      <w:r>
        <w:commentReference w:id="115"/>
      </w:r>
      <w:commentRangeEnd w:id="114"/>
      <w:r w:rsidR="00EF673F">
        <w:rPr>
          <w:rStyle w:val="Refdecomentario"/>
        </w:rPr>
        <w:commentReference w:id="114"/>
      </w:r>
      <w:r w:rsidRPr="00696C8B">
        <w:rPr>
          <w:rFonts w:ascii="Arial" w:eastAsia="Arial" w:hAnsi="Arial" w:cs="Arial"/>
          <w:lang w:val="en-US"/>
        </w:rPr>
        <w:t xml:space="preserve">., generalization rate was 5.6% </w:t>
      </w:r>
      <w:sdt>
        <w:sdtPr>
          <w:tag w:val="goog_rdk_9"/>
          <w:id w:val="-627565422"/>
        </w:sdtPr>
        <w:sdtContent>
          <w:commentRangeStart w:id="116"/>
          <w:commentRangeStart w:id="117"/>
        </w:sdtContent>
      </w:sdt>
      <w:r w:rsidRPr="00696C8B">
        <w:rPr>
          <w:rFonts w:ascii="Arial" w:eastAsia="Arial" w:hAnsi="Arial" w:cs="Arial"/>
          <w:lang w:val="en-US"/>
        </w:rPr>
        <w:t>(95% CI: 3.7–8.5</w:t>
      </w:r>
      <w:del w:id="118" w:author="Walter Farina" w:date="2025-12-02T15:23:00Z" w16du:dateUtc="2025-12-02T18:23:00Z">
        <w:r w:rsidRPr="00696C8B" w:rsidDel="008703A0">
          <w:rPr>
            <w:rFonts w:ascii="Arial" w:eastAsia="Arial" w:hAnsi="Arial" w:cs="Arial"/>
            <w:lang w:val="en-US"/>
          </w:rPr>
          <w:delText>%)</w:delText>
        </w:r>
        <w:commentRangeEnd w:id="117"/>
        <w:r w:rsidDel="008703A0">
          <w:commentReference w:id="117"/>
        </w:r>
        <w:commentRangeEnd w:id="116"/>
        <w:r w:rsidR="00EF673F" w:rsidDel="008703A0">
          <w:rPr>
            <w:rStyle w:val="Refdecomentario"/>
          </w:rPr>
          <w:commentReference w:id="116"/>
        </w:r>
        <w:r w:rsidRPr="00696C8B" w:rsidDel="008703A0">
          <w:rPr>
            <w:rFonts w:ascii="Arial" w:eastAsia="Arial" w:hAnsi="Arial" w:cs="Arial"/>
            <w:lang w:val="en-US"/>
          </w:rPr>
          <w:delText>).</w:delText>
        </w:r>
      </w:del>
      <w:ins w:id="119" w:author="Walter Farina" w:date="2025-12-02T15:23:00Z" w16du:dateUtc="2025-12-02T18:23:00Z">
        <w:r w:rsidR="008703A0" w:rsidRPr="00696C8B">
          <w:rPr>
            <w:rFonts w:ascii="Arial" w:eastAsia="Arial" w:hAnsi="Arial" w:cs="Arial"/>
            <w:lang w:val="en-US"/>
          </w:rPr>
          <w:t>%</w:t>
        </w:r>
        <w:r w:rsidR="008703A0">
          <w:rPr>
            <w:rFonts w:ascii="Arial" w:eastAsia="Arial" w:hAnsi="Arial" w:cs="Arial"/>
            <w:lang w:val="en-US"/>
          </w:rPr>
          <w:t>)</w:t>
        </w:r>
        <w:r w:rsidR="008703A0" w:rsidRPr="00696C8B">
          <w:rPr>
            <w:rFonts w:ascii="Arial" w:eastAsia="Arial" w:hAnsi="Arial" w:cs="Arial"/>
            <w:lang w:val="en-US"/>
          </w:rPr>
          <w:t>.</w:t>
        </w:r>
      </w:ins>
    </w:p>
    <w:p w14:paraId="00000046" w14:textId="77777777" w:rsidR="002C7E0F" w:rsidRPr="00696C8B" w:rsidRDefault="00000000">
      <w:pPr>
        <w:rPr>
          <w:rFonts w:ascii="Arial" w:eastAsia="Arial" w:hAnsi="Arial" w:cs="Arial"/>
          <w:color w:val="000000"/>
          <w:lang w:val="en-US"/>
        </w:rPr>
      </w:pPr>
      <w:commentRangeStart w:id="120"/>
      <w:r>
        <w:rPr>
          <w:noProof/>
        </w:rPr>
        <w:lastRenderedPageBreak/>
        <w:drawing>
          <wp:anchor distT="0" distB="0" distL="114300" distR="114300" simplePos="0" relativeHeight="251660288" behindDoc="0" locked="0" layoutInCell="1" hidden="0" allowOverlap="1" wp14:anchorId="62C8DAD2" wp14:editId="4E7F8447">
            <wp:simplePos x="0" y="0"/>
            <wp:positionH relativeFrom="column">
              <wp:posOffset>504825</wp:posOffset>
            </wp:positionH>
            <wp:positionV relativeFrom="paragraph">
              <wp:posOffset>165719</wp:posOffset>
            </wp:positionV>
            <wp:extent cx="4093845" cy="3129915"/>
            <wp:effectExtent l="0" t="0" r="0" b="0"/>
            <wp:wrapTopAndBottom distT="0" distB="0"/>
            <wp:docPr id="2633572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093845" cy="3129915"/>
                    </a:xfrm>
                    <a:prstGeom prst="rect">
                      <a:avLst/>
                    </a:prstGeom>
                    <a:ln/>
                  </pic:spPr>
                </pic:pic>
              </a:graphicData>
            </a:graphic>
          </wp:anchor>
        </w:drawing>
      </w:r>
      <w:commentRangeEnd w:id="120"/>
      <w:r w:rsidR="0024311B">
        <w:rPr>
          <w:rStyle w:val="Refdecomentario"/>
        </w:rPr>
        <w:commentReference w:id="120"/>
      </w:r>
    </w:p>
    <w:p w14:paraId="00000047" w14:textId="20CB0EAE" w:rsidR="002C7E0F" w:rsidRPr="0024311B" w:rsidRDefault="00000000">
      <w:pPr>
        <w:pStyle w:val="Ttulo3"/>
        <w:jc w:val="both"/>
        <w:rPr>
          <w:rFonts w:ascii="Arial" w:eastAsia="Arial" w:hAnsi="Arial" w:cs="Arial"/>
          <w:color w:val="auto"/>
          <w:sz w:val="20"/>
          <w:szCs w:val="20"/>
          <w:lang w:val="en-US"/>
          <w:rPrChange w:id="121" w:author="Walter Farina" w:date="2025-12-02T13:17:00Z" w16du:dateUtc="2025-12-02T16:17:00Z">
            <w:rPr>
              <w:rFonts w:ascii="Arial" w:eastAsia="Arial" w:hAnsi="Arial" w:cs="Arial"/>
              <w:color w:val="000000"/>
              <w:sz w:val="20"/>
              <w:szCs w:val="20"/>
              <w:lang w:val="en-US"/>
            </w:rPr>
          </w:rPrChange>
        </w:rPr>
        <w:pPrChange w:id="122" w:author="Walter Farina" w:date="2025-12-02T13:20:00Z" w16du:dateUtc="2025-12-02T16:20:00Z">
          <w:pPr>
            <w:jc w:val="both"/>
          </w:pPr>
        </w:pPrChange>
      </w:pPr>
      <w:commentRangeStart w:id="123"/>
      <w:r w:rsidRPr="0024311B">
        <w:rPr>
          <w:rFonts w:ascii="Arial" w:eastAsia="Arial" w:hAnsi="Arial" w:cs="Arial"/>
          <w:b/>
          <w:bCs/>
          <w:sz w:val="20"/>
          <w:szCs w:val="20"/>
          <w:lang w:val="en-US"/>
        </w:rPr>
        <w:t xml:space="preserve">Figure 3. Probability of a free-moving proboscis extension response (FMPER) 24 hours post-training as a function of the administered treatment. </w:t>
      </w:r>
      <w:r w:rsidRPr="0024311B">
        <w:rPr>
          <w:rFonts w:ascii="Arial" w:eastAsia="Arial" w:hAnsi="Arial" w:cs="Arial"/>
          <w:sz w:val="20"/>
          <w:szCs w:val="20"/>
          <w:lang w:val="en-US"/>
        </w:rPr>
        <w:t xml:space="preserve">Estimates were obtained from a </w:t>
      </w:r>
      <w:proofErr w:type="spellStart"/>
      <w:r w:rsidRPr="0024311B">
        <w:rPr>
          <w:rFonts w:ascii="Arial" w:eastAsia="Arial" w:hAnsi="Arial" w:cs="Arial"/>
          <w:sz w:val="20"/>
          <w:szCs w:val="20"/>
          <w:lang w:val="en-US"/>
        </w:rPr>
        <w:t>generalized</w:t>
      </w:r>
      <w:del w:id="124" w:author="Walter Farina" w:date="2025-12-02T14:32:00Z" w16du:dateUtc="2025-12-02T17:32:00Z">
        <w:r w:rsidRPr="0024311B" w:rsidDel="00022EF4">
          <w:rPr>
            <w:rFonts w:ascii="Arial" w:eastAsia="Arial" w:hAnsi="Arial" w:cs="Arial"/>
            <w:sz w:val="20"/>
            <w:szCs w:val="20"/>
            <w:lang w:val="en-US"/>
          </w:rPr>
          <w:delText xml:space="preserve"> </w:delText>
        </w:r>
      </w:del>
      <w:r w:rsidRPr="0024311B">
        <w:rPr>
          <w:rFonts w:ascii="Arial" w:eastAsia="Arial" w:hAnsi="Arial" w:cs="Arial"/>
          <w:sz w:val="20"/>
          <w:szCs w:val="20"/>
          <w:lang w:val="en-US"/>
        </w:rPr>
        <w:t>linear</w:t>
      </w:r>
      <w:proofErr w:type="spellEnd"/>
      <w:r w:rsidRPr="0024311B">
        <w:rPr>
          <w:rFonts w:ascii="Arial" w:eastAsia="Arial" w:hAnsi="Arial" w:cs="Arial"/>
          <w:sz w:val="20"/>
          <w:szCs w:val="20"/>
          <w:lang w:val="en-US"/>
        </w:rPr>
        <w:t xml:space="preserve"> mixed model (GLMM) including nest identity and experimental day as random effects. Only individuals that ingested the reward at least four times during training and exhibited effective acquisition were included in the analysis. </w:t>
      </w:r>
      <w:ins w:id="125" w:author="Walter Farina" w:date="2025-12-02T13:18:00Z" w16du:dateUtc="2025-12-02T16:18:00Z">
        <w:r w:rsidR="0024311B" w:rsidRPr="00715381">
          <w:rPr>
            <w:rFonts w:ascii="Arial" w:eastAsia="Arial" w:hAnsi="Arial" w:cs="Arial"/>
            <w:sz w:val="20"/>
            <w:szCs w:val="20"/>
            <w:highlight w:val="yellow"/>
            <w:lang w:val="en-US"/>
          </w:rPr>
          <w:t xml:space="preserve">Generalized linear mixed models: </w:t>
        </w:r>
        <w:r w:rsidR="0024311B" w:rsidRPr="00715381">
          <w:rPr>
            <w:rFonts w:ascii="Arial" w:hAnsi="Arial" w:cs="Arial"/>
            <w:color w:val="000000"/>
            <w:sz w:val="20"/>
            <w:szCs w:val="20"/>
            <w:highlight w:val="yellow"/>
            <w:lang w:val="en-US"/>
          </w:rPr>
          <w:t xml:space="preserve">Generalize ~ </w:t>
        </w:r>
        <w:proofErr w:type="spellStart"/>
        <w:r w:rsidR="0024311B" w:rsidRPr="00715381">
          <w:rPr>
            <w:rFonts w:ascii="Arial" w:hAnsi="Arial" w:cs="Arial"/>
            <w:color w:val="000000"/>
            <w:sz w:val="20"/>
            <w:szCs w:val="20"/>
            <w:highlight w:val="yellow"/>
            <w:lang w:val="en-US"/>
          </w:rPr>
          <w:t>Group_Treatment</w:t>
        </w:r>
        <w:proofErr w:type="spellEnd"/>
        <w:r w:rsidR="0024311B" w:rsidRPr="00715381">
          <w:rPr>
            <w:rFonts w:ascii="Arial" w:hAnsi="Arial" w:cs="Arial"/>
            <w:color w:val="000000"/>
            <w:sz w:val="20"/>
            <w:szCs w:val="20"/>
            <w:highlight w:val="yellow"/>
            <w:lang w:val="en-US"/>
          </w:rPr>
          <w:t>, binomial</w:t>
        </w:r>
      </w:ins>
      <w:ins w:id="126" w:author="Walter Farina" w:date="2025-12-02T14:31:00Z" w16du:dateUtc="2025-12-02T17:31:00Z">
        <w:r w:rsidR="00022EF4">
          <w:rPr>
            <w:rFonts w:ascii="Arial" w:hAnsi="Arial" w:cs="Arial"/>
            <w:color w:val="000000"/>
            <w:sz w:val="20"/>
            <w:szCs w:val="20"/>
            <w:highlight w:val="yellow"/>
            <w:lang w:val="en-US"/>
          </w:rPr>
          <w:t xml:space="preserve">, </w:t>
        </w:r>
        <w:r w:rsidR="00022EF4" w:rsidRPr="00715381">
          <w:rPr>
            <w:rFonts w:ascii="Arial" w:hAnsi="Arial" w:cs="Arial"/>
            <w:color w:val="000000"/>
            <w:sz w:val="20"/>
            <w:szCs w:val="20"/>
            <w:highlight w:val="yellow"/>
            <w:lang w:val="en-US"/>
          </w:rPr>
          <w:t>bin</w:t>
        </w:r>
      </w:ins>
      <w:ins w:id="127" w:author="Walter Farina" w:date="2025-12-02T13:18:00Z" w16du:dateUtc="2025-12-02T16:18:00Z">
        <w:r w:rsidR="0024311B" w:rsidRPr="00715381">
          <w:rPr>
            <w:rFonts w:ascii="Arial" w:hAnsi="Arial" w:cs="Arial"/>
            <w:color w:val="000000"/>
            <w:sz w:val="20"/>
            <w:szCs w:val="20"/>
            <w:highlight w:val="yellow"/>
            <w:lang w:val="en-US"/>
          </w:rPr>
          <w:t xml:space="preserve">; </w:t>
        </w:r>
      </w:ins>
      <w:ins w:id="128" w:author="Walter Farina" w:date="2025-12-02T14:31:00Z" w16du:dateUtc="2025-12-02T17:31:00Z">
        <w:r w:rsidR="00022EF4">
          <w:rPr>
            <w:rFonts w:ascii="Arial" w:hAnsi="Arial" w:cs="Arial"/>
            <w:color w:val="000000"/>
            <w:sz w:val="20"/>
            <w:szCs w:val="20"/>
            <w:highlight w:val="yellow"/>
            <w:lang w:val="en-US"/>
          </w:rPr>
          <w:t xml:space="preserve">GLMM </w:t>
        </w:r>
      </w:ins>
      <w:ins w:id="129" w:author="Walter Farina" w:date="2025-12-02T13:18:00Z" w16du:dateUtc="2025-12-02T16:18:00Z">
        <w:r w:rsidR="0024311B" w:rsidRPr="00715381">
          <w:rPr>
            <w:rFonts w:ascii="Arial" w:hAnsi="Arial" w:cs="Arial"/>
            <w:color w:val="000000"/>
            <w:sz w:val="20"/>
            <w:szCs w:val="20"/>
            <w:highlight w:val="yellow"/>
            <w:lang w:val="en-US"/>
          </w:rPr>
          <w:t>with two or more ingesting bouts: Generalize ~ 1, binomial, bin)</w:t>
        </w:r>
      </w:ins>
      <w:ins w:id="130" w:author="Walter Farina" w:date="2025-12-02T13:20:00Z" w16du:dateUtc="2025-12-02T16:20:00Z">
        <w:r w:rsidR="0024311B">
          <w:rPr>
            <w:rFonts w:ascii="Arial" w:hAnsi="Arial" w:cs="Arial"/>
            <w:color w:val="000000"/>
            <w:sz w:val="20"/>
            <w:szCs w:val="20"/>
            <w:highlight w:val="yellow"/>
            <w:lang w:val="en-US"/>
          </w:rPr>
          <w:t>;</w:t>
        </w:r>
      </w:ins>
      <w:ins w:id="131" w:author="Walter Farina" w:date="2025-12-02T13:18:00Z" w16du:dateUtc="2025-12-02T16:18:00Z">
        <w:r w:rsidR="0024311B" w:rsidRPr="00715381">
          <w:rPr>
            <w:rFonts w:ascii="Arial" w:hAnsi="Arial" w:cs="Arial"/>
            <w:color w:val="000000"/>
            <w:sz w:val="20"/>
            <w:szCs w:val="20"/>
            <w:highlight w:val="yellow"/>
            <w:lang w:val="en-US"/>
          </w:rPr>
          <w:t xml:space="preserve"> </w:t>
        </w:r>
        <w:proofErr w:type="spellStart"/>
        <w:r w:rsidR="0024311B" w:rsidRPr="00715381">
          <w:rPr>
            <w:rFonts w:ascii="Arial" w:hAnsi="Arial" w:cs="Arial"/>
            <w:color w:val="000000"/>
            <w:sz w:val="20"/>
            <w:szCs w:val="20"/>
            <w:highlight w:val="yellow"/>
            <w:lang w:val="en-US"/>
          </w:rPr>
          <w:t>emmeans</w:t>
        </w:r>
      </w:ins>
      <w:proofErr w:type="spellEnd"/>
      <w:ins w:id="132" w:author="Walter Farina" w:date="2025-12-02T14:33:00Z" w16du:dateUtc="2025-12-02T17:33:00Z">
        <w:r w:rsidR="00022EF4">
          <w:rPr>
            <w:rFonts w:ascii="Arial" w:hAnsi="Arial" w:cs="Arial"/>
            <w:color w:val="000000"/>
            <w:sz w:val="20"/>
            <w:szCs w:val="20"/>
            <w:highlight w:val="yellow"/>
            <w:lang w:val="en-US"/>
          </w:rPr>
          <w:t xml:space="preserve">: </w:t>
        </w:r>
      </w:ins>
      <w:ins w:id="133" w:author="Walter Farina" w:date="2025-12-02T14:32:00Z" w16du:dateUtc="2025-12-02T17:32:00Z">
        <w:r w:rsidR="00022EF4">
          <w:rPr>
            <w:rFonts w:ascii="Arial" w:hAnsi="Arial" w:cs="Arial"/>
            <w:color w:val="000000"/>
            <w:sz w:val="20"/>
            <w:szCs w:val="20"/>
            <w:highlight w:val="yellow"/>
            <w:lang w:val="en-US"/>
          </w:rPr>
          <w:t xml:space="preserve">global </w:t>
        </w:r>
      </w:ins>
      <w:ins w:id="134" w:author="Walter Farina" w:date="2025-12-02T13:18:00Z" w16du:dateUtc="2025-12-02T16:18:00Z">
        <w:r w:rsidR="0024311B" w:rsidRPr="00715381">
          <w:rPr>
            <w:rFonts w:ascii="Arial" w:hAnsi="Arial" w:cs="Arial"/>
            <w:color w:val="000000"/>
            <w:sz w:val="20"/>
            <w:szCs w:val="20"/>
            <w:highlight w:val="yellow"/>
            <w:lang w:val="en-US"/>
          </w:rPr>
          <w:t>model, ~ 1, type = "response"</w:t>
        </w:r>
      </w:ins>
      <w:ins w:id="135" w:author="Walter Farina" w:date="2025-12-02T14:33:00Z" w16du:dateUtc="2025-12-02T17:33:00Z">
        <w:r w:rsidR="00022EF4">
          <w:rPr>
            <w:rFonts w:ascii="Arial" w:hAnsi="Arial" w:cs="Arial"/>
            <w:color w:val="000000"/>
            <w:sz w:val="20"/>
            <w:szCs w:val="20"/>
            <w:lang w:val="en-US"/>
          </w:rPr>
          <w:t>; c</w:t>
        </w:r>
      </w:ins>
      <w:ins w:id="136" w:author="Walter Farina" w:date="2025-12-02T13:18:00Z" w16du:dateUtc="2025-12-02T16:18:00Z">
        <w:r w:rsidR="0024311B" w:rsidRPr="00715381">
          <w:rPr>
            <w:rFonts w:ascii="Arial" w:eastAsia="Arial" w:hAnsi="Arial" w:cs="Arial"/>
            <w:color w:val="auto"/>
            <w:sz w:val="20"/>
            <w:szCs w:val="20"/>
            <w:highlight w:val="yellow"/>
            <w:lang w:val="en-US"/>
          </w:rPr>
          <w:t xml:space="preserve">onfidence level: 0.95 </w:t>
        </w:r>
        <w:r w:rsidR="0024311B">
          <w:rPr>
            <w:rFonts w:ascii="Arial" w:eastAsia="Arial" w:hAnsi="Arial" w:cs="Arial"/>
            <w:sz w:val="20"/>
            <w:szCs w:val="20"/>
            <w:highlight w:val="yellow"/>
            <w:lang w:val="en-US"/>
          </w:rPr>
          <w:t>i</w:t>
        </w:r>
        <w:r w:rsidR="0024311B" w:rsidRPr="00715381">
          <w:rPr>
            <w:rFonts w:ascii="Arial" w:eastAsia="Arial" w:hAnsi="Arial" w:cs="Arial"/>
            <w:color w:val="auto"/>
            <w:sz w:val="20"/>
            <w:szCs w:val="20"/>
            <w:highlight w:val="yellow"/>
            <w:lang w:val="en-US"/>
          </w:rPr>
          <w:t>ntervals are back-transformed from the logit scale</w:t>
        </w:r>
      </w:ins>
      <w:ins w:id="137" w:author="Walter Farina" w:date="2025-12-02T13:19:00Z" w16du:dateUtc="2025-12-02T16:19:00Z">
        <w:r w:rsidR="0024311B">
          <w:rPr>
            <w:rFonts w:ascii="Arial" w:eastAsia="Arial" w:hAnsi="Arial" w:cs="Arial"/>
            <w:sz w:val="20"/>
            <w:szCs w:val="20"/>
            <w:lang w:val="en-US"/>
          </w:rPr>
          <w:t xml:space="preserve">. </w:t>
        </w:r>
      </w:ins>
      <w:r w:rsidRPr="0024311B">
        <w:rPr>
          <w:rFonts w:ascii="Arial" w:eastAsia="Arial" w:hAnsi="Arial" w:cs="Arial"/>
          <w:sz w:val="20"/>
          <w:szCs w:val="20"/>
          <w:lang w:val="en-US"/>
        </w:rPr>
        <w:t xml:space="preserve">Treatments that differ significantly from the control (without NSCs) according to the Wald test are marked with asterisks: (*) </w:t>
      </w:r>
      <w:r w:rsidRPr="0024311B">
        <w:rPr>
          <w:rFonts w:ascii="Arial" w:eastAsia="Arial" w:hAnsi="Arial" w:cs="Arial"/>
          <w:i/>
          <w:iCs/>
          <w:sz w:val="20"/>
          <w:szCs w:val="20"/>
          <w:lang w:val="en-US"/>
        </w:rPr>
        <w:t>p</w:t>
      </w:r>
      <w:r w:rsidRPr="0024311B">
        <w:rPr>
          <w:rFonts w:ascii="Arial" w:eastAsia="Arial" w:hAnsi="Arial" w:cs="Arial"/>
          <w:sz w:val="20"/>
          <w:szCs w:val="20"/>
          <w:lang w:val="en-US"/>
        </w:rPr>
        <w:t xml:space="preserve"> &lt; 0.05, (**) </w:t>
      </w:r>
      <w:r w:rsidRPr="0024311B">
        <w:rPr>
          <w:rFonts w:ascii="Arial" w:eastAsia="Arial" w:hAnsi="Arial" w:cs="Arial"/>
          <w:i/>
          <w:iCs/>
          <w:sz w:val="20"/>
          <w:szCs w:val="20"/>
          <w:lang w:val="en-US"/>
        </w:rPr>
        <w:t>p</w:t>
      </w:r>
      <w:r w:rsidRPr="0024311B">
        <w:rPr>
          <w:rFonts w:ascii="Arial" w:eastAsia="Arial" w:hAnsi="Arial" w:cs="Arial"/>
          <w:sz w:val="20"/>
          <w:szCs w:val="20"/>
          <w:lang w:val="en-US"/>
        </w:rPr>
        <w:t xml:space="preserve"> &lt; 0.01. Bars represent 95% confidence intervals. Sample sizes for each treatment are indicated in bold.</w:t>
      </w:r>
      <w:ins w:id="138" w:author="Walter Farina" w:date="2025-12-02T13:12:00Z" w16du:dateUtc="2025-12-02T16:12:00Z">
        <w:r w:rsidR="0024311B" w:rsidRPr="0024311B">
          <w:rPr>
            <w:rFonts w:ascii="Arial" w:eastAsia="Arial" w:hAnsi="Arial" w:cs="Arial"/>
            <w:sz w:val="20"/>
            <w:szCs w:val="20"/>
            <w:lang w:val="en-US"/>
          </w:rPr>
          <w:t xml:space="preserve"> </w:t>
        </w:r>
      </w:ins>
      <w:commentRangeEnd w:id="123"/>
      <w:ins w:id="139" w:author="Walter Farina" w:date="2025-12-02T13:21:00Z" w16du:dateUtc="2025-12-02T16:21:00Z">
        <w:r w:rsidR="0024311B">
          <w:rPr>
            <w:rStyle w:val="Refdecomentario"/>
            <w:color w:val="auto"/>
          </w:rPr>
          <w:commentReference w:id="123"/>
        </w:r>
      </w:ins>
    </w:p>
    <w:p w14:paraId="00000048" w14:textId="77777777" w:rsidR="002C7E0F" w:rsidRPr="0024311B" w:rsidRDefault="002C7E0F">
      <w:pPr>
        <w:jc w:val="both"/>
        <w:rPr>
          <w:rFonts w:ascii="Arial" w:eastAsia="Arial" w:hAnsi="Arial" w:cs="Arial"/>
          <w:color w:val="000000"/>
          <w:sz w:val="20"/>
          <w:szCs w:val="20"/>
          <w:lang w:val="en-US"/>
        </w:rPr>
      </w:pPr>
    </w:p>
    <w:p w14:paraId="00000049" w14:textId="77777777" w:rsidR="002C7E0F" w:rsidRPr="00696C8B" w:rsidRDefault="00000000">
      <w:pPr>
        <w:spacing w:before="280" w:after="280" w:line="360" w:lineRule="auto"/>
        <w:jc w:val="both"/>
        <w:rPr>
          <w:rFonts w:ascii="Arial" w:eastAsia="Arial" w:hAnsi="Arial" w:cs="Arial"/>
          <w:color w:val="000000"/>
          <w:lang w:val="en-US"/>
        </w:rPr>
      </w:pPr>
      <w:r w:rsidRPr="00696C8B">
        <w:rPr>
          <w:rFonts w:ascii="Arial" w:eastAsia="Arial" w:hAnsi="Arial" w:cs="Arial"/>
          <w:color w:val="000000"/>
          <w:lang w:val="en-US"/>
        </w:rPr>
        <w:t xml:space="preserve">These results are consistent with those reported for </w:t>
      </w:r>
      <w:r w:rsidRPr="00696C8B">
        <w:rPr>
          <w:rFonts w:ascii="Arial" w:eastAsia="Arial" w:hAnsi="Arial" w:cs="Arial"/>
          <w:i/>
          <w:iCs/>
          <w:color w:val="000000"/>
          <w:lang w:val="en-US"/>
        </w:rPr>
        <w:t>Apis mellifera</w:t>
      </w:r>
      <w:r w:rsidRPr="00696C8B">
        <w:rPr>
          <w:rFonts w:ascii="Arial" w:eastAsia="Arial" w:hAnsi="Arial" w:cs="Arial"/>
          <w:color w:val="000000"/>
          <w:lang w:val="en-US"/>
        </w:rPr>
        <w:t xml:space="preserve">, where combined effects were detected when mixtures of both compounds were offered under laboratory conditions (Marchi et al., 2021). It is worth noting that the effects of CAF on long-term memory consolidation in bumblebees have been documented only for visual—rather than olfactory—learning protocols (e.g., </w:t>
      </w:r>
      <w:r w:rsidRPr="00696C8B">
        <w:rPr>
          <w:rFonts w:ascii="Arial" w:eastAsia="Arial" w:hAnsi="Arial" w:cs="Arial"/>
          <w:i/>
          <w:iCs/>
          <w:color w:val="000000"/>
          <w:lang w:val="en-US"/>
        </w:rPr>
        <w:t>Bombus impatiens</w:t>
      </w:r>
      <w:r w:rsidRPr="00696C8B">
        <w:rPr>
          <w:rFonts w:ascii="Arial" w:eastAsia="Arial" w:hAnsi="Arial" w:cs="Arial"/>
          <w:color w:val="000000"/>
          <w:lang w:val="en-US"/>
        </w:rPr>
        <w:t>; Muth et al., 2022). The effect of arginine on short-term memory retention has been previously reported (</w:t>
      </w:r>
      <w:proofErr w:type="spellStart"/>
      <w:r w:rsidRPr="00696C8B">
        <w:rPr>
          <w:rFonts w:ascii="Arial" w:eastAsia="Arial" w:hAnsi="Arial" w:cs="Arial"/>
          <w:color w:val="000000"/>
          <w:lang w:val="en-US"/>
        </w:rPr>
        <w:t>Chalisova</w:t>
      </w:r>
      <w:proofErr w:type="spellEnd"/>
      <w:r w:rsidRPr="00696C8B">
        <w:rPr>
          <w:rFonts w:ascii="Arial" w:eastAsia="Arial" w:hAnsi="Arial" w:cs="Arial"/>
          <w:color w:val="000000"/>
          <w:lang w:val="en-US"/>
        </w:rPr>
        <w:t xml:space="preserve"> et al., 2011; </w:t>
      </w:r>
      <w:proofErr w:type="spellStart"/>
      <w:r w:rsidRPr="00696C8B">
        <w:rPr>
          <w:rFonts w:ascii="Arial" w:eastAsia="Arial" w:hAnsi="Arial" w:cs="Arial"/>
          <w:color w:val="000000"/>
          <w:lang w:val="en-US"/>
        </w:rPr>
        <w:t>Lopatina</w:t>
      </w:r>
      <w:proofErr w:type="spellEnd"/>
      <w:r w:rsidRPr="00696C8B">
        <w:rPr>
          <w:rFonts w:ascii="Arial" w:eastAsia="Arial" w:hAnsi="Arial" w:cs="Arial"/>
          <w:color w:val="000000"/>
          <w:lang w:val="en-US"/>
        </w:rPr>
        <w:t xml:space="preserve"> et al., 2017). However, its influence on long-term memory had not been demonstrated, even in </w:t>
      </w:r>
      <w:r w:rsidRPr="00696C8B">
        <w:rPr>
          <w:rFonts w:ascii="Arial" w:eastAsia="Arial" w:hAnsi="Arial" w:cs="Arial"/>
          <w:i/>
          <w:iCs/>
          <w:color w:val="000000"/>
          <w:lang w:val="en-US"/>
        </w:rPr>
        <w:t>Apis mellifera</w:t>
      </w:r>
      <w:r w:rsidRPr="00696C8B">
        <w:rPr>
          <w:rFonts w:ascii="Arial" w:eastAsia="Arial" w:hAnsi="Arial" w:cs="Arial"/>
          <w:color w:val="000000"/>
          <w:lang w:val="en-US"/>
        </w:rPr>
        <w:t>, using protocols comparable to those employed here (Marchi et al., 2021).</w:t>
      </w:r>
    </w:p>
    <w:p w14:paraId="0000004A" w14:textId="77777777" w:rsidR="002C7E0F" w:rsidRPr="00696C8B" w:rsidRDefault="00000000">
      <w:pPr>
        <w:spacing w:before="280" w:after="280" w:line="360" w:lineRule="auto"/>
        <w:jc w:val="both"/>
        <w:rPr>
          <w:rFonts w:ascii="Arial" w:eastAsia="Arial" w:hAnsi="Arial" w:cs="Arial"/>
          <w:color w:val="000000"/>
          <w:lang w:val="en-US"/>
        </w:rPr>
      </w:pPr>
      <w:r w:rsidRPr="00696C8B">
        <w:rPr>
          <w:rFonts w:ascii="Arial" w:eastAsia="Arial" w:hAnsi="Arial" w:cs="Arial"/>
          <w:color w:val="000000"/>
          <w:lang w:val="en-US"/>
        </w:rPr>
        <w:lastRenderedPageBreak/>
        <w:t>This study provides the first evidence supporting a potential role of arginine in both the acquisition and the formation of stable, persistent memories. Overall, the incremental effects observed for the uncombined NSCs (CAF2 and ARG2) suggest that the persistence of associative memory in this native bumblebee can be enhanced through two complementary mechanisms: (</w:t>
      </w:r>
      <w:proofErr w:type="spellStart"/>
      <w:r w:rsidRPr="00696C8B">
        <w:rPr>
          <w:rFonts w:ascii="Arial" w:eastAsia="Arial" w:hAnsi="Arial" w:cs="Arial"/>
          <w:color w:val="000000"/>
          <w:lang w:val="en-US"/>
        </w:rPr>
        <w:t>i</w:t>
      </w:r>
      <w:proofErr w:type="spellEnd"/>
      <w:r w:rsidRPr="00696C8B">
        <w:rPr>
          <w:rFonts w:ascii="Arial" w:eastAsia="Arial" w:hAnsi="Arial" w:cs="Arial"/>
          <w:color w:val="000000"/>
          <w:lang w:val="en-US"/>
        </w:rPr>
        <w:t>) increased excitability of Kenyon cells in the mushroom bodies, where caffeine has been shown to act (Wright et al., 2013; Menzel, 2012), and (ii) increased availability of the substrate (arginine) required for nitric oxide (NO) synthesis, a pathway involved in biochemical cascades that promote neuronal protein synthesis (Müller, 1996, 1997). This evidence highlights the need for future studies aimed at dissecting the underlying processes and mechanisms involved in both pathways, in this and other pollinating insect species.</w:t>
      </w:r>
    </w:p>
    <w:p w14:paraId="0000004B" w14:textId="77777777" w:rsidR="002C7E0F" w:rsidRPr="00696C8B" w:rsidRDefault="00000000">
      <w:pPr>
        <w:spacing w:before="280" w:after="280" w:line="360" w:lineRule="auto"/>
        <w:jc w:val="both"/>
        <w:rPr>
          <w:rFonts w:ascii="Arial" w:eastAsia="Arial" w:hAnsi="Arial" w:cs="Arial"/>
          <w:b/>
          <w:bCs/>
          <w:i/>
          <w:iCs/>
          <w:lang w:val="en-US"/>
        </w:rPr>
      </w:pPr>
      <w:r w:rsidRPr="00696C8B">
        <w:rPr>
          <w:rFonts w:ascii="Arial" w:eastAsia="Arial" w:hAnsi="Arial" w:cs="Arial"/>
          <w:b/>
          <w:bCs/>
          <w:i/>
          <w:iCs/>
          <w:lang w:val="en-US"/>
        </w:rPr>
        <w:t>Survival</w:t>
      </w:r>
    </w:p>
    <w:p w14:paraId="0000004C" w14:textId="7A8C4E1A" w:rsidR="002C7E0F" w:rsidRPr="00696C8B" w:rsidRDefault="00000000">
      <w:pPr>
        <w:spacing w:before="280" w:after="280" w:line="360" w:lineRule="auto"/>
        <w:jc w:val="both"/>
        <w:rPr>
          <w:rFonts w:ascii="Arial" w:eastAsia="Arial" w:hAnsi="Arial" w:cs="Arial"/>
          <w:lang w:val="en-US"/>
        </w:rPr>
      </w:pPr>
      <w:r w:rsidRPr="00696C8B">
        <w:rPr>
          <w:rFonts w:ascii="Arial" w:eastAsia="Arial" w:hAnsi="Arial" w:cs="Arial"/>
          <w:lang w:val="en-US"/>
        </w:rPr>
        <w:t>Overall survival was 86.5% (</w:t>
      </w:r>
      <w:commentRangeStart w:id="140"/>
      <w:r w:rsidRPr="00696C8B">
        <w:rPr>
          <w:rFonts w:ascii="Arial" w:eastAsia="Arial" w:hAnsi="Arial" w:cs="Arial"/>
          <w:lang w:val="en-US"/>
        </w:rPr>
        <w:t>Table S</w:t>
      </w:r>
      <w:ins w:id="141" w:author="julieta pellettieri" w:date="2025-12-18T11:10:00Z" w16du:dateUtc="2025-12-18T14:10:00Z">
        <w:r w:rsidR="000F5D01">
          <w:rPr>
            <w:rFonts w:ascii="Arial" w:eastAsia="Arial" w:hAnsi="Arial" w:cs="Arial"/>
            <w:highlight w:val="yellow"/>
            <w:lang w:val="en-US"/>
          </w:rPr>
          <w:t>6</w:t>
        </w:r>
      </w:ins>
      <w:del w:id="142" w:author="julieta pellettieri" w:date="2025-12-18T11:10:00Z" w16du:dateUtc="2025-12-18T14:10:00Z">
        <w:r w:rsidRPr="00696C8B" w:rsidDel="000F5D01">
          <w:rPr>
            <w:rFonts w:ascii="Arial" w:eastAsia="Arial" w:hAnsi="Arial" w:cs="Arial"/>
            <w:highlight w:val="yellow"/>
            <w:lang w:val="en-US"/>
          </w:rPr>
          <w:delText>XX</w:delText>
        </w:r>
      </w:del>
      <w:r w:rsidRPr="00696C8B">
        <w:rPr>
          <w:rFonts w:ascii="Arial" w:eastAsia="Arial" w:hAnsi="Arial" w:cs="Arial"/>
          <w:lang w:val="en-US"/>
        </w:rPr>
        <w:t>, Supplementary</w:t>
      </w:r>
      <w:commentRangeEnd w:id="140"/>
      <w:r w:rsidR="00046A93">
        <w:rPr>
          <w:rStyle w:val="Refdecomentario"/>
        </w:rPr>
        <w:commentReference w:id="140"/>
      </w:r>
      <w:r w:rsidRPr="00696C8B">
        <w:rPr>
          <w:rFonts w:ascii="Arial" w:eastAsia="Arial" w:hAnsi="Arial" w:cs="Arial"/>
          <w:lang w:val="en-US"/>
        </w:rPr>
        <w:t xml:space="preserve">). Each treatment group experienced fewer than four deaths, and some groups had no mortality at all, resulting in complete separation and preventing the implementation of a GLMM. All treatments showed a trend toward reduced mortality. However, the low number of deaths, combined with the large number of contrasts, limits the statistical power of the proposed model. Despite this, the caffeine and low-dose arginine treatments showed significant differences compared with the control. The same treatments at high doses, as well as the low-dose combination of both compounds, exhibited marginal </w:t>
      </w:r>
      <w:r w:rsidRPr="00696C8B">
        <w:rPr>
          <w:rFonts w:ascii="Arial" w:eastAsia="Arial" w:hAnsi="Arial" w:cs="Arial"/>
          <w:i/>
          <w:iCs/>
          <w:lang w:val="en-US"/>
        </w:rPr>
        <w:t>p</w:t>
      </w:r>
      <w:r w:rsidRPr="00696C8B">
        <w:rPr>
          <w:rFonts w:ascii="Arial" w:eastAsia="Arial" w:hAnsi="Arial" w:cs="Arial"/>
          <w:lang w:val="en-US"/>
        </w:rPr>
        <w:t xml:space="preserve">-values. The high </w:t>
      </w:r>
      <w:r w:rsidRPr="00696C8B">
        <w:rPr>
          <w:rFonts w:ascii="Arial" w:eastAsia="Arial" w:hAnsi="Arial" w:cs="Arial"/>
          <w:i/>
          <w:iCs/>
          <w:lang w:val="en-US"/>
        </w:rPr>
        <w:t>p</w:t>
      </w:r>
      <w:r w:rsidRPr="00696C8B">
        <w:rPr>
          <w:rFonts w:ascii="Arial" w:eastAsia="Arial" w:hAnsi="Arial" w:cs="Arial"/>
          <w:lang w:val="en-US"/>
        </w:rPr>
        <w:t>-value observed for the high-dose combination may be associated with the proximity to the maximum dose that can be administered before adverse effects of caffeine emerge (Wright et al., 2013).</w:t>
      </w:r>
    </w:p>
    <w:p w14:paraId="0000004D" w14:textId="77777777" w:rsidR="002C7E0F" w:rsidRPr="00696C8B" w:rsidRDefault="00000000">
      <w:pPr>
        <w:spacing w:before="280" w:after="280" w:line="360" w:lineRule="auto"/>
        <w:jc w:val="both"/>
        <w:rPr>
          <w:rFonts w:ascii="Arial" w:eastAsia="Arial" w:hAnsi="Arial" w:cs="Arial"/>
          <w:lang w:val="en-US"/>
        </w:rPr>
      </w:pPr>
      <w:r w:rsidRPr="00696C8B">
        <w:rPr>
          <w:lang w:val="en-US"/>
        </w:rPr>
        <w:br w:type="page"/>
      </w:r>
    </w:p>
    <w:p w14:paraId="0000004E" w14:textId="77777777" w:rsidR="002C7E0F" w:rsidRPr="008703A0" w:rsidRDefault="00000000">
      <w:pPr>
        <w:jc w:val="both"/>
        <w:rPr>
          <w:ins w:id="143" w:author="Walter Farina" w:date="2025-12-02T14:42:00Z" w16du:dateUtc="2025-12-02T17:42:00Z"/>
          <w:rFonts w:ascii="Arial" w:eastAsia="Arial" w:hAnsi="Arial" w:cs="Arial"/>
          <w:color w:val="141413"/>
          <w:sz w:val="20"/>
          <w:szCs w:val="20"/>
          <w:lang w:val="en-US"/>
          <w:rPrChange w:id="144" w:author="Walter Farina" w:date="2025-12-02T15:24:00Z" w16du:dateUtc="2025-12-02T18:24:00Z">
            <w:rPr>
              <w:ins w:id="145" w:author="Walter Farina" w:date="2025-12-02T14:42:00Z" w16du:dateUtc="2025-12-02T17:42:00Z"/>
              <w:rFonts w:ascii="Arial" w:eastAsia="Arial" w:hAnsi="Arial" w:cs="Arial"/>
              <w:color w:val="141413"/>
              <w:lang w:val="en-US"/>
            </w:rPr>
          </w:rPrChange>
        </w:rPr>
      </w:pPr>
      <w:r w:rsidRPr="008703A0">
        <w:rPr>
          <w:rFonts w:ascii="Arial" w:eastAsia="Arial" w:hAnsi="Arial" w:cs="Arial"/>
          <w:b/>
          <w:bCs/>
          <w:color w:val="141413"/>
          <w:sz w:val="20"/>
          <w:szCs w:val="20"/>
          <w:lang w:val="en-US"/>
          <w:rPrChange w:id="146" w:author="Walter Farina" w:date="2025-12-02T15:24:00Z" w16du:dateUtc="2025-12-02T18:24:00Z">
            <w:rPr>
              <w:rFonts w:ascii="Arial" w:eastAsia="Arial" w:hAnsi="Arial" w:cs="Arial"/>
              <w:b/>
              <w:bCs/>
              <w:color w:val="141413"/>
              <w:lang w:val="en-US"/>
            </w:rPr>
          </w:rPrChange>
        </w:rPr>
        <w:lastRenderedPageBreak/>
        <w:t>Table 2.</w:t>
      </w:r>
      <w:r w:rsidRPr="008703A0">
        <w:rPr>
          <w:rFonts w:ascii="Arial" w:eastAsia="Arial" w:hAnsi="Arial" w:cs="Arial"/>
          <w:color w:val="141413"/>
          <w:sz w:val="20"/>
          <w:szCs w:val="20"/>
          <w:lang w:val="en-US"/>
          <w:rPrChange w:id="147" w:author="Walter Farina" w:date="2025-12-02T15:24:00Z" w16du:dateUtc="2025-12-02T18:24:00Z">
            <w:rPr>
              <w:rFonts w:ascii="Arial" w:eastAsia="Arial" w:hAnsi="Arial" w:cs="Arial"/>
              <w:color w:val="141413"/>
              <w:lang w:val="en-US"/>
            </w:rPr>
          </w:rPrChange>
        </w:rPr>
        <w:t xml:space="preserve"> Effect of caffeine (CAF, 2CAF), L-arginine (ARG, 2ARG) and their combination (CAF+ARG, 2CAF+ARG) on the survival of bumblebees in the context of a modified olfactory conditioning protocol. Survival was assessed 24 h after administration of the non sugar nectar compounds. </w:t>
      </w:r>
    </w:p>
    <w:p w14:paraId="323BF04D" w14:textId="5F76E94B" w:rsidR="00046A93" w:rsidRPr="00046A93" w:rsidDel="00046A93" w:rsidRDefault="00046A93">
      <w:pPr>
        <w:jc w:val="both"/>
        <w:rPr>
          <w:del w:id="148" w:author="Walter Farina" w:date="2025-12-02T14:42:00Z" w16du:dateUtc="2025-12-02T17:42:00Z"/>
          <w:rFonts w:ascii="Arial" w:eastAsia="Arial" w:hAnsi="Arial" w:cs="Arial"/>
          <w:color w:val="141413"/>
          <w:lang w:val="en-US"/>
        </w:rPr>
      </w:pPr>
    </w:p>
    <w:p w14:paraId="0000004F" w14:textId="4186F12A" w:rsidR="002C7E0F" w:rsidRPr="00696C8B" w:rsidDel="008703A0" w:rsidRDefault="002C7E0F">
      <w:pPr>
        <w:jc w:val="both"/>
        <w:rPr>
          <w:del w:id="149" w:author="Walter Farina" w:date="2025-12-02T15:24:00Z" w16du:dateUtc="2025-12-02T18:24:00Z"/>
          <w:rFonts w:ascii="Arial" w:eastAsia="Arial" w:hAnsi="Arial" w:cs="Arial"/>
          <w:b/>
          <w:bCs/>
          <w:i/>
          <w:iCs/>
          <w:lang w:val="en-US"/>
        </w:rPr>
      </w:pPr>
    </w:p>
    <w:p w14:paraId="00000050" w14:textId="77777777" w:rsidR="002C7E0F" w:rsidRPr="00696C8B" w:rsidRDefault="002C7E0F">
      <w:pPr>
        <w:jc w:val="both"/>
        <w:rPr>
          <w:rFonts w:ascii="Arial" w:eastAsia="Arial" w:hAnsi="Arial" w:cs="Arial"/>
          <w:b/>
          <w:bCs/>
          <w:i/>
          <w:iCs/>
          <w:lang w:val="en-US"/>
        </w:rPr>
      </w:pPr>
    </w:p>
    <w:tbl>
      <w:tblPr>
        <w:tblStyle w:val="a5"/>
        <w:tblpPr w:leftFromText="180" w:rightFromText="180" w:topFromText="180" w:bottomFromText="180" w:vertAnchor="text" w:tblpX="9"/>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7"/>
        <w:gridCol w:w="1767"/>
        <w:gridCol w:w="1767"/>
        <w:gridCol w:w="1767"/>
        <w:gridCol w:w="1767"/>
      </w:tblGrid>
      <w:tr w:rsidR="002C7E0F" w14:paraId="20FEF690" w14:textId="77777777">
        <w:trPr>
          <w:trHeight w:val="626"/>
          <w:tblHeader/>
        </w:trPr>
        <w:tc>
          <w:tcPr>
            <w:tcW w:w="1767" w:type="dxa"/>
            <w:tcBorders>
              <w:top w:val="single" w:sz="8" w:space="0" w:color="FFFFFF"/>
              <w:left w:val="single" w:sz="8" w:space="0" w:color="FFFFFF"/>
              <w:bottom w:val="single" w:sz="12" w:space="0" w:color="000000"/>
              <w:right w:val="single" w:sz="8" w:space="0" w:color="FFFFFF"/>
            </w:tcBorders>
          </w:tcPr>
          <w:p w14:paraId="00000051" w14:textId="77777777" w:rsidR="002C7E0F" w:rsidRDefault="00000000">
            <w:pPr>
              <w:jc w:val="center"/>
              <w:rPr>
                <w:rFonts w:ascii="Arial" w:eastAsia="Arial" w:hAnsi="Arial" w:cs="Arial"/>
                <w:b/>
                <w:bCs/>
                <w:sz w:val="22"/>
                <w:szCs w:val="22"/>
              </w:rPr>
            </w:pPr>
            <w:sdt>
              <w:sdtPr>
                <w:tag w:val="goog_rdk_10"/>
                <w:id w:val="-272524403"/>
              </w:sdtPr>
              <w:sdtContent/>
            </w:sdt>
            <w:proofErr w:type="spellStart"/>
            <w:r>
              <w:rPr>
                <w:rFonts w:ascii="Arial" w:eastAsia="Arial" w:hAnsi="Arial" w:cs="Arial"/>
                <w:b/>
                <w:bCs/>
                <w:sz w:val="22"/>
                <w:szCs w:val="22"/>
              </w:rPr>
              <w:t>Treatment</w:t>
            </w:r>
            <w:proofErr w:type="spellEnd"/>
            <w:r>
              <w:rPr>
                <w:rFonts w:ascii="Arial" w:eastAsia="Arial" w:hAnsi="Arial" w:cs="Arial"/>
                <w:b/>
                <w:bCs/>
                <w:sz w:val="22"/>
                <w:szCs w:val="22"/>
              </w:rPr>
              <w:t xml:space="preserve"> </w:t>
            </w:r>
          </w:p>
        </w:tc>
        <w:tc>
          <w:tcPr>
            <w:tcW w:w="1767" w:type="dxa"/>
            <w:tcBorders>
              <w:top w:val="single" w:sz="8" w:space="0" w:color="FFFFFF"/>
              <w:left w:val="single" w:sz="8" w:space="0" w:color="FFFFFF"/>
              <w:bottom w:val="single" w:sz="12" w:space="0" w:color="000000"/>
              <w:right w:val="single" w:sz="8" w:space="0" w:color="FFFFFF"/>
            </w:tcBorders>
          </w:tcPr>
          <w:p w14:paraId="00000052" w14:textId="77777777" w:rsidR="002C7E0F" w:rsidRDefault="00000000">
            <w:pPr>
              <w:jc w:val="center"/>
              <w:rPr>
                <w:rFonts w:ascii="Arial" w:eastAsia="Arial" w:hAnsi="Arial" w:cs="Arial"/>
                <w:b/>
                <w:bCs/>
                <w:sz w:val="22"/>
                <w:szCs w:val="22"/>
              </w:rPr>
            </w:pPr>
            <w:r>
              <w:rPr>
                <w:rFonts w:ascii="Arial" w:eastAsia="Arial" w:hAnsi="Arial" w:cs="Arial"/>
                <w:b/>
                <w:bCs/>
                <w:sz w:val="22"/>
                <w:szCs w:val="22"/>
              </w:rPr>
              <w:t>n</w:t>
            </w:r>
          </w:p>
        </w:tc>
        <w:tc>
          <w:tcPr>
            <w:tcW w:w="1767" w:type="dxa"/>
            <w:tcBorders>
              <w:top w:val="single" w:sz="8" w:space="0" w:color="FFFFFF"/>
              <w:left w:val="single" w:sz="8" w:space="0" w:color="FFFFFF"/>
              <w:bottom w:val="single" w:sz="12" w:space="0" w:color="000000"/>
              <w:right w:val="single" w:sz="8" w:space="0" w:color="FFFFFF"/>
            </w:tcBorders>
          </w:tcPr>
          <w:p w14:paraId="00000053" w14:textId="77777777" w:rsidR="002C7E0F" w:rsidRDefault="00000000">
            <w:pPr>
              <w:jc w:val="center"/>
              <w:rPr>
                <w:rFonts w:ascii="Arial" w:eastAsia="Arial" w:hAnsi="Arial" w:cs="Arial"/>
                <w:b/>
                <w:bCs/>
                <w:sz w:val="22"/>
                <w:szCs w:val="22"/>
              </w:rPr>
            </w:pPr>
            <w:proofErr w:type="spellStart"/>
            <w:r>
              <w:rPr>
                <w:rFonts w:ascii="Arial" w:eastAsia="Arial" w:hAnsi="Arial" w:cs="Arial"/>
                <w:b/>
                <w:bCs/>
                <w:sz w:val="22"/>
                <w:szCs w:val="22"/>
              </w:rPr>
              <w:t>Mortality</w:t>
            </w:r>
            <w:proofErr w:type="spellEnd"/>
            <w:r>
              <w:rPr>
                <w:rFonts w:ascii="Arial" w:eastAsia="Arial" w:hAnsi="Arial" w:cs="Arial"/>
                <w:b/>
                <w:bCs/>
                <w:sz w:val="22"/>
                <w:szCs w:val="22"/>
              </w:rPr>
              <w:t xml:space="preserve"> (IC95%)</w:t>
            </w:r>
          </w:p>
        </w:tc>
        <w:tc>
          <w:tcPr>
            <w:tcW w:w="1767" w:type="dxa"/>
            <w:tcBorders>
              <w:top w:val="single" w:sz="8" w:space="0" w:color="FFFFFF"/>
              <w:left w:val="single" w:sz="8" w:space="0" w:color="FFFFFF"/>
              <w:bottom w:val="single" w:sz="12" w:space="0" w:color="000000"/>
              <w:right w:val="single" w:sz="8" w:space="0" w:color="FFFFFF"/>
            </w:tcBorders>
          </w:tcPr>
          <w:p w14:paraId="00000054" w14:textId="77777777" w:rsidR="002C7E0F" w:rsidRDefault="00000000">
            <w:pPr>
              <w:jc w:val="center"/>
              <w:rPr>
                <w:rFonts w:ascii="Arial" w:eastAsia="Arial" w:hAnsi="Arial" w:cs="Arial"/>
                <w:b/>
                <w:bCs/>
                <w:sz w:val="22"/>
                <w:szCs w:val="22"/>
              </w:rPr>
            </w:pPr>
            <w:proofErr w:type="spellStart"/>
            <w:r>
              <w:rPr>
                <w:rFonts w:ascii="Arial" w:eastAsia="Arial" w:hAnsi="Arial" w:cs="Arial"/>
                <w:b/>
                <w:bCs/>
                <w:sz w:val="22"/>
                <w:szCs w:val="22"/>
              </w:rPr>
              <w:t>Odds</w:t>
            </w:r>
            <w:proofErr w:type="spellEnd"/>
            <w:r>
              <w:rPr>
                <w:rFonts w:ascii="Arial" w:eastAsia="Arial" w:hAnsi="Arial" w:cs="Arial"/>
                <w:b/>
                <w:bCs/>
                <w:sz w:val="22"/>
                <w:szCs w:val="22"/>
              </w:rPr>
              <w:t xml:space="preserve"> ratio vs Control</w:t>
            </w:r>
          </w:p>
        </w:tc>
        <w:tc>
          <w:tcPr>
            <w:tcW w:w="1767" w:type="dxa"/>
            <w:tcBorders>
              <w:top w:val="single" w:sz="8" w:space="0" w:color="FFFFFF"/>
              <w:left w:val="single" w:sz="8" w:space="0" w:color="FFFFFF"/>
              <w:bottom w:val="single" w:sz="12" w:space="0" w:color="000000"/>
              <w:right w:val="single" w:sz="8" w:space="0" w:color="FFFFFF"/>
            </w:tcBorders>
          </w:tcPr>
          <w:p w14:paraId="00000055" w14:textId="77777777" w:rsidR="002C7E0F" w:rsidRDefault="00000000">
            <w:pPr>
              <w:jc w:val="center"/>
              <w:rPr>
                <w:rFonts w:ascii="Arial" w:eastAsia="Arial" w:hAnsi="Arial" w:cs="Arial"/>
                <w:b/>
                <w:bCs/>
                <w:sz w:val="22"/>
                <w:szCs w:val="22"/>
              </w:rPr>
            </w:pPr>
            <w:r>
              <w:rPr>
                <w:rFonts w:ascii="Arial" w:eastAsia="Arial" w:hAnsi="Arial" w:cs="Arial"/>
                <w:b/>
                <w:bCs/>
                <w:i/>
                <w:iCs/>
                <w:sz w:val="22"/>
                <w:szCs w:val="22"/>
              </w:rPr>
              <w:t>p</w:t>
            </w:r>
            <w:r>
              <w:rPr>
                <w:rFonts w:ascii="Arial" w:eastAsia="Arial" w:hAnsi="Arial" w:cs="Arial"/>
                <w:b/>
                <w:bCs/>
                <w:sz w:val="22"/>
                <w:szCs w:val="22"/>
              </w:rPr>
              <w:t>-</w:t>
            </w:r>
            <w:proofErr w:type="spellStart"/>
            <w:r>
              <w:rPr>
                <w:rFonts w:ascii="Arial" w:eastAsia="Arial" w:hAnsi="Arial" w:cs="Arial"/>
                <w:b/>
                <w:bCs/>
                <w:sz w:val="22"/>
                <w:szCs w:val="22"/>
              </w:rPr>
              <w:t>value</w:t>
            </w:r>
            <w:proofErr w:type="spellEnd"/>
          </w:p>
        </w:tc>
      </w:tr>
      <w:tr w:rsidR="002C7E0F" w14:paraId="7045C40F" w14:textId="77777777">
        <w:trPr>
          <w:trHeight w:val="500"/>
          <w:tblHeader/>
        </w:trPr>
        <w:tc>
          <w:tcPr>
            <w:tcW w:w="1767" w:type="dxa"/>
            <w:tcBorders>
              <w:top w:val="single" w:sz="12" w:space="0" w:color="000000"/>
              <w:left w:val="single" w:sz="8" w:space="0" w:color="FFFFFF"/>
              <w:bottom w:val="single" w:sz="8" w:space="0" w:color="FFFFFF"/>
              <w:right w:val="nil"/>
            </w:tcBorders>
          </w:tcPr>
          <w:p w14:paraId="00000056" w14:textId="77777777" w:rsidR="002C7E0F" w:rsidRDefault="002C7E0F">
            <w:pPr>
              <w:jc w:val="center"/>
              <w:rPr>
                <w:rFonts w:ascii="Arial" w:eastAsia="Arial" w:hAnsi="Arial" w:cs="Arial"/>
                <w:sz w:val="22"/>
                <w:szCs w:val="22"/>
              </w:rPr>
            </w:pPr>
          </w:p>
          <w:p w14:paraId="00000057" w14:textId="77777777" w:rsidR="002C7E0F" w:rsidRDefault="00000000">
            <w:pPr>
              <w:jc w:val="center"/>
              <w:rPr>
                <w:rFonts w:ascii="Arial" w:eastAsia="Arial" w:hAnsi="Arial" w:cs="Arial"/>
                <w:sz w:val="22"/>
                <w:szCs w:val="22"/>
              </w:rPr>
            </w:pPr>
            <w:r>
              <w:rPr>
                <w:rFonts w:ascii="Arial" w:eastAsia="Arial" w:hAnsi="Arial" w:cs="Arial"/>
                <w:sz w:val="22"/>
                <w:szCs w:val="22"/>
              </w:rPr>
              <w:t>Control</w:t>
            </w:r>
          </w:p>
        </w:tc>
        <w:tc>
          <w:tcPr>
            <w:tcW w:w="1767" w:type="dxa"/>
            <w:tcBorders>
              <w:top w:val="single" w:sz="12" w:space="0" w:color="000000"/>
              <w:left w:val="nil"/>
              <w:bottom w:val="nil"/>
              <w:right w:val="nil"/>
            </w:tcBorders>
            <w:tcMar>
              <w:top w:w="40" w:type="dxa"/>
              <w:left w:w="40" w:type="dxa"/>
              <w:bottom w:w="40" w:type="dxa"/>
              <w:right w:w="40" w:type="dxa"/>
            </w:tcMar>
            <w:vAlign w:val="bottom"/>
          </w:tcPr>
          <w:p w14:paraId="00000058" w14:textId="77777777" w:rsidR="002C7E0F" w:rsidRDefault="00000000">
            <w:pPr>
              <w:jc w:val="center"/>
              <w:rPr>
                <w:rFonts w:ascii="Arial" w:eastAsia="Arial" w:hAnsi="Arial" w:cs="Arial"/>
                <w:sz w:val="22"/>
                <w:szCs w:val="22"/>
              </w:rPr>
            </w:pPr>
            <w:r>
              <w:rPr>
                <w:rFonts w:ascii="Arial" w:eastAsia="Arial" w:hAnsi="Arial" w:cs="Arial"/>
                <w:sz w:val="22"/>
                <w:szCs w:val="22"/>
              </w:rPr>
              <w:t>67</w:t>
            </w:r>
          </w:p>
        </w:tc>
        <w:tc>
          <w:tcPr>
            <w:tcW w:w="1767" w:type="dxa"/>
            <w:tcBorders>
              <w:top w:val="single" w:sz="12" w:space="0" w:color="000000"/>
              <w:left w:val="nil"/>
              <w:bottom w:val="nil"/>
              <w:right w:val="nil"/>
            </w:tcBorders>
            <w:tcMar>
              <w:top w:w="40" w:type="dxa"/>
              <w:left w:w="40" w:type="dxa"/>
              <w:bottom w:w="40" w:type="dxa"/>
              <w:right w:w="40" w:type="dxa"/>
            </w:tcMar>
            <w:vAlign w:val="bottom"/>
          </w:tcPr>
          <w:p w14:paraId="00000059" w14:textId="77777777" w:rsidR="002C7E0F" w:rsidRDefault="00000000">
            <w:pPr>
              <w:jc w:val="center"/>
              <w:rPr>
                <w:rFonts w:ascii="Arial" w:eastAsia="Arial" w:hAnsi="Arial" w:cs="Arial"/>
                <w:sz w:val="22"/>
                <w:szCs w:val="22"/>
              </w:rPr>
            </w:pPr>
            <w:r>
              <w:rPr>
                <w:rFonts w:ascii="Arial" w:eastAsia="Arial" w:hAnsi="Arial" w:cs="Arial"/>
                <w:sz w:val="22"/>
                <w:szCs w:val="22"/>
              </w:rPr>
              <w:t>0.169 (0.097 – 0.278)</w:t>
            </w:r>
          </w:p>
        </w:tc>
        <w:tc>
          <w:tcPr>
            <w:tcW w:w="1767" w:type="dxa"/>
            <w:tcBorders>
              <w:top w:val="single" w:sz="12" w:space="0" w:color="000000"/>
              <w:left w:val="nil"/>
              <w:bottom w:val="nil"/>
              <w:right w:val="nil"/>
            </w:tcBorders>
          </w:tcPr>
          <w:p w14:paraId="0000005A" w14:textId="77777777" w:rsidR="002C7E0F" w:rsidRDefault="002C7E0F">
            <w:pPr>
              <w:jc w:val="center"/>
              <w:rPr>
                <w:rFonts w:ascii="Arial" w:eastAsia="Arial" w:hAnsi="Arial" w:cs="Arial"/>
                <w:i/>
                <w:iCs/>
                <w:sz w:val="22"/>
                <w:szCs w:val="22"/>
              </w:rPr>
            </w:pPr>
          </w:p>
          <w:p w14:paraId="0000005B" w14:textId="77777777" w:rsidR="002C7E0F" w:rsidRDefault="00000000">
            <w:pPr>
              <w:jc w:val="center"/>
              <w:rPr>
                <w:rFonts w:ascii="Arial" w:eastAsia="Arial" w:hAnsi="Arial" w:cs="Arial"/>
                <w:i/>
                <w:iCs/>
                <w:sz w:val="22"/>
                <w:szCs w:val="22"/>
              </w:rPr>
            </w:pPr>
            <w:r>
              <w:rPr>
                <w:rFonts w:ascii="Arial" w:eastAsia="Arial" w:hAnsi="Arial" w:cs="Arial"/>
                <w:i/>
                <w:iCs/>
                <w:sz w:val="22"/>
                <w:szCs w:val="22"/>
              </w:rPr>
              <w:t>–</w:t>
            </w:r>
          </w:p>
        </w:tc>
        <w:tc>
          <w:tcPr>
            <w:tcW w:w="1767" w:type="dxa"/>
            <w:tcBorders>
              <w:top w:val="single" w:sz="12" w:space="0" w:color="000000"/>
              <w:left w:val="nil"/>
              <w:bottom w:val="nil"/>
              <w:right w:val="nil"/>
            </w:tcBorders>
          </w:tcPr>
          <w:p w14:paraId="0000005C" w14:textId="77777777" w:rsidR="002C7E0F" w:rsidRDefault="002C7E0F">
            <w:pPr>
              <w:jc w:val="center"/>
              <w:rPr>
                <w:rFonts w:ascii="Arial" w:eastAsia="Arial" w:hAnsi="Arial" w:cs="Arial"/>
                <w:b/>
                <w:bCs/>
                <w:i/>
                <w:iCs/>
                <w:sz w:val="22"/>
                <w:szCs w:val="22"/>
              </w:rPr>
            </w:pPr>
          </w:p>
          <w:p w14:paraId="0000005D" w14:textId="77777777" w:rsidR="002C7E0F" w:rsidRDefault="00000000">
            <w:pPr>
              <w:jc w:val="center"/>
              <w:rPr>
                <w:rFonts w:ascii="Arial" w:eastAsia="Arial" w:hAnsi="Arial" w:cs="Arial"/>
                <w:b/>
                <w:bCs/>
                <w:i/>
                <w:iCs/>
                <w:sz w:val="22"/>
                <w:szCs w:val="22"/>
              </w:rPr>
            </w:pPr>
            <w:r>
              <w:rPr>
                <w:rFonts w:ascii="Arial" w:eastAsia="Arial" w:hAnsi="Arial" w:cs="Arial"/>
                <w:b/>
                <w:bCs/>
                <w:i/>
                <w:iCs/>
                <w:sz w:val="22"/>
                <w:szCs w:val="22"/>
              </w:rPr>
              <w:t>–</w:t>
            </w:r>
          </w:p>
        </w:tc>
      </w:tr>
      <w:tr w:rsidR="002C7E0F" w14:paraId="3F7F53CF" w14:textId="77777777">
        <w:trPr>
          <w:trHeight w:val="500"/>
          <w:tblHeader/>
        </w:trPr>
        <w:tc>
          <w:tcPr>
            <w:tcW w:w="1767" w:type="dxa"/>
            <w:tcBorders>
              <w:top w:val="single" w:sz="8" w:space="0" w:color="FFFFFF"/>
              <w:left w:val="single" w:sz="8" w:space="0" w:color="FFFFFF"/>
              <w:bottom w:val="single" w:sz="8" w:space="0" w:color="FFFFFF"/>
              <w:right w:val="nil"/>
            </w:tcBorders>
          </w:tcPr>
          <w:p w14:paraId="0000005E" w14:textId="77777777" w:rsidR="002C7E0F" w:rsidRDefault="002C7E0F">
            <w:pPr>
              <w:jc w:val="center"/>
              <w:rPr>
                <w:rFonts w:ascii="Arial" w:eastAsia="Arial" w:hAnsi="Arial" w:cs="Arial"/>
                <w:sz w:val="22"/>
                <w:szCs w:val="22"/>
              </w:rPr>
            </w:pPr>
          </w:p>
          <w:p w14:paraId="0000005F" w14:textId="77777777" w:rsidR="002C7E0F" w:rsidRDefault="00000000">
            <w:pPr>
              <w:jc w:val="center"/>
              <w:rPr>
                <w:rFonts w:ascii="Arial" w:eastAsia="Arial" w:hAnsi="Arial" w:cs="Arial"/>
                <w:sz w:val="22"/>
                <w:szCs w:val="22"/>
              </w:rPr>
            </w:pPr>
            <w:r>
              <w:rPr>
                <w:rFonts w:ascii="Arial" w:eastAsia="Arial" w:hAnsi="Arial" w:cs="Arial"/>
                <w:sz w:val="22"/>
                <w:szCs w:val="22"/>
              </w:rPr>
              <w:t>ARG</w:t>
            </w:r>
          </w:p>
        </w:tc>
        <w:tc>
          <w:tcPr>
            <w:tcW w:w="1767" w:type="dxa"/>
            <w:tcBorders>
              <w:top w:val="nil"/>
              <w:left w:val="nil"/>
              <w:bottom w:val="nil"/>
              <w:right w:val="nil"/>
            </w:tcBorders>
            <w:tcMar>
              <w:top w:w="40" w:type="dxa"/>
              <w:left w:w="40" w:type="dxa"/>
              <w:bottom w:w="40" w:type="dxa"/>
              <w:right w:w="40" w:type="dxa"/>
            </w:tcMar>
            <w:vAlign w:val="bottom"/>
          </w:tcPr>
          <w:p w14:paraId="00000060" w14:textId="77777777" w:rsidR="002C7E0F" w:rsidRDefault="00000000">
            <w:pPr>
              <w:jc w:val="center"/>
              <w:rPr>
                <w:rFonts w:ascii="Arial" w:eastAsia="Arial" w:hAnsi="Arial" w:cs="Arial"/>
                <w:sz w:val="22"/>
                <w:szCs w:val="22"/>
              </w:rPr>
            </w:pPr>
            <w:r>
              <w:rPr>
                <w:rFonts w:ascii="Arial" w:eastAsia="Arial" w:hAnsi="Arial" w:cs="Arial"/>
                <w:sz w:val="22"/>
                <w:szCs w:val="22"/>
              </w:rPr>
              <w:t>56</w:t>
            </w:r>
          </w:p>
        </w:tc>
        <w:tc>
          <w:tcPr>
            <w:tcW w:w="1767" w:type="dxa"/>
            <w:tcBorders>
              <w:top w:val="nil"/>
              <w:left w:val="nil"/>
              <w:bottom w:val="nil"/>
              <w:right w:val="nil"/>
            </w:tcBorders>
            <w:tcMar>
              <w:top w:w="40" w:type="dxa"/>
              <w:left w:w="40" w:type="dxa"/>
              <w:bottom w:w="40" w:type="dxa"/>
              <w:right w:w="40" w:type="dxa"/>
            </w:tcMar>
            <w:vAlign w:val="bottom"/>
          </w:tcPr>
          <w:p w14:paraId="00000061"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0.026 (0.005 – 0.121)</w:t>
            </w:r>
          </w:p>
        </w:tc>
        <w:tc>
          <w:tcPr>
            <w:tcW w:w="1767" w:type="dxa"/>
            <w:tcBorders>
              <w:top w:val="nil"/>
              <w:left w:val="nil"/>
              <w:bottom w:val="nil"/>
              <w:right w:val="nil"/>
            </w:tcBorders>
            <w:tcMar>
              <w:top w:w="40" w:type="dxa"/>
              <w:left w:w="40" w:type="dxa"/>
              <w:bottom w:w="40" w:type="dxa"/>
              <w:right w:w="40" w:type="dxa"/>
            </w:tcMar>
            <w:vAlign w:val="bottom"/>
          </w:tcPr>
          <w:p w14:paraId="00000062"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0.133</w:t>
            </w:r>
          </w:p>
        </w:tc>
        <w:tc>
          <w:tcPr>
            <w:tcW w:w="1767" w:type="dxa"/>
            <w:tcBorders>
              <w:top w:val="nil"/>
              <w:left w:val="nil"/>
              <w:bottom w:val="nil"/>
              <w:right w:val="nil"/>
            </w:tcBorders>
          </w:tcPr>
          <w:p w14:paraId="00000063" w14:textId="77777777" w:rsidR="002C7E0F" w:rsidRDefault="002C7E0F">
            <w:pPr>
              <w:jc w:val="center"/>
              <w:rPr>
                <w:rFonts w:ascii="Arial" w:eastAsia="Arial" w:hAnsi="Arial" w:cs="Arial"/>
                <w:b/>
                <w:bCs/>
                <w:sz w:val="22"/>
                <w:szCs w:val="22"/>
              </w:rPr>
            </w:pPr>
          </w:p>
          <w:p w14:paraId="00000064" w14:textId="77777777" w:rsidR="002C7E0F" w:rsidRDefault="00000000">
            <w:pPr>
              <w:jc w:val="center"/>
              <w:rPr>
                <w:rFonts w:ascii="Arial" w:eastAsia="Arial" w:hAnsi="Arial" w:cs="Arial"/>
                <w:b/>
                <w:bCs/>
                <w:sz w:val="22"/>
                <w:szCs w:val="22"/>
              </w:rPr>
            </w:pPr>
            <w:r>
              <w:rPr>
                <w:rFonts w:ascii="Arial" w:eastAsia="Arial" w:hAnsi="Arial" w:cs="Arial"/>
                <w:b/>
                <w:bCs/>
                <w:sz w:val="22"/>
                <w:szCs w:val="22"/>
              </w:rPr>
              <w:t>0.0237</w:t>
            </w:r>
          </w:p>
        </w:tc>
      </w:tr>
      <w:tr w:rsidR="002C7E0F" w14:paraId="12BEF64E" w14:textId="77777777">
        <w:trPr>
          <w:trHeight w:val="500"/>
          <w:tblHeader/>
        </w:trPr>
        <w:tc>
          <w:tcPr>
            <w:tcW w:w="1767" w:type="dxa"/>
            <w:tcBorders>
              <w:top w:val="single" w:sz="8" w:space="0" w:color="FFFFFF"/>
              <w:left w:val="single" w:sz="8" w:space="0" w:color="FFFFFF"/>
              <w:bottom w:val="single" w:sz="8" w:space="0" w:color="FFFFFF"/>
              <w:right w:val="nil"/>
            </w:tcBorders>
          </w:tcPr>
          <w:p w14:paraId="00000065" w14:textId="77777777" w:rsidR="002C7E0F" w:rsidRDefault="002C7E0F">
            <w:pPr>
              <w:jc w:val="center"/>
              <w:rPr>
                <w:rFonts w:ascii="Arial" w:eastAsia="Arial" w:hAnsi="Arial" w:cs="Arial"/>
                <w:sz w:val="22"/>
                <w:szCs w:val="22"/>
              </w:rPr>
            </w:pPr>
          </w:p>
          <w:p w14:paraId="00000066" w14:textId="78503A25" w:rsidR="002C7E0F" w:rsidRDefault="00000000">
            <w:pPr>
              <w:jc w:val="center"/>
              <w:rPr>
                <w:rFonts w:ascii="Arial" w:eastAsia="Arial" w:hAnsi="Arial" w:cs="Arial"/>
                <w:sz w:val="22"/>
                <w:szCs w:val="22"/>
              </w:rPr>
            </w:pPr>
            <w:r>
              <w:rPr>
                <w:rFonts w:ascii="Arial" w:eastAsia="Arial" w:hAnsi="Arial" w:cs="Arial"/>
                <w:sz w:val="22"/>
                <w:szCs w:val="22"/>
              </w:rPr>
              <w:t>2</w:t>
            </w:r>
            <w:ins w:id="150" w:author="julieta pellettieri" w:date="2025-12-18T11:12:00Z" w16du:dateUtc="2025-12-18T14:12:00Z">
              <w:r w:rsidR="000F5D01">
                <w:rPr>
                  <w:rFonts w:ascii="Arial" w:eastAsia="Arial" w:hAnsi="Arial" w:cs="Arial"/>
                  <w:sz w:val="22"/>
                  <w:szCs w:val="22"/>
                </w:rPr>
                <w:t xml:space="preserve"> </w:t>
              </w:r>
            </w:ins>
            <w:r>
              <w:rPr>
                <w:rFonts w:ascii="Arial" w:eastAsia="Arial" w:hAnsi="Arial" w:cs="Arial"/>
                <w:sz w:val="22"/>
                <w:szCs w:val="22"/>
              </w:rPr>
              <w:t>ARG</w:t>
            </w:r>
          </w:p>
        </w:tc>
        <w:tc>
          <w:tcPr>
            <w:tcW w:w="1767" w:type="dxa"/>
            <w:tcBorders>
              <w:top w:val="nil"/>
              <w:left w:val="nil"/>
              <w:bottom w:val="nil"/>
              <w:right w:val="nil"/>
            </w:tcBorders>
            <w:tcMar>
              <w:top w:w="40" w:type="dxa"/>
              <w:left w:w="40" w:type="dxa"/>
              <w:bottom w:w="40" w:type="dxa"/>
              <w:right w:w="40" w:type="dxa"/>
            </w:tcMar>
            <w:vAlign w:val="bottom"/>
          </w:tcPr>
          <w:p w14:paraId="00000067" w14:textId="77777777" w:rsidR="002C7E0F" w:rsidRDefault="00000000">
            <w:pPr>
              <w:jc w:val="center"/>
              <w:rPr>
                <w:rFonts w:ascii="Arial" w:eastAsia="Arial" w:hAnsi="Arial" w:cs="Arial"/>
                <w:sz w:val="22"/>
                <w:szCs w:val="22"/>
              </w:rPr>
            </w:pPr>
            <w:r>
              <w:rPr>
                <w:rFonts w:ascii="Arial" w:eastAsia="Arial" w:hAnsi="Arial" w:cs="Arial"/>
                <w:sz w:val="22"/>
                <w:szCs w:val="22"/>
              </w:rPr>
              <w:t>43</w:t>
            </w:r>
          </w:p>
        </w:tc>
        <w:tc>
          <w:tcPr>
            <w:tcW w:w="1767" w:type="dxa"/>
            <w:tcBorders>
              <w:top w:val="nil"/>
              <w:left w:val="nil"/>
              <w:bottom w:val="nil"/>
              <w:right w:val="nil"/>
            </w:tcBorders>
            <w:tcMar>
              <w:top w:w="40" w:type="dxa"/>
              <w:left w:w="40" w:type="dxa"/>
              <w:bottom w:w="40" w:type="dxa"/>
              <w:right w:w="40" w:type="dxa"/>
            </w:tcMar>
            <w:vAlign w:val="bottom"/>
          </w:tcPr>
          <w:p w14:paraId="00000068"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0.034 (0.007 – 0.153)</w:t>
            </w:r>
          </w:p>
        </w:tc>
        <w:tc>
          <w:tcPr>
            <w:tcW w:w="1767" w:type="dxa"/>
            <w:tcBorders>
              <w:top w:val="nil"/>
              <w:left w:val="nil"/>
              <w:bottom w:val="nil"/>
              <w:right w:val="nil"/>
            </w:tcBorders>
            <w:tcMar>
              <w:top w:w="40" w:type="dxa"/>
              <w:left w:w="40" w:type="dxa"/>
              <w:bottom w:w="40" w:type="dxa"/>
              <w:right w:w="40" w:type="dxa"/>
            </w:tcMar>
            <w:vAlign w:val="bottom"/>
          </w:tcPr>
          <w:p w14:paraId="00000069"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0.173</w:t>
            </w:r>
          </w:p>
        </w:tc>
        <w:tc>
          <w:tcPr>
            <w:tcW w:w="1767" w:type="dxa"/>
            <w:tcBorders>
              <w:top w:val="nil"/>
              <w:left w:val="nil"/>
              <w:bottom w:val="nil"/>
              <w:right w:val="nil"/>
            </w:tcBorders>
          </w:tcPr>
          <w:p w14:paraId="0000006A" w14:textId="77777777" w:rsidR="002C7E0F" w:rsidRDefault="002C7E0F">
            <w:pPr>
              <w:jc w:val="center"/>
              <w:rPr>
                <w:rFonts w:ascii="Arial" w:eastAsia="Arial" w:hAnsi="Arial" w:cs="Arial"/>
                <w:sz w:val="22"/>
                <w:szCs w:val="22"/>
              </w:rPr>
            </w:pPr>
          </w:p>
          <w:p w14:paraId="0000006B" w14:textId="77777777" w:rsidR="002C7E0F" w:rsidRDefault="00000000">
            <w:pPr>
              <w:jc w:val="center"/>
              <w:rPr>
                <w:rFonts w:ascii="Arial" w:eastAsia="Arial" w:hAnsi="Arial" w:cs="Arial"/>
                <w:i/>
                <w:iCs/>
                <w:sz w:val="22"/>
                <w:szCs w:val="22"/>
              </w:rPr>
            </w:pPr>
            <w:r>
              <w:rPr>
                <w:rFonts w:ascii="Arial" w:eastAsia="Arial" w:hAnsi="Arial" w:cs="Arial"/>
                <w:i/>
                <w:iCs/>
                <w:sz w:val="22"/>
                <w:szCs w:val="22"/>
              </w:rPr>
              <w:t>0.0502</w:t>
            </w:r>
          </w:p>
        </w:tc>
      </w:tr>
      <w:tr w:rsidR="002C7E0F" w14:paraId="42FBDA77" w14:textId="77777777">
        <w:trPr>
          <w:trHeight w:val="500"/>
          <w:tblHeader/>
        </w:trPr>
        <w:tc>
          <w:tcPr>
            <w:tcW w:w="1767" w:type="dxa"/>
            <w:tcBorders>
              <w:top w:val="single" w:sz="8" w:space="0" w:color="FFFFFF"/>
              <w:left w:val="single" w:sz="8" w:space="0" w:color="FFFFFF"/>
              <w:bottom w:val="single" w:sz="8" w:space="0" w:color="FFFFFF"/>
              <w:right w:val="nil"/>
            </w:tcBorders>
          </w:tcPr>
          <w:p w14:paraId="0000006C" w14:textId="77777777" w:rsidR="002C7E0F" w:rsidRDefault="002C7E0F">
            <w:pPr>
              <w:jc w:val="center"/>
              <w:rPr>
                <w:rFonts w:ascii="Arial" w:eastAsia="Arial" w:hAnsi="Arial" w:cs="Arial"/>
                <w:sz w:val="22"/>
                <w:szCs w:val="22"/>
              </w:rPr>
            </w:pPr>
          </w:p>
          <w:p w14:paraId="0000006D" w14:textId="77777777" w:rsidR="002C7E0F" w:rsidRDefault="00000000">
            <w:pPr>
              <w:jc w:val="center"/>
              <w:rPr>
                <w:rFonts w:ascii="Arial" w:eastAsia="Arial" w:hAnsi="Arial" w:cs="Arial"/>
                <w:sz w:val="22"/>
                <w:szCs w:val="22"/>
              </w:rPr>
            </w:pPr>
            <w:r>
              <w:rPr>
                <w:rFonts w:ascii="Arial" w:eastAsia="Arial" w:hAnsi="Arial" w:cs="Arial"/>
                <w:sz w:val="22"/>
                <w:szCs w:val="22"/>
              </w:rPr>
              <w:t>CAF</w:t>
            </w:r>
          </w:p>
        </w:tc>
        <w:tc>
          <w:tcPr>
            <w:tcW w:w="1767" w:type="dxa"/>
            <w:tcBorders>
              <w:top w:val="nil"/>
              <w:left w:val="nil"/>
              <w:bottom w:val="nil"/>
              <w:right w:val="nil"/>
            </w:tcBorders>
            <w:tcMar>
              <w:top w:w="40" w:type="dxa"/>
              <w:left w:w="40" w:type="dxa"/>
              <w:bottom w:w="40" w:type="dxa"/>
              <w:right w:w="40" w:type="dxa"/>
            </w:tcMar>
            <w:vAlign w:val="bottom"/>
          </w:tcPr>
          <w:p w14:paraId="0000006E" w14:textId="77777777" w:rsidR="002C7E0F" w:rsidRDefault="00000000">
            <w:pPr>
              <w:jc w:val="center"/>
              <w:rPr>
                <w:rFonts w:ascii="Arial" w:eastAsia="Arial" w:hAnsi="Arial" w:cs="Arial"/>
                <w:sz w:val="22"/>
                <w:szCs w:val="22"/>
              </w:rPr>
            </w:pPr>
            <w:r>
              <w:rPr>
                <w:rFonts w:ascii="Arial" w:eastAsia="Arial" w:hAnsi="Arial" w:cs="Arial"/>
                <w:sz w:val="22"/>
                <w:szCs w:val="22"/>
              </w:rPr>
              <w:t>52</w:t>
            </w:r>
          </w:p>
        </w:tc>
        <w:tc>
          <w:tcPr>
            <w:tcW w:w="1767" w:type="dxa"/>
            <w:tcBorders>
              <w:top w:val="nil"/>
              <w:left w:val="nil"/>
              <w:bottom w:val="nil"/>
              <w:right w:val="nil"/>
            </w:tcBorders>
            <w:tcMar>
              <w:top w:w="40" w:type="dxa"/>
              <w:left w:w="40" w:type="dxa"/>
              <w:bottom w:w="40" w:type="dxa"/>
              <w:right w:w="40" w:type="dxa"/>
            </w:tcMar>
            <w:vAlign w:val="bottom"/>
          </w:tcPr>
          <w:p w14:paraId="0000006F"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0.009 (0.001 – 0.135)</w:t>
            </w:r>
          </w:p>
        </w:tc>
        <w:tc>
          <w:tcPr>
            <w:tcW w:w="1767" w:type="dxa"/>
            <w:tcBorders>
              <w:top w:val="nil"/>
              <w:left w:val="nil"/>
              <w:bottom w:val="nil"/>
              <w:right w:val="nil"/>
            </w:tcBorders>
            <w:tcMar>
              <w:top w:w="40" w:type="dxa"/>
              <w:left w:w="40" w:type="dxa"/>
              <w:bottom w:w="40" w:type="dxa"/>
              <w:right w:w="40" w:type="dxa"/>
            </w:tcMar>
            <w:vAlign w:val="bottom"/>
          </w:tcPr>
          <w:p w14:paraId="00000070"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0.047</w:t>
            </w:r>
          </w:p>
        </w:tc>
        <w:tc>
          <w:tcPr>
            <w:tcW w:w="1767" w:type="dxa"/>
            <w:tcBorders>
              <w:top w:val="nil"/>
              <w:left w:val="nil"/>
              <w:bottom w:val="nil"/>
              <w:right w:val="nil"/>
            </w:tcBorders>
          </w:tcPr>
          <w:p w14:paraId="00000071" w14:textId="77777777" w:rsidR="002C7E0F" w:rsidRDefault="002C7E0F">
            <w:pPr>
              <w:jc w:val="center"/>
              <w:rPr>
                <w:rFonts w:ascii="Arial" w:eastAsia="Arial" w:hAnsi="Arial" w:cs="Arial"/>
                <w:b/>
                <w:bCs/>
                <w:sz w:val="22"/>
                <w:szCs w:val="22"/>
              </w:rPr>
            </w:pPr>
          </w:p>
          <w:p w14:paraId="00000072" w14:textId="77777777" w:rsidR="002C7E0F" w:rsidRDefault="00000000">
            <w:pPr>
              <w:jc w:val="center"/>
              <w:rPr>
                <w:rFonts w:ascii="Arial" w:eastAsia="Arial" w:hAnsi="Arial" w:cs="Arial"/>
                <w:b/>
                <w:bCs/>
                <w:sz w:val="22"/>
                <w:szCs w:val="22"/>
              </w:rPr>
            </w:pPr>
            <w:r>
              <w:rPr>
                <w:rFonts w:ascii="Arial" w:eastAsia="Arial" w:hAnsi="Arial" w:cs="Arial"/>
                <w:b/>
                <w:bCs/>
                <w:sz w:val="22"/>
                <w:szCs w:val="22"/>
              </w:rPr>
              <w:t>0.0363</w:t>
            </w:r>
          </w:p>
        </w:tc>
      </w:tr>
      <w:tr w:rsidR="002C7E0F" w14:paraId="52F8CFAF" w14:textId="77777777">
        <w:trPr>
          <w:trHeight w:val="500"/>
        </w:trPr>
        <w:tc>
          <w:tcPr>
            <w:tcW w:w="1767" w:type="dxa"/>
            <w:tcBorders>
              <w:top w:val="single" w:sz="8" w:space="0" w:color="FFFFFF"/>
              <w:left w:val="single" w:sz="8" w:space="0" w:color="FFFFFF"/>
              <w:bottom w:val="single" w:sz="8" w:space="0" w:color="FFFFFF"/>
              <w:right w:val="nil"/>
            </w:tcBorders>
          </w:tcPr>
          <w:p w14:paraId="00000073" w14:textId="77777777" w:rsidR="002C7E0F" w:rsidRDefault="002C7E0F">
            <w:pPr>
              <w:jc w:val="center"/>
              <w:rPr>
                <w:rFonts w:ascii="Arial" w:eastAsia="Arial" w:hAnsi="Arial" w:cs="Arial"/>
                <w:sz w:val="22"/>
                <w:szCs w:val="22"/>
              </w:rPr>
            </w:pPr>
          </w:p>
          <w:p w14:paraId="00000074" w14:textId="4F1D629A" w:rsidR="002C7E0F" w:rsidRDefault="00000000">
            <w:pPr>
              <w:jc w:val="center"/>
              <w:rPr>
                <w:rFonts w:ascii="Arial" w:eastAsia="Arial" w:hAnsi="Arial" w:cs="Arial"/>
                <w:sz w:val="22"/>
                <w:szCs w:val="22"/>
              </w:rPr>
            </w:pPr>
            <w:r>
              <w:rPr>
                <w:rFonts w:ascii="Arial" w:eastAsia="Arial" w:hAnsi="Arial" w:cs="Arial"/>
                <w:sz w:val="22"/>
                <w:szCs w:val="22"/>
              </w:rPr>
              <w:t>2</w:t>
            </w:r>
            <w:ins w:id="151" w:author="julieta pellettieri" w:date="2025-12-18T11:12:00Z" w16du:dateUtc="2025-12-18T14:12:00Z">
              <w:r w:rsidR="000F5D01">
                <w:rPr>
                  <w:rFonts w:ascii="Arial" w:eastAsia="Arial" w:hAnsi="Arial" w:cs="Arial"/>
                  <w:sz w:val="22"/>
                  <w:szCs w:val="22"/>
                </w:rPr>
                <w:t xml:space="preserve"> </w:t>
              </w:r>
            </w:ins>
            <w:r>
              <w:rPr>
                <w:rFonts w:ascii="Arial" w:eastAsia="Arial" w:hAnsi="Arial" w:cs="Arial"/>
                <w:sz w:val="22"/>
                <w:szCs w:val="22"/>
              </w:rPr>
              <w:t>CAF</w:t>
            </w:r>
          </w:p>
        </w:tc>
        <w:tc>
          <w:tcPr>
            <w:tcW w:w="1767" w:type="dxa"/>
            <w:tcBorders>
              <w:top w:val="nil"/>
              <w:left w:val="nil"/>
              <w:bottom w:val="nil"/>
              <w:right w:val="nil"/>
            </w:tcBorders>
            <w:tcMar>
              <w:top w:w="40" w:type="dxa"/>
              <w:left w:w="40" w:type="dxa"/>
              <w:bottom w:w="40" w:type="dxa"/>
              <w:right w:w="40" w:type="dxa"/>
            </w:tcMar>
            <w:vAlign w:val="bottom"/>
          </w:tcPr>
          <w:p w14:paraId="00000075" w14:textId="77777777" w:rsidR="002C7E0F" w:rsidRDefault="00000000">
            <w:pPr>
              <w:jc w:val="center"/>
              <w:rPr>
                <w:rFonts w:ascii="Arial" w:eastAsia="Arial" w:hAnsi="Arial" w:cs="Arial"/>
                <w:sz w:val="22"/>
                <w:szCs w:val="22"/>
              </w:rPr>
            </w:pPr>
            <w:r>
              <w:rPr>
                <w:rFonts w:ascii="Arial" w:eastAsia="Arial" w:hAnsi="Arial" w:cs="Arial"/>
                <w:sz w:val="22"/>
                <w:szCs w:val="22"/>
              </w:rPr>
              <w:t>42</w:t>
            </w:r>
          </w:p>
        </w:tc>
        <w:tc>
          <w:tcPr>
            <w:tcW w:w="1767" w:type="dxa"/>
            <w:tcBorders>
              <w:top w:val="nil"/>
              <w:left w:val="nil"/>
              <w:bottom w:val="nil"/>
              <w:right w:val="nil"/>
            </w:tcBorders>
            <w:tcMar>
              <w:top w:w="40" w:type="dxa"/>
              <w:left w:w="40" w:type="dxa"/>
              <w:bottom w:w="40" w:type="dxa"/>
              <w:right w:w="40" w:type="dxa"/>
            </w:tcMar>
            <w:vAlign w:val="bottom"/>
          </w:tcPr>
          <w:p w14:paraId="00000076"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0.012 (0.001 – 0.162)</w:t>
            </w:r>
          </w:p>
        </w:tc>
        <w:tc>
          <w:tcPr>
            <w:tcW w:w="1767" w:type="dxa"/>
            <w:tcBorders>
              <w:top w:val="nil"/>
              <w:left w:val="nil"/>
              <w:bottom w:val="nil"/>
              <w:right w:val="nil"/>
            </w:tcBorders>
            <w:tcMar>
              <w:top w:w="40" w:type="dxa"/>
              <w:left w:w="40" w:type="dxa"/>
              <w:bottom w:w="40" w:type="dxa"/>
              <w:right w:w="40" w:type="dxa"/>
            </w:tcMar>
            <w:vAlign w:val="bottom"/>
          </w:tcPr>
          <w:p w14:paraId="00000077"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0.058</w:t>
            </w:r>
          </w:p>
        </w:tc>
        <w:tc>
          <w:tcPr>
            <w:tcW w:w="1767" w:type="dxa"/>
            <w:tcBorders>
              <w:top w:val="nil"/>
              <w:left w:val="nil"/>
              <w:bottom w:val="nil"/>
              <w:right w:val="nil"/>
            </w:tcBorders>
          </w:tcPr>
          <w:p w14:paraId="00000078" w14:textId="77777777" w:rsidR="002C7E0F" w:rsidRDefault="002C7E0F">
            <w:pPr>
              <w:jc w:val="center"/>
              <w:rPr>
                <w:rFonts w:ascii="Arial" w:eastAsia="Arial" w:hAnsi="Arial" w:cs="Arial"/>
                <w:i/>
                <w:iCs/>
                <w:sz w:val="22"/>
                <w:szCs w:val="22"/>
              </w:rPr>
            </w:pPr>
          </w:p>
          <w:p w14:paraId="00000079" w14:textId="77777777" w:rsidR="002C7E0F" w:rsidRDefault="00000000">
            <w:pPr>
              <w:jc w:val="center"/>
              <w:rPr>
                <w:rFonts w:ascii="Arial" w:eastAsia="Arial" w:hAnsi="Arial" w:cs="Arial"/>
                <w:i/>
                <w:iCs/>
                <w:sz w:val="22"/>
                <w:szCs w:val="22"/>
              </w:rPr>
            </w:pPr>
            <w:r>
              <w:rPr>
                <w:rFonts w:ascii="Arial" w:eastAsia="Arial" w:hAnsi="Arial" w:cs="Arial"/>
                <w:i/>
                <w:iCs/>
                <w:sz w:val="22"/>
                <w:szCs w:val="22"/>
              </w:rPr>
              <w:t>0.0515</w:t>
            </w:r>
          </w:p>
        </w:tc>
      </w:tr>
      <w:tr w:rsidR="002C7E0F" w14:paraId="2E445F37" w14:textId="77777777">
        <w:trPr>
          <w:trHeight w:val="500"/>
        </w:trPr>
        <w:tc>
          <w:tcPr>
            <w:tcW w:w="1767" w:type="dxa"/>
            <w:tcBorders>
              <w:top w:val="single" w:sz="8" w:space="0" w:color="FFFFFF"/>
              <w:left w:val="single" w:sz="8" w:space="0" w:color="FFFFFF"/>
              <w:bottom w:val="single" w:sz="8" w:space="0" w:color="FFFFFF"/>
              <w:right w:val="nil"/>
            </w:tcBorders>
          </w:tcPr>
          <w:p w14:paraId="0000007A" w14:textId="77777777" w:rsidR="002C7E0F" w:rsidRDefault="002C7E0F">
            <w:pPr>
              <w:jc w:val="center"/>
              <w:rPr>
                <w:rFonts w:ascii="Arial" w:eastAsia="Arial" w:hAnsi="Arial" w:cs="Arial"/>
                <w:sz w:val="22"/>
                <w:szCs w:val="22"/>
              </w:rPr>
            </w:pPr>
          </w:p>
          <w:p w14:paraId="0000007B" w14:textId="77777777" w:rsidR="002C7E0F" w:rsidRDefault="00000000">
            <w:pPr>
              <w:jc w:val="center"/>
              <w:rPr>
                <w:rFonts w:ascii="Arial" w:eastAsia="Arial" w:hAnsi="Arial" w:cs="Arial"/>
                <w:sz w:val="22"/>
                <w:szCs w:val="22"/>
              </w:rPr>
            </w:pPr>
            <w:r>
              <w:rPr>
                <w:rFonts w:ascii="Arial" w:eastAsia="Arial" w:hAnsi="Arial" w:cs="Arial"/>
                <w:sz w:val="22"/>
                <w:szCs w:val="22"/>
              </w:rPr>
              <w:t>CAF+ARG</w:t>
            </w:r>
          </w:p>
        </w:tc>
        <w:tc>
          <w:tcPr>
            <w:tcW w:w="1767" w:type="dxa"/>
            <w:tcBorders>
              <w:top w:val="nil"/>
              <w:left w:val="nil"/>
              <w:bottom w:val="nil"/>
              <w:right w:val="nil"/>
            </w:tcBorders>
            <w:tcMar>
              <w:top w:w="40" w:type="dxa"/>
              <w:left w:w="40" w:type="dxa"/>
              <w:bottom w:w="40" w:type="dxa"/>
              <w:right w:w="40" w:type="dxa"/>
            </w:tcMar>
            <w:vAlign w:val="bottom"/>
          </w:tcPr>
          <w:p w14:paraId="0000007C" w14:textId="77777777" w:rsidR="002C7E0F" w:rsidRDefault="00000000">
            <w:pPr>
              <w:jc w:val="center"/>
              <w:rPr>
                <w:rFonts w:ascii="Arial" w:eastAsia="Arial" w:hAnsi="Arial" w:cs="Arial"/>
                <w:sz w:val="22"/>
                <w:szCs w:val="22"/>
              </w:rPr>
            </w:pPr>
            <w:r>
              <w:rPr>
                <w:rFonts w:ascii="Arial" w:eastAsia="Arial" w:hAnsi="Arial" w:cs="Arial"/>
                <w:sz w:val="22"/>
                <w:szCs w:val="22"/>
              </w:rPr>
              <w:t>52</w:t>
            </w:r>
          </w:p>
        </w:tc>
        <w:tc>
          <w:tcPr>
            <w:tcW w:w="1767" w:type="dxa"/>
            <w:tcBorders>
              <w:top w:val="nil"/>
              <w:left w:val="nil"/>
              <w:bottom w:val="nil"/>
              <w:right w:val="nil"/>
            </w:tcBorders>
            <w:tcMar>
              <w:top w:w="40" w:type="dxa"/>
              <w:left w:w="40" w:type="dxa"/>
              <w:bottom w:w="40" w:type="dxa"/>
              <w:right w:w="40" w:type="dxa"/>
            </w:tcMar>
            <w:vAlign w:val="bottom"/>
          </w:tcPr>
          <w:p w14:paraId="0000007D"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0.047 (0.014 – 0.150)</w:t>
            </w:r>
          </w:p>
        </w:tc>
        <w:tc>
          <w:tcPr>
            <w:tcW w:w="1767" w:type="dxa"/>
            <w:tcBorders>
              <w:top w:val="nil"/>
              <w:left w:val="nil"/>
              <w:bottom w:val="nil"/>
              <w:right w:val="nil"/>
            </w:tcBorders>
            <w:tcMar>
              <w:top w:w="40" w:type="dxa"/>
              <w:left w:w="40" w:type="dxa"/>
              <w:bottom w:w="40" w:type="dxa"/>
              <w:right w:w="40" w:type="dxa"/>
            </w:tcMar>
            <w:vAlign w:val="bottom"/>
          </w:tcPr>
          <w:p w14:paraId="0000007E"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0.243</w:t>
            </w:r>
          </w:p>
        </w:tc>
        <w:tc>
          <w:tcPr>
            <w:tcW w:w="1767" w:type="dxa"/>
            <w:tcBorders>
              <w:top w:val="nil"/>
              <w:left w:val="nil"/>
              <w:bottom w:val="nil"/>
              <w:right w:val="nil"/>
            </w:tcBorders>
          </w:tcPr>
          <w:p w14:paraId="0000007F" w14:textId="77777777" w:rsidR="002C7E0F" w:rsidRDefault="002C7E0F">
            <w:pPr>
              <w:jc w:val="center"/>
              <w:rPr>
                <w:rFonts w:ascii="Arial" w:eastAsia="Arial" w:hAnsi="Arial" w:cs="Arial"/>
                <w:i/>
                <w:iCs/>
                <w:sz w:val="22"/>
                <w:szCs w:val="22"/>
              </w:rPr>
            </w:pPr>
          </w:p>
          <w:p w14:paraId="00000080" w14:textId="77777777" w:rsidR="002C7E0F" w:rsidRDefault="00000000">
            <w:pPr>
              <w:jc w:val="center"/>
              <w:rPr>
                <w:rFonts w:ascii="Arial" w:eastAsia="Arial" w:hAnsi="Arial" w:cs="Arial"/>
                <w:i/>
                <w:iCs/>
                <w:sz w:val="22"/>
                <w:szCs w:val="22"/>
              </w:rPr>
            </w:pPr>
            <w:r>
              <w:rPr>
                <w:rFonts w:ascii="Arial" w:eastAsia="Arial" w:hAnsi="Arial" w:cs="Arial"/>
                <w:i/>
                <w:iCs/>
                <w:sz w:val="22"/>
                <w:szCs w:val="22"/>
              </w:rPr>
              <w:t>0.0517</w:t>
            </w:r>
          </w:p>
        </w:tc>
      </w:tr>
      <w:tr w:rsidR="002C7E0F" w14:paraId="418D01E9" w14:textId="77777777">
        <w:trPr>
          <w:trHeight w:val="500"/>
        </w:trPr>
        <w:tc>
          <w:tcPr>
            <w:tcW w:w="1767" w:type="dxa"/>
            <w:tcBorders>
              <w:top w:val="single" w:sz="8" w:space="0" w:color="FFFFFF"/>
              <w:left w:val="single" w:sz="8" w:space="0" w:color="FFFFFF"/>
              <w:bottom w:val="single" w:sz="12" w:space="0" w:color="000000"/>
              <w:right w:val="nil"/>
            </w:tcBorders>
          </w:tcPr>
          <w:p w14:paraId="00000081" w14:textId="77777777" w:rsidR="002C7E0F" w:rsidRDefault="002C7E0F">
            <w:pPr>
              <w:jc w:val="center"/>
              <w:rPr>
                <w:rFonts w:ascii="Arial" w:eastAsia="Arial" w:hAnsi="Arial" w:cs="Arial"/>
                <w:sz w:val="22"/>
                <w:szCs w:val="22"/>
              </w:rPr>
            </w:pPr>
          </w:p>
          <w:p w14:paraId="00000082" w14:textId="1ECB543F" w:rsidR="002C7E0F" w:rsidRDefault="00000000">
            <w:pPr>
              <w:jc w:val="center"/>
              <w:rPr>
                <w:rFonts w:ascii="Arial" w:eastAsia="Arial" w:hAnsi="Arial" w:cs="Arial"/>
                <w:sz w:val="22"/>
                <w:szCs w:val="22"/>
              </w:rPr>
            </w:pPr>
            <w:r>
              <w:rPr>
                <w:rFonts w:ascii="Arial" w:eastAsia="Arial" w:hAnsi="Arial" w:cs="Arial"/>
                <w:sz w:val="22"/>
                <w:szCs w:val="22"/>
              </w:rPr>
              <w:t>2</w:t>
            </w:r>
            <w:ins w:id="152" w:author="julieta pellettieri" w:date="2025-12-18T11:12:00Z" w16du:dateUtc="2025-12-18T14:12:00Z">
              <w:r w:rsidR="000F5D01">
                <w:rPr>
                  <w:rFonts w:ascii="Arial" w:eastAsia="Arial" w:hAnsi="Arial" w:cs="Arial"/>
                  <w:sz w:val="22"/>
                  <w:szCs w:val="22"/>
                </w:rPr>
                <w:t xml:space="preserve"> </w:t>
              </w:r>
            </w:ins>
            <w:r>
              <w:rPr>
                <w:rFonts w:ascii="Arial" w:eastAsia="Arial" w:hAnsi="Arial" w:cs="Arial"/>
                <w:sz w:val="22"/>
                <w:szCs w:val="22"/>
              </w:rPr>
              <w:t>CAF+ARG</w:t>
            </w:r>
          </w:p>
        </w:tc>
        <w:tc>
          <w:tcPr>
            <w:tcW w:w="1767" w:type="dxa"/>
            <w:tcBorders>
              <w:top w:val="nil"/>
              <w:left w:val="nil"/>
              <w:bottom w:val="single" w:sz="12" w:space="0" w:color="000000"/>
              <w:right w:val="nil"/>
            </w:tcBorders>
            <w:tcMar>
              <w:top w:w="40" w:type="dxa"/>
              <w:left w:w="40" w:type="dxa"/>
              <w:bottom w:w="40" w:type="dxa"/>
              <w:right w:w="40" w:type="dxa"/>
            </w:tcMar>
            <w:vAlign w:val="bottom"/>
          </w:tcPr>
          <w:p w14:paraId="00000083" w14:textId="77777777" w:rsidR="002C7E0F" w:rsidRDefault="00000000">
            <w:pPr>
              <w:jc w:val="center"/>
              <w:rPr>
                <w:rFonts w:ascii="Arial" w:eastAsia="Arial" w:hAnsi="Arial" w:cs="Arial"/>
                <w:sz w:val="22"/>
                <w:szCs w:val="22"/>
              </w:rPr>
            </w:pPr>
            <w:r>
              <w:rPr>
                <w:rFonts w:ascii="Arial" w:eastAsia="Arial" w:hAnsi="Arial" w:cs="Arial"/>
                <w:sz w:val="22"/>
                <w:szCs w:val="22"/>
              </w:rPr>
              <w:t>46</w:t>
            </w:r>
          </w:p>
        </w:tc>
        <w:tc>
          <w:tcPr>
            <w:tcW w:w="1767" w:type="dxa"/>
            <w:tcBorders>
              <w:top w:val="nil"/>
              <w:left w:val="nil"/>
              <w:bottom w:val="single" w:sz="12" w:space="0" w:color="000000"/>
              <w:right w:val="nil"/>
            </w:tcBorders>
            <w:tcMar>
              <w:top w:w="40" w:type="dxa"/>
              <w:left w:w="40" w:type="dxa"/>
              <w:bottom w:w="40" w:type="dxa"/>
              <w:right w:w="40" w:type="dxa"/>
            </w:tcMar>
            <w:vAlign w:val="bottom"/>
          </w:tcPr>
          <w:p w14:paraId="00000084"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0.096 (0.038 – 0.219)</w:t>
            </w:r>
          </w:p>
        </w:tc>
        <w:tc>
          <w:tcPr>
            <w:tcW w:w="1767" w:type="dxa"/>
            <w:tcBorders>
              <w:top w:val="nil"/>
              <w:left w:val="nil"/>
              <w:bottom w:val="single" w:sz="12" w:space="0" w:color="000000"/>
              <w:right w:val="nil"/>
            </w:tcBorders>
            <w:tcMar>
              <w:top w:w="40" w:type="dxa"/>
              <w:left w:w="40" w:type="dxa"/>
              <w:bottom w:w="40" w:type="dxa"/>
              <w:right w:w="40" w:type="dxa"/>
            </w:tcMar>
            <w:vAlign w:val="bottom"/>
          </w:tcPr>
          <w:p w14:paraId="00000085"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0.520</w:t>
            </w:r>
          </w:p>
        </w:tc>
        <w:tc>
          <w:tcPr>
            <w:tcW w:w="1767" w:type="dxa"/>
            <w:tcBorders>
              <w:top w:val="nil"/>
              <w:left w:val="nil"/>
              <w:bottom w:val="single" w:sz="12" w:space="0" w:color="000000"/>
              <w:right w:val="nil"/>
            </w:tcBorders>
          </w:tcPr>
          <w:p w14:paraId="00000086" w14:textId="77777777" w:rsidR="002C7E0F" w:rsidRDefault="002C7E0F">
            <w:pPr>
              <w:jc w:val="center"/>
              <w:rPr>
                <w:rFonts w:ascii="Arial" w:eastAsia="Arial" w:hAnsi="Arial" w:cs="Arial"/>
                <w:sz w:val="22"/>
                <w:szCs w:val="22"/>
              </w:rPr>
            </w:pPr>
          </w:p>
          <w:p w14:paraId="00000087" w14:textId="77777777" w:rsidR="002C7E0F" w:rsidRDefault="00000000">
            <w:pPr>
              <w:jc w:val="center"/>
              <w:rPr>
                <w:rFonts w:ascii="Arial" w:eastAsia="Arial" w:hAnsi="Arial" w:cs="Arial"/>
                <w:sz w:val="22"/>
                <w:szCs w:val="22"/>
              </w:rPr>
            </w:pPr>
            <w:r>
              <w:rPr>
                <w:rFonts w:ascii="Arial" w:eastAsia="Arial" w:hAnsi="Arial" w:cs="Arial"/>
                <w:sz w:val="22"/>
                <w:szCs w:val="22"/>
              </w:rPr>
              <w:t>0.2703</w:t>
            </w:r>
          </w:p>
        </w:tc>
      </w:tr>
    </w:tbl>
    <w:p w14:paraId="00000088" w14:textId="6EF31339" w:rsidR="002C7E0F" w:rsidRPr="00696C8B" w:rsidRDefault="00000000">
      <w:pPr>
        <w:rPr>
          <w:rFonts w:ascii="Arial" w:eastAsia="Arial" w:hAnsi="Arial" w:cs="Arial"/>
          <w:b/>
          <w:bCs/>
          <w:color w:val="000000"/>
          <w:sz w:val="20"/>
          <w:szCs w:val="20"/>
          <w:lang w:val="en-US"/>
        </w:rPr>
      </w:pPr>
      <w:sdt>
        <w:sdtPr>
          <w:tag w:val="goog_rdk_11"/>
          <w:id w:val="1840062822"/>
          <w:showingPlcHdr/>
        </w:sdtPr>
        <w:sdtContent>
          <w:r w:rsidR="008703A0" w:rsidRPr="008703A0">
            <w:rPr>
              <w:lang w:val="en-US"/>
              <w:rPrChange w:id="153" w:author="Walter Farina" w:date="2025-12-02T15:25:00Z" w16du:dateUtc="2025-12-02T18:25:00Z">
                <w:rPr/>
              </w:rPrChange>
            </w:rPr>
            <w:t xml:space="preserve">     </w:t>
          </w:r>
        </w:sdtContent>
      </w:sdt>
      <w:sdt>
        <w:sdtPr>
          <w:tag w:val="goog_rdk_12"/>
          <w:id w:val="-256702460"/>
          <w:showingPlcHdr/>
        </w:sdtPr>
        <w:sdtContent>
          <w:r w:rsidR="008703A0" w:rsidRPr="008703A0">
            <w:rPr>
              <w:lang w:val="en-US"/>
              <w:rPrChange w:id="154" w:author="Walter Farina" w:date="2025-12-02T15:24:00Z" w16du:dateUtc="2025-12-02T18:24:00Z">
                <w:rPr/>
              </w:rPrChange>
            </w:rPr>
            <w:t xml:space="preserve">     </w:t>
          </w:r>
        </w:sdtContent>
      </w:sdt>
      <w:r w:rsidRPr="00696C8B">
        <w:rPr>
          <w:rFonts w:ascii="Arial" w:eastAsia="Arial" w:hAnsi="Arial" w:cs="Arial"/>
          <w:sz w:val="20"/>
          <w:szCs w:val="20"/>
          <w:lang w:val="en-US"/>
        </w:rPr>
        <w:t xml:space="preserve">Significant differences with the control in </w:t>
      </w:r>
      <w:r w:rsidRPr="00046A93">
        <w:rPr>
          <w:rFonts w:ascii="Arial" w:eastAsia="Arial" w:hAnsi="Arial" w:cs="Arial"/>
          <w:b/>
          <w:bCs/>
          <w:sz w:val="20"/>
          <w:szCs w:val="20"/>
          <w:lang w:val="en-US"/>
          <w:rPrChange w:id="155" w:author="Walter Farina" w:date="2025-12-02T14:40:00Z" w16du:dateUtc="2025-12-02T17:40:00Z">
            <w:rPr>
              <w:rFonts w:ascii="Arial" w:eastAsia="Arial" w:hAnsi="Arial" w:cs="Arial"/>
              <w:sz w:val="20"/>
              <w:szCs w:val="20"/>
              <w:lang w:val="en-US"/>
            </w:rPr>
          </w:rPrChange>
        </w:rPr>
        <w:t>bold</w:t>
      </w:r>
      <w:r w:rsidRPr="00696C8B">
        <w:rPr>
          <w:rFonts w:ascii="Arial" w:eastAsia="Arial" w:hAnsi="Arial" w:cs="Arial"/>
          <w:sz w:val="20"/>
          <w:szCs w:val="20"/>
          <w:lang w:val="en-US"/>
        </w:rPr>
        <w:t xml:space="preserve">; marginal significances in </w:t>
      </w:r>
      <w:proofErr w:type="spellStart"/>
      <w:r w:rsidRPr="00046A93">
        <w:rPr>
          <w:rFonts w:ascii="Arial" w:eastAsia="Arial" w:hAnsi="Arial" w:cs="Arial"/>
          <w:i/>
          <w:iCs/>
          <w:sz w:val="20"/>
          <w:szCs w:val="20"/>
          <w:lang w:val="en-US"/>
          <w:rPrChange w:id="156" w:author="Walter Farina" w:date="2025-12-02T14:40:00Z" w16du:dateUtc="2025-12-02T17:40:00Z">
            <w:rPr>
              <w:rFonts w:ascii="Arial" w:eastAsia="Arial" w:hAnsi="Arial" w:cs="Arial"/>
              <w:sz w:val="20"/>
              <w:szCs w:val="20"/>
              <w:lang w:val="en-US"/>
            </w:rPr>
          </w:rPrChange>
        </w:rPr>
        <w:t>italian</w:t>
      </w:r>
      <w:proofErr w:type="spellEnd"/>
      <w:r w:rsidRPr="00696C8B">
        <w:rPr>
          <w:rFonts w:ascii="Arial" w:eastAsia="Arial" w:hAnsi="Arial" w:cs="Arial"/>
          <w:sz w:val="20"/>
          <w:szCs w:val="20"/>
          <w:lang w:val="en-US"/>
        </w:rPr>
        <w:t xml:space="preserve">. </w:t>
      </w:r>
    </w:p>
    <w:p w14:paraId="00000089" w14:textId="77777777" w:rsidR="002C7E0F" w:rsidRPr="00696C8B" w:rsidRDefault="002C7E0F">
      <w:pPr>
        <w:jc w:val="both"/>
        <w:rPr>
          <w:rFonts w:ascii="Arial" w:eastAsia="Arial" w:hAnsi="Arial" w:cs="Arial"/>
          <w:b/>
          <w:bCs/>
          <w:i/>
          <w:iCs/>
          <w:lang w:val="en-US"/>
        </w:rPr>
      </w:pPr>
    </w:p>
    <w:p w14:paraId="0000008A" w14:textId="77777777" w:rsidR="002C7E0F" w:rsidRPr="00696C8B" w:rsidRDefault="002C7E0F">
      <w:pPr>
        <w:rPr>
          <w:rFonts w:ascii="Arial" w:eastAsia="Arial" w:hAnsi="Arial" w:cs="Arial"/>
          <w:lang w:val="en-US"/>
        </w:rPr>
      </w:pPr>
    </w:p>
    <w:p w14:paraId="0000008B" w14:textId="77777777" w:rsidR="002C7E0F" w:rsidRPr="00696C8B" w:rsidRDefault="00000000">
      <w:pPr>
        <w:spacing w:before="280" w:after="280" w:line="360" w:lineRule="auto"/>
        <w:jc w:val="both"/>
        <w:rPr>
          <w:rFonts w:ascii="Arial" w:eastAsia="Arial" w:hAnsi="Arial" w:cs="Arial"/>
          <w:b/>
          <w:bCs/>
          <w:i/>
          <w:iCs/>
          <w:lang w:val="en-US"/>
        </w:rPr>
      </w:pPr>
      <w:r w:rsidRPr="00696C8B">
        <w:rPr>
          <w:rFonts w:ascii="Arial" w:eastAsia="Arial" w:hAnsi="Arial" w:cs="Arial"/>
          <w:b/>
          <w:bCs/>
          <w:i/>
          <w:iCs/>
          <w:lang w:val="en-US"/>
        </w:rPr>
        <w:t>Weight</w:t>
      </w:r>
    </w:p>
    <w:p w14:paraId="0000008C" w14:textId="77777777" w:rsidR="002C7E0F" w:rsidRPr="00696C8B" w:rsidRDefault="00000000">
      <w:pPr>
        <w:spacing w:before="280" w:after="280" w:line="360" w:lineRule="auto"/>
        <w:jc w:val="both"/>
        <w:rPr>
          <w:rFonts w:ascii="Arial" w:eastAsia="Arial" w:hAnsi="Arial" w:cs="Arial"/>
          <w:color w:val="000000"/>
          <w:lang w:val="en-US"/>
        </w:rPr>
      </w:pPr>
      <w:r w:rsidRPr="00696C8B">
        <w:rPr>
          <w:rFonts w:ascii="Arial" w:eastAsia="Arial" w:hAnsi="Arial" w:cs="Arial"/>
          <w:color w:val="000000"/>
          <w:lang w:val="en-US"/>
        </w:rPr>
        <w:t>The bumblebees were divided into three groups according to weight tertiles, and variables such as acquisition rate, FMPER at 24 hours, and mortality were analyzed (Table 3). The results show that although the lowest-weight tertile exhibits a reduced acquisition rate (</w:t>
      </w:r>
      <w:r w:rsidRPr="00696C8B">
        <w:rPr>
          <w:rFonts w:ascii="Arial" w:eastAsia="Arial" w:hAnsi="Arial" w:cs="Arial"/>
          <w:i/>
          <w:iCs/>
          <w:color w:val="000000"/>
          <w:lang w:val="en-US"/>
        </w:rPr>
        <w:t>p</w:t>
      </w:r>
      <w:r w:rsidRPr="00696C8B">
        <w:rPr>
          <w:rFonts w:ascii="Arial" w:eastAsia="Arial" w:hAnsi="Arial" w:cs="Arial"/>
          <w:color w:val="000000"/>
          <w:lang w:val="en-US"/>
        </w:rPr>
        <w:t xml:space="preserve">-value 1 vs. 2: 0.0514; </w:t>
      </w:r>
      <w:r w:rsidRPr="00696C8B">
        <w:rPr>
          <w:rFonts w:ascii="Arial" w:eastAsia="Arial" w:hAnsi="Arial" w:cs="Arial"/>
          <w:i/>
          <w:iCs/>
          <w:color w:val="000000"/>
          <w:lang w:val="en-US"/>
        </w:rPr>
        <w:t>p</w:t>
      </w:r>
      <w:r w:rsidRPr="00696C8B">
        <w:rPr>
          <w:rFonts w:ascii="Arial" w:eastAsia="Arial" w:hAnsi="Arial" w:cs="Arial"/>
          <w:color w:val="000000"/>
          <w:lang w:val="en-US"/>
        </w:rPr>
        <w:t>-value 1 vs. 3: 0.0847), these marginal differences disappear when evaluated long-term memory. In other words, while all bumblebees respond equally to the familiar odor at 24 hours regardless of weight, lighter individuals tend to show less effective acquisition than medium- and heavier-</w:t>
      </w:r>
      <w:r w:rsidRPr="00696C8B">
        <w:rPr>
          <w:rFonts w:ascii="Arial" w:eastAsia="Arial" w:hAnsi="Arial" w:cs="Arial"/>
          <w:color w:val="000000"/>
          <w:lang w:val="en-US"/>
        </w:rPr>
        <w:lastRenderedPageBreak/>
        <w:t>weight bumblebees. This pattern could be explained by earlier satiation in the smallest individuals.</w:t>
      </w:r>
    </w:p>
    <w:p w14:paraId="0000008D" w14:textId="77777777" w:rsidR="002C7E0F" w:rsidRPr="008703A0" w:rsidRDefault="00000000">
      <w:pPr>
        <w:jc w:val="both"/>
        <w:rPr>
          <w:rFonts w:ascii="Arial" w:eastAsia="Arial" w:hAnsi="Arial" w:cs="Arial"/>
          <w:color w:val="141413"/>
          <w:sz w:val="20"/>
          <w:szCs w:val="20"/>
          <w:lang w:val="en-US"/>
          <w:rPrChange w:id="157" w:author="Walter Farina" w:date="2025-12-02T15:25:00Z" w16du:dateUtc="2025-12-02T18:25:00Z">
            <w:rPr>
              <w:rFonts w:ascii="Arial" w:eastAsia="Arial" w:hAnsi="Arial" w:cs="Arial"/>
              <w:color w:val="141413"/>
              <w:lang w:val="en-US"/>
            </w:rPr>
          </w:rPrChange>
        </w:rPr>
      </w:pPr>
      <w:r w:rsidRPr="008703A0">
        <w:rPr>
          <w:rFonts w:ascii="Arial" w:eastAsia="Arial" w:hAnsi="Arial" w:cs="Arial"/>
          <w:b/>
          <w:bCs/>
          <w:color w:val="141413"/>
          <w:sz w:val="20"/>
          <w:szCs w:val="20"/>
          <w:lang w:val="en-US"/>
          <w:rPrChange w:id="158" w:author="Walter Farina" w:date="2025-12-02T15:25:00Z" w16du:dateUtc="2025-12-02T18:25:00Z">
            <w:rPr>
              <w:rFonts w:ascii="Arial" w:eastAsia="Arial" w:hAnsi="Arial" w:cs="Arial"/>
              <w:b/>
              <w:bCs/>
              <w:color w:val="141413"/>
              <w:lang w:val="en-US"/>
            </w:rPr>
          </w:rPrChange>
        </w:rPr>
        <w:t>Table 3.</w:t>
      </w:r>
      <w:r w:rsidRPr="008703A0">
        <w:rPr>
          <w:rFonts w:ascii="Arial" w:eastAsia="Arial" w:hAnsi="Arial" w:cs="Arial"/>
          <w:color w:val="141413"/>
          <w:sz w:val="20"/>
          <w:szCs w:val="20"/>
          <w:lang w:val="en-US"/>
          <w:rPrChange w:id="159" w:author="Walter Farina" w:date="2025-12-02T15:25:00Z" w16du:dateUtc="2025-12-02T18:25:00Z">
            <w:rPr>
              <w:rFonts w:ascii="Arial" w:eastAsia="Arial" w:hAnsi="Arial" w:cs="Arial"/>
              <w:color w:val="141413"/>
              <w:lang w:val="en-US"/>
            </w:rPr>
          </w:rPrChange>
        </w:rPr>
        <w:t xml:space="preserve"> Behavioral variables and mortality according to the weight of experimental subjects </w:t>
      </w:r>
    </w:p>
    <w:p w14:paraId="0000008E" w14:textId="77777777" w:rsidR="002C7E0F" w:rsidRPr="00696C8B" w:rsidRDefault="002C7E0F">
      <w:pPr>
        <w:rPr>
          <w:rFonts w:ascii="Arial" w:eastAsia="Arial" w:hAnsi="Arial" w:cs="Arial"/>
          <w:lang w:val="en-US"/>
        </w:rPr>
      </w:pPr>
    </w:p>
    <w:tbl>
      <w:tblPr>
        <w:tblStyle w:val="a6"/>
        <w:tblW w:w="886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900"/>
        <w:gridCol w:w="885"/>
        <w:gridCol w:w="885"/>
        <w:gridCol w:w="870"/>
        <w:gridCol w:w="900"/>
        <w:gridCol w:w="885"/>
        <w:gridCol w:w="885"/>
        <w:gridCol w:w="885"/>
        <w:gridCol w:w="885"/>
        <w:gridCol w:w="885"/>
      </w:tblGrid>
      <w:tr w:rsidR="002C7E0F" w14:paraId="388B7F2C" w14:textId="77777777">
        <w:trPr>
          <w:trHeight w:val="315"/>
        </w:trPr>
        <w:tc>
          <w:tcPr>
            <w:tcW w:w="900" w:type="dxa"/>
            <w:vMerge w:val="restart"/>
            <w:tcBorders>
              <w:top w:val="single" w:sz="4" w:space="0" w:color="FFFFFF"/>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8F"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Weight</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tercile</w:t>
            </w:r>
            <w:proofErr w:type="spellEnd"/>
            <w:r>
              <w:rPr>
                <w:rFonts w:ascii="Arial" w:eastAsia="Arial" w:hAnsi="Arial" w:cs="Arial"/>
                <w:b/>
                <w:bCs/>
                <w:sz w:val="22"/>
                <w:szCs w:val="22"/>
              </w:rPr>
              <w:t>)</w:t>
            </w:r>
          </w:p>
        </w:tc>
        <w:tc>
          <w:tcPr>
            <w:tcW w:w="2640" w:type="dxa"/>
            <w:gridSpan w:val="3"/>
            <w:tcBorders>
              <w:top w:val="single" w:sz="4" w:space="0" w:color="FFFFFF"/>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90"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Acquisition</w:t>
            </w:r>
            <w:proofErr w:type="spellEnd"/>
          </w:p>
        </w:tc>
        <w:tc>
          <w:tcPr>
            <w:tcW w:w="2670" w:type="dxa"/>
            <w:gridSpan w:val="3"/>
            <w:tcBorders>
              <w:top w:val="single" w:sz="4" w:space="0" w:color="FFFFFF"/>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93"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FMPER (24hs)</w:t>
            </w:r>
          </w:p>
        </w:tc>
        <w:tc>
          <w:tcPr>
            <w:tcW w:w="2655" w:type="dxa"/>
            <w:gridSpan w:val="3"/>
            <w:tcBorders>
              <w:top w:val="single" w:sz="4" w:space="0" w:color="FFFFFF"/>
              <w:left w:val="single" w:sz="4" w:space="0" w:color="666666"/>
              <w:bottom w:val="single" w:sz="4" w:space="0" w:color="FFFFFF"/>
              <w:right w:val="single" w:sz="4" w:space="0" w:color="FFFFFF"/>
            </w:tcBorders>
            <w:tcMar>
              <w:top w:w="40" w:type="dxa"/>
              <w:left w:w="40" w:type="dxa"/>
              <w:bottom w:w="40" w:type="dxa"/>
              <w:right w:w="40" w:type="dxa"/>
            </w:tcMar>
            <w:vAlign w:val="bottom"/>
          </w:tcPr>
          <w:p w14:paraId="00000096"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Mortality</w:t>
            </w:r>
            <w:proofErr w:type="spellEnd"/>
          </w:p>
        </w:tc>
      </w:tr>
      <w:tr w:rsidR="002C7E0F" w14:paraId="5A9A7BB9" w14:textId="77777777">
        <w:trPr>
          <w:trHeight w:val="339"/>
        </w:trPr>
        <w:tc>
          <w:tcPr>
            <w:tcW w:w="900" w:type="dxa"/>
            <w:vMerge/>
            <w:tcBorders>
              <w:top w:val="single" w:sz="4" w:space="0" w:color="FFFFFF"/>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99" w14:textId="77777777" w:rsidR="002C7E0F" w:rsidRDefault="002C7E0F">
            <w:pPr>
              <w:widowControl w:val="0"/>
              <w:pBdr>
                <w:top w:val="nil"/>
                <w:left w:val="nil"/>
                <w:bottom w:val="nil"/>
                <w:right w:val="nil"/>
                <w:between w:val="nil"/>
              </w:pBdr>
              <w:spacing w:line="276" w:lineRule="auto"/>
              <w:rPr>
                <w:rFonts w:ascii="Arial" w:eastAsia="Arial" w:hAnsi="Arial" w:cs="Arial"/>
                <w:b/>
                <w:bCs/>
                <w:sz w:val="20"/>
                <w:szCs w:val="20"/>
              </w:rPr>
            </w:pPr>
          </w:p>
        </w:tc>
        <w:tc>
          <w:tcPr>
            <w:tcW w:w="885" w:type="dxa"/>
            <w:tcBorders>
              <w:top w:val="single" w:sz="4" w:space="0" w:color="FFFFFF"/>
              <w:left w:val="single" w:sz="4" w:space="0" w:color="999999"/>
              <w:bottom w:val="single" w:sz="8" w:space="0" w:color="000000"/>
              <w:right w:val="single" w:sz="4" w:space="0" w:color="FFFFFF"/>
            </w:tcBorders>
            <w:tcMar>
              <w:top w:w="40" w:type="dxa"/>
              <w:left w:w="40" w:type="dxa"/>
              <w:bottom w:w="40" w:type="dxa"/>
              <w:right w:w="40" w:type="dxa"/>
            </w:tcMar>
            <w:vAlign w:val="bottom"/>
          </w:tcPr>
          <w:p w14:paraId="0000009A"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Prob</w:t>
            </w:r>
            <w:proofErr w:type="spellEnd"/>
            <w:r>
              <w:rPr>
                <w:rFonts w:ascii="Arial" w:eastAsia="Arial" w:hAnsi="Arial" w:cs="Arial"/>
                <w:b/>
                <w:bCs/>
                <w:sz w:val="22"/>
                <w:szCs w:val="22"/>
              </w:rPr>
              <w:t>.</w:t>
            </w:r>
          </w:p>
        </w:tc>
        <w:tc>
          <w:tcPr>
            <w:tcW w:w="885" w:type="dxa"/>
            <w:tcBorders>
              <w:top w:val="single" w:sz="4" w:space="0" w:color="FFFFFF"/>
              <w:left w:val="single" w:sz="4" w:space="0" w:color="FFFFFF"/>
              <w:bottom w:val="single" w:sz="8" w:space="0" w:color="000000"/>
              <w:right w:val="single" w:sz="4" w:space="0" w:color="FFFFFF"/>
            </w:tcBorders>
            <w:tcMar>
              <w:top w:w="40" w:type="dxa"/>
              <w:left w:w="40" w:type="dxa"/>
              <w:bottom w:w="40" w:type="dxa"/>
              <w:right w:w="40" w:type="dxa"/>
            </w:tcMar>
            <w:vAlign w:val="bottom"/>
          </w:tcPr>
          <w:p w14:paraId="0000009B"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SE</w:t>
            </w:r>
          </w:p>
        </w:tc>
        <w:tc>
          <w:tcPr>
            <w:tcW w:w="870" w:type="dxa"/>
            <w:tcBorders>
              <w:top w:val="single" w:sz="4" w:space="0" w:color="FFFFFF"/>
              <w:left w:val="single" w:sz="4" w:space="0" w:color="FFFFFF"/>
              <w:bottom w:val="single" w:sz="8" w:space="0" w:color="000000"/>
              <w:right w:val="single" w:sz="4" w:space="0" w:color="999999"/>
            </w:tcBorders>
            <w:tcMar>
              <w:top w:w="40" w:type="dxa"/>
              <w:left w:w="40" w:type="dxa"/>
              <w:bottom w:w="40" w:type="dxa"/>
              <w:right w:w="40" w:type="dxa"/>
            </w:tcMar>
            <w:vAlign w:val="bottom"/>
          </w:tcPr>
          <w:p w14:paraId="0000009C"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sig.</w:t>
            </w:r>
          </w:p>
        </w:tc>
        <w:tc>
          <w:tcPr>
            <w:tcW w:w="900" w:type="dxa"/>
            <w:tcBorders>
              <w:top w:val="single" w:sz="4" w:space="0" w:color="FFFFFF"/>
              <w:left w:val="single" w:sz="4" w:space="0" w:color="999999"/>
              <w:bottom w:val="single" w:sz="8" w:space="0" w:color="000000"/>
              <w:right w:val="single" w:sz="4" w:space="0" w:color="FFFFFF"/>
            </w:tcBorders>
            <w:tcMar>
              <w:top w:w="40" w:type="dxa"/>
              <w:left w:w="40" w:type="dxa"/>
              <w:bottom w:w="40" w:type="dxa"/>
              <w:right w:w="40" w:type="dxa"/>
            </w:tcMar>
            <w:vAlign w:val="bottom"/>
          </w:tcPr>
          <w:p w14:paraId="0000009D"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Prob</w:t>
            </w:r>
            <w:proofErr w:type="spellEnd"/>
            <w:r>
              <w:rPr>
                <w:rFonts w:ascii="Arial" w:eastAsia="Arial" w:hAnsi="Arial" w:cs="Arial"/>
                <w:b/>
                <w:bCs/>
                <w:sz w:val="22"/>
                <w:szCs w:val="22"/>
              </w:rPr>
              <w:t>.</w:t>
            </w:r>
          </w:p>
        </w:tc>
        <w:tc>
          <w:tcPr>
            <w:tcW w:w="885" w:type="dxa"/>
            <w:tcBorders>
              <w:top w:val="single" w:sz="4" w:space="0" w:color="FFFFFF"/>
              <w:left w:val="single" w:sz="4" w:space="0" w:color="FFFFFF"/>
              <w:bottom w:val="single" w:sz="8" w:space="0" w:color="000000"/>
              <w:right w:val="single" w:sz="4" w:space="0" w:color="FFFFFF"/>
            </w:tcBorders>
            <w:tcMar>
              <w:top w:w="40" w:type="dxa"/>
              <w:left w:w="40" w:type="dxa"/>
              <w:bottom w:w="40" w:type="dxa"/>
              <w:right w:w="40" w:type="dxa"/>
            </w:tcMar>
            <w:vAlign w:val="bottom"/>
          </w:tcPr>
          <w:p w14:paraId="0000009E"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SE</w:t>
            </w:r>
          </w:p>
        </w:tc>
        <w:tc>
          <w:tcPr>
            <w:tcW w:w="885" w:type="dxa"/>
            <w:tcBorders>
              <w:top w:val="single" w:sz="4" w:space="0" w:color="FFFFFF"/>
              <w:left w:val="single" w:sz="4" w:space="0" w:color="FFFFFF"/>
              <w:bottom w:val="single" w:sz="8" w:space="0" w:color="000000"/>
              <w:right w:val="single" w:sz="4" w:space="0" w:color="666666"/>
            </w:tcBorders>
            <w:tcMar>
              <w:top w:w="40" w:type="dxa"/>
              <w:left w:w="40" w:type="dxa"/>
              <w:bottom w:w="40" w:type="dxa"/>
              <w:right w:w="40" w:type="dxa"/>
            </w:tcMar>
            <w:vAlign w:val="bottom"/>
          </w:tcPr>
          <w:p w14:paraId="0000009F"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sig.</w:t>
            </w:r>
          </w:p>
        </w:tc>
        <w:tc>
          <w:tcPr>
            <w:tcW w:w="885" w:type="dxa"/>
            <w:tcBorders>
              <w:top w:val="single" w:sz="4" w:space="0" w:color="FFFFFF"/>
              <w:left w:val="single" w:sz="4" w:space="0" w:color="666666"/>
              <w:bottom w:val="single" w:sz="8" w:space="0" w:color="000000"/>
              <w:right w:val="single" w:sz="4" w:space="0" w:color="FFFFFF"/>
            </w:tcBorders>
            <w:tcMar>
              <w:top w:w="40" w:type="dxa"/>
              <w:left w:w="40" w:type="dxa"/>
              <w:bottom w:w="40" w:type="dxa"/>
              <w:right w:w="40" w:type="dxa"/>
            </w:tcMar>
            <w:vAlign w:val="bottom"/>
          </w:tcPr>
          <w:p w14:paraId="000000A0" w14:textId="77777777" w:rsidR="002C7E0F" w:rsidRDefault="00000000">
            <w:pPr>
              <w:widowControl w:val="0"/>
              <w:spacing w:line="276" w:lineRule="auto"/>
              <w:jc w:val="center"/>
              <w:rPr>
                <w:rFonts w:ascii="Arial" w:eastAsia="Arial" w:hAnsi="Arial" w:cs="Arial"/>
                <w:b/>
                <w:bCs/>
                <w:sz w:val="22"/>
                <w:szCs w:val="22"/>
              </w:rPr>
            </w:pPr>
            <w:proofErr w:type="spellStart"/>
            <w:r>
              <w:rPr>
                <w:rFonts w:ascii="Arial" w:eastAsia="Arial" w:hAnsi="Arial" w:cs="Arial"/>
                <w:b/>
                <w:bCs/>
                <w:sz w:val="22"/>
                <w:szCs w:val="22"/>
              </w:rPr>
              <w:t>Prob</w:t>
            </w:r>
            <w:proofErr w:type="spellEnd"/>
            <w:r>
              <w:rPr>
                <w:rFonts w:ascii="Arial" w:eastAsia="Arial" w:hAnsi="Arial" w:cs="Arial"/>
                <w:b/>
                <w:bCs/>
                <w:sz w:val="22"/>
                <w:szCs w:val="22"/>
              </w:rPr>
              <w:t>.</w:t>
            </w:r>
          </w:p>
        </w:tc>
        <w:tc>
          <w:tcPr>
            <w:tcW w:w="885" w:type="dxa"/>
            <w:tcBorders>
              <w:top w:val="single" w:sz="4" w:space="0" w:color="FFFFFF"/>
              <w:left w:val="single" w:sz="4" w:space="0" w:color="FFFFFF"/>
              <w:bottom w:val="single" w:sz="8" w:space="0" w:color="000000"/>
              <w:right w:val="single" w:sz="4" w:space="0" w:color="FFFFFF"/>
            </w:tcBorders>
            <w:tcMar>
              <w:top w:w="40" w:type="dxa"/>
              <w:left w:w="40" w:type="dxa"/>
              <w:bottom w:w="40" w:type="dxa"/>
              <w:right w:w="40" w:type="dxa"/>
            </w:tcMar>
            <w:vAlign w:val="bottom"/>
          </w:tcPr>
          <w:p w14:paraId="000000A1"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SE</w:t>
            </w:r>
          </w:p>
        </w:tc>
        <w:tc>
          <w:tcPr>
            <w:tcW w:w="885" w:type="dxa"/>
            <w:tcBorders>
              <w:top w:val="single" w:sz="4" w:space="0" w:color="FFFFFF"/>
              <w:left w:val="single" w:sz="4" w:space="0" w:color="FFFFFF"/>
              <w:bottom w:val="single" w:sz="8" w:space="0" w:color="000000"/>
              <w:right w:val="single" w:sz="4" w:space="0" w:color="FFFFFF"/>
            </w:tcBorders>
            <w:tcMar>
              <w:top w:w="40" w:type="dxa"/>
              <w:left w:w="40" w:type="dxa"/>
              <w:bottom w:w="40" w:type="dxa"/>
              <w:right w:w="40" w:type="dxa"/>
            </w:tcMar>
            <w:vAlign w:val="bottom"/>
          </w:tcPr>
          <w:p w14:paraId="000000A2" w14:textId="77777777" w:rsidR="002C7E0F"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sig.</w:t>
            </w:r>
          </w:p>
        </w:tc>
      </w:tr>
      <w:tr w:rsidR="002C7E0F" w14:paraId="73893FA5" w14:textId="77777777">
        <w:trPr>
          <w:trHeight w:val="315"/>
        </w:trPr>
        <w:tc>
          <w:tcPr>
            <w:tcW w:w="900" w:type="dxa"/>
            <w:tcBorders>
              <w:top w:val="single" w:sz="8" w:space="0" w:color="000000"/>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A3"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1</w:t>
            </w:r>
          </w:p>
        </w:tc>
        <w:tc>
          <w:tcPr>
            <w:tcW w:w="885" w:type="dxa"/>
            <w:tcBorders>
              <w:top w:val="single" w:sz="8" w:space="0" w:color="000000"/>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A4"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0,453</w:t>
            </w:r>
          </w:p>
        </w:tc>
        <w:tc>
          <w:tcPr>
            <w:tcW w:w="885" w:type="dxa"/>
            <w:tcBorders>
              <w:top w:val="single" w:sz="8" w:space="0" w:color="000000"/>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A5"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0,104</w:t>
            </w:r>
          </w:p>
        </w:tc>
        <w:tc>
          <w:tcPr>
            <w:tcW w:w="870" w:type="dxa"/>
            <w:tcBorders>
              <w:top w:val="single" w:sz="8" w:space="0" w:color="000000"/>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A6"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vertAlign w:val="superscript"/>
              </w:rPr>
              <w:t>#</w:t>
            </w:r>
          </w:p>
        </w:tc>
        <w:tc>
          <w:tcPr>
            <w:tcW w:w="900" w:type="dxa"/>
            <w:tcBorders>
              <w:top w:val="single" w:sz="8" w:space="0" w:color="000000"/>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A7"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0,420</w:t>
            </w:r>
          </w:p>
        </w:tc>
        <w:tc>
          <w:tcPr>
            <w:tcW w:w="885" w:type="dxa"/>
            <w:tcBorders>
              <w:top w:val="single" w:sz="8" w:space="0" w:color="000000"/>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A8"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0,071</w:t>
            </w:r>
          </w:p>
        </w:tc>
        <w:tc>
          <w:tcPr>
            <w:tcW w:w="885" w:type="dxa"/>
            <w:tcBorders>
              <w:top w:val="single" w:sz="8" w:space="0" w:color="000000"/>
              <w:left w:val="single" w:sz="4" w:space="0" w:color="FFFFFF"/>
              <w:bottom w:val="single" w:sz="4" w:space="0" w:color="FFFFFF"/>
              <w:right w:val="single" w:sz="4" w:space="0" w:color="666666"/>
            </w:tcBorders>
            <w:tcMar>
              <w:top w:w="40" w:type="dxa"/>
              <w:left w:w="40" w:type="dxa"/>
              <w:bottom w:w="40" w:type="dxa"/>
              <w:right w:w="40" w:type="dxa"/>
            </w:tcMar>
            <w:vAlign w:val="bottom"/>
          </w:tcPr>
          <w:p w14:paraId="000000A9"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c>
          <w:tcPr>
            <w:tcW w:w="885" w:type="dxa"/>
            <w:tcBorders>
              <w:top w:val="single" w:sz="8" w:space="0" w:color="000000"/>
              <w:left w:val="single" w:sz="4" w:space="0" w:color="666666"/>
              <w:bottom w:val="single" w:sz="4" w:space="0" w:color="FFFFFF"/>
              <w:right w:val="single" w:sz="4" w:space="0" w:color="FFFFFF"/>
            </w:tcBorders>
            <w:tcMar>
              <w:top w:w="40" w:type="dxa"/>
              <w:left w:w="40" w:type="dxa"/>
              <w:bottom w:w="40" w:type="dxa"/>
              <w:right w:w="40" w:type="dxa"/>
            </w:tcMar>
            <w:vAlign w:val="bottom"/>
          </w:tcPr>
          <w:p w14:paraId="000000AA"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0,1679</w:t>
            </w:r>
          </w:p>
        </w:tc>
        <w:tc>
          <w:tcPr>
            <w:tcW w:w="885" w:type="dxa"/>
            <w:tcBorders>
              <w:top w:val="single" w:sz="8" w:space="0" w:color="000000"/>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AB"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0,0319</w:t>
            </w:r>
          </w:p>
        </w:tc>
        <w:tc>
          <w:tcPr>
            <w:tcW w:w="885" w:type="dxa"/>
            <w:tcBorders>
              <w:top w:val="single" w:sz="8" w:space="0" w:color="000000"/>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AC"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r>
      <w:tr w:rsidR="002C7E0F" w14:paraId="735B9C2B" w14:textId="77777777">
        <w:trPr>
          <w:trHeight w:val="315"/>
        </w:trPr>
        <w:tc>
          <w:tcPr>
            <w:tcW w:w="900" w:type="dxa"/>
            <w:tcBorders>
              <w:top w:val="single" w:sz="4" w:space="0" w:color="FFFFFF"/>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AD"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2</w:t>
            </w:r>
          </w:p>
        </w:tc>
        <w:tc>
          <w:tcPr>
            <w:tcW w:w="885" w:type="dxa"/>
            <w:tcBorders>
              <w:top w:val="single" w:sz="4" w:space="0" w:color="FFFFFF"/>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AE"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0,637</w:t>
            </w:r>
          </w:p>
        </w:tc>
        <w:tc>
          <w:tcPr>
            <w:tcW w:w="885"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AF"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0,095</w:t>
            </w:r>
          </w:p>
        </w:tc>
        <w:tc>
          <w:tcPr>
            <w:tcW w:w="870" w:type="dxa"/>
            <w:tcBorders>
              <w:top w:val="single" w:sz="4" w:space="0" w:color="FFFFFF"/>
              <w:left w:val="single" w:sz="4" w:space="0" w:color="FFFFFF"/>
              <w:bottom w:val="single" w:sz="4" w:space="0" w:color="FFFFFF"/>
              <w:right w:val="single" w:sz="4" w:space="0" w:color="999999"/>
            </w:tcBorders>
            <w:tcMar>
              <w:top w:w="40" w:type="dxa"/>
              <w:left w:w="40" w:type="dxa"/>
              <w:bottom w:w="40" w:type="dxa"/>
              <w:right w:w="40" w:type="dxa"/>
            </w:tcMar>
            <w:vAlign w:val="bottom"/>
          </w:tcPr>
          <w:p w14:paraId="000000B0"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c>
          <w:tcPr>
            <w:tcW w:w="900" w:type="dxa"/>
            <w:tcBorders>
              <w:top w:val="single" w:sz="4" w:space="0" w:color="FFFFFF"/>
              <w:left w:val="single" w:sz="4" w:space="0" w:color="999999"/>
              <w:bottom w:val="single" w:sz="4" w:space="0" w:color="FFFFFF"/>
              <w:right w:val="single" w:sz="4" w:space="0" w:color="FFFFFF"/>
            </w:tcBorders>
            <w:tcMar>
              <w:top w:w="40" w:type="dxa"/>
              <w:left w:w="40" w:type="dxa"/>
              <w:bottom w:w="40" w:type="dxa"/>
              <w:right w:w="40" w:type="dxa"/>
            </w:tcMar>
            <w:vAlign w:val="bottom"/>
          </w:tcPr>
          <w:p w14:paraId="000000B1"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0,487</w:t>
            </w:r>
          </w:p>
        </w:tc>
        <w:tc>
          <w:tcPr>
            <w:tcW w:w="885"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B2"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0,070</w:t>
            </w:r>
          </w:p>
        </w:tc>
        <w:tc>
          <w:tcPr>
            <w:tcW w:w="885" w:type="dxa"/>
            <w:tcBorders>
              <w:top w:val="single" w:sz="4" w:space="0" w:color="FFFFFF"/>
              <w:left w:val="single" w:sz="4" w:space="0" w:color="FFFFFF"/>
              <w:bottom w:val="single" w:sz="4" w:space="0" w:color="FFFFFF"/>
              <w:right w:val="single" w:sz="4" w:space="0" w:color="666666"/>
            </w:tcBorders>
            <w:tcMar>
              <w:top w:w="40" w:type="dxa"/>
              <w:left w:w="40" w:type="dxa"/>
              <w:bottom w:w="40" w:type="dxa"/>
              <w:right w:w="40" w:type="dxa"/>
            </w:tcMar>
            <w:vAlign w:val="bottom"/>
          </w:tcPr>
          <w:p w14:paraId="000000B3"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c>
          <w:tcPr>
            <w:tcW w:w="885" w:type="dxa"/>
            <w:tcBorders>
              <w:top w:val="single" w:sz="4" w:space="0" w:color="FFFFFF"/>
              <w:left w:val="single" w:sz="4" w:space="0" w:color="666666"/>
              <w:bottom w:val="single" w:sz="4" w:space="0" w:color="FFFFFF"/>
              <w:right w:val="single" w:sz="4" w:space="0" w:color="FFFFFF"/>
            </w:tcBorders>
            <w:tcMar>
              <w:top w:w="40" w:type="dxa"/>
              <w:left w:w="40" w:type="dxa"/>
              <w:bottom w:w="40" w:type="dxa"/>
              <w:right w:w="40" w:type="dxa"/>
            </w:tcMar>
            <w:vAlign w:val="bottom"/>
          </w:tcPr>
          <w:p w14:paraId="000000B4"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0,0657</w:t>
            </w:r>
          </w:p>
        </w:tc>
        <w:tc>
          <w:tcPr>
            <w:tcW w:w="885"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B5"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0,0212</w:t>
            </w:r>
          </w:p>
        </w:tc>
        <w:tc>
          <w:tcPr>
            <w:tcW w:w="885"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tcPr>
          <w:p w14:paraId="000000B6"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b</w:t>
            </w:r>
          </w:p>
        </w:tc>
      </w:tr>
      <w:tr w:rsidR="002C7E0F" w14:paraId="1C8307CC" w14:textId="77777777">
        <w:trPr>
          <w:trHeight w:val="315"/>
        </w:trPr>
        <w:tc>
          <w:tcPr>
            <w:tcW w:w="900" w:type="dxa"/>
            <w:tcBorders>
              <w:top w:val="single" w:sz="4" w:space="0" w:color="FFFFFF"/>
              <w:left w:val="single" w:sz="4" w:space="0" w:color="FFFFFF"/>
              <w:bottom w:val="single" w:sz="4" w:space="0" w:color="000000"/>
              <w:right w:val="single" w:sz="4" w:space="0" w:color="999999"/>
            </w:tcBorders>
            <w:tcMar>
              <w:top w:w="40" w:type="dxa"/>
              <w:left w:w="40" w:type="dxa"/>
              <w:bottom w:w="40" w:type="dxa"/>
              <w:right w:w="40" w:type="dxa"/>
            </w:tcMar>
            <w:vAlign w:val="bottom"/>
          </w:tcPr>
          <w:p w14:paraId="000000B7"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3</w:t>
            </w:r>
          </w:p>
        </w:tc>
        <w:tc>
          <w:tcPr>
            <w:tcW w:w="885" w:type="dxa"/>
            <w:tcBorders>
              <w:top w:val="single" w:sz="4" w:space="0" w:color="FFFFFF"/>
              <w:left w:val="single" w:sz="4" w:space="0" w:color="999999"/>
              <w:bottom w:val="single" w:sz="4" w:space="0" w:color="000000"/>
              <w:right w:val="single" w:sz="4" w:space="0" w:color="FFFFFF"/>
            </w:tcBorders>
            <w:tcMar>
              <w:top w:w="40" w:type="dxa"/>
              <w:left w:w="40" w:type="dxa"/>
              <w:bottom w:w="40" w:type="dxa"/>
              <w:right w:w="40" w:type="dxa"/>
            </w:tcMar>
            <w:vAlign w:val="bottom"/>
          </w:tcPr>
          <w:p w14:paraId="000000B8"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0,631</w:t>
            </w:r>
          </w:p>
        </w:tc>
        <w:tc>
          <w:tcPr>
            <w:tcW w:w="885" w:type="dxa"/>
            <w:tcBorders>
              <w:top w:val="single" w:sz="4" w:space="0" w:color="FFFFFF"/>
              <w:left w:val="single" w:sz="4" w:space="0" w:color="FFFFFF"/>
              <w:bottom w:val="single" w:sz="4" w:space="0" w:color="000000"/>
              <w:right w:val="single" w:sz="4" w:space="0" w:color="FFFFFF"/>
            </w:tcBorders>
            <w:tcMar>
              <w:top w:w="40" w:type="dxa"/>
              <w:left w:w="40" w:type="dxa"/>
              <w:bottom w:w="40" w:type="dxa"/>
              <w:right w:w="40" w:type="dxa"/>
            </w:tcMar>
            <w:vAlign w:val="bottom"/>
          </w:tcPr>
          <w:p w14:paraId="000000B9"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0,096</w:t>
            </w:r>
          </w:p>
        </w:tc>
        <w:tc>
          <w:tcPr>
            <w:tcW w:w="870" w:type="dxa"/>
            <w:tcBorders>
              <w:top w:val="single" w:sz="4" w:space="0" w:color="FFFFFF"/>
              <w:left w:val="single" w:sz="4" w:space="0" w:color="FFFFFF"/>
              <w:bottom w:val="single" w:sz="4" w:space="0" w:color="000000"/>
              <w:right w:val="single" w:sz="4" w:space="0" w:color="999999"/>
            </w:tcBorders>
            <w:tcMar>
              <w:top w:w="40" w:type="dxa"/>
              <w:left w:w="40" w:type="dxa"/>
              <w:bottom w:w="40" w:type="dxa"/>
              <w:right w:w="40" w:type="dxa"/>
            </w:tcMar>
            <w:vAlign w:val="bottom"/>
          </w:tcPr>
          <w:p w14:paraId="000000BA"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c>
          <w:tcPr>
            <w:tcW w:w="900" w:type="dxa"/>
            <w:tcBorders>
              <w:top w:val="single" w:sz="4" w:space="0" w:color="FFFFFF"/>
              <w:left w:val="single" w:sz="4" w:space="0" w:color="999999"/>
              <w:bottom w:val="single" w:sz="4" w:space="0" w:color="000000"/>
              <w:right w:val="single" w:sz="4" w:space="0" w:color="FFFFFF"/>
            </w:tcBorders>
            <w:tcMar>
              <w:top w:w="40" w:type="dxa"/>
              <w:left w:w="40" w:type="dxa"/>
              <w:bottom w:w="40" w:type="dxa"/>
              <w:right w:w="40" w:type="dxa"/>
            </w:tcMar>
            <w:vAlign w:val="bottom"/>
          </w:tcPr>
          <w:p w14:paraId="000000BB"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0,487</w:t>
            </w:r>
          </w:p>
        </w:tc>
        <w:tc>
          <w:tcPr>
            <w:tcW w:w="885" w:type="dxa"/>
            <w:tcBorders>
              <w:top w:val="single" w:sz="4" w:space="0" w:color="FFFFFF"/>
              <w:left w:val="single" w:sz="4" w:space="0" w:color="FFFFFF"/>
              <w:bottom w:val="single" w:sz="4" w:space="0" w:color="000000"/>
              <w:right w:val="single" w:sz="4" w:space="0" w:color="FFFFFF"/>
            </w:tcBorders>
            <w:tcMar>
              <w:top w:w="40" w:type="dxa"/>
              <w:left w:w="40" w:type="dxa"/>
              <w:bottom w:w="40" w:type="dxa"/>
              <w:right w:w="40" w:type="dxa"/>
            </w:tcMar>
            <w:vAlign w:val="bottom"/>
          </w:tcPr>
          <w:p w14:paraId="000000BC"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0,071</w:t>
            </w:r>
          </w:p>
        </w:tc>
        <w:tc>
          <w:tcPr>
            <w:tcW w:w="885" w:type="dxa"/>
            <w:tcBorders>
              <w:top w:val="single" w:sz="4" w:space="0" w:color="FFFFFF"/>
              <w:left w:val="single" w:sz="4" w:space="0" w:color="FFFFFF"/>
              <w:bottom w:val="single" w:sz="4" w:space="0" w:color="000000"/>
              <w:right w:val="single" w:sz="4" w:space="0" w:color="666666"/>
            </w:tcBorders>
            <w:tcMar>
              <w:top w:w="40" w:type="dxa"/>
              <w:left w:w="40" w:type="dxa"/>
              <w:bottom w:w="40" w:type="dxa"/>
              <w:right w:w="40" w:type="dxa"/>
            </w:tcMar>
            <w:vAlign w:val="bottom"/>
          </w:tcPr>
          <w:p w14:paraId="000000BD"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a</w:t>
            </w:r>
          </w:p>
        </w:tc>
        <w:tc>
          <w:tcPr>
            <w:tcW w:w="885" w:type="dxa"/>
            <w:tcBorders>
              <w:top w:val="single" w:sz="4" w:space="0" w:color="FFFFFF"/>
              <w:left w:val="single" w:sz="4" w:space="0" w:color="666666"/>
              <w:bottom w:val="single" w:sz="4" w:space="0" w:color="000000"/>
              <w:right w:val="single" w:sz="4" w:space="0" w:color="FFFFFF"/>
            </w:tcBorders>
            <w:tcMar>
              <w:top w:w="40" w:type="dxa"/>
              <w:left w:w="40" w:type="dxa"/>
              <w:bottom w:w="40" w:type="dxa"/>
              <w:right w:w="40" w:type="dxa"/>
            </w:tcMar>
            <w:vAlign w:val="bottom"/>
          </w:tcPr>
          <w:p w14:paraId="000000BE"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0,0657</w:t>
            </w:r>
          </w:p>
        </w:tc>
        <w:tc>
          <w:tcPr>
            <w:tcW w:w="885" w:type="dxa"/>
            <w:tcBorders>
              <w:top w:val="single" w:sz="4" w:space="0" w:color="FFFFFF"/>
              <w:left w:val="single" w:sz="4" w:space="0" w:color="FFFFFF"/>
              <w:bottom w:val="single" w:sz="4" w:space="0" w:color="000000"/>
              <w:right w:val="single" w:sz="4" w:space="0" w:color="FFFFFF"/>
            </w:tcBorders>
            <w:tcMar>
              <w:top w:w="40" w:type="dxa"/>
              <w:left w:w="40" w:type="dxa"/>
              <w:bottom w:w="40" w:type="dxa"/>
              <w:right w:w="40" w:type="dxa"/>
            </w:tcMar>
            <w:vAlign w:val="bottom"/>
          </w:tcPr>
          <w:p w14:paraId="000000BF"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0,0212</w:t>
            </w:r>
          </w:p>
        </w:tc>
        <w:tc>
          <w:tcPr>
            <w:tcW w:w="885" w:type="dxa"/>
            <w:tcBorders>
              <w:top w:val="single" w:sz="4" w:space="0" w:color="FFFFFF"/>
              <w:left w:val="single" w:sz="4" w:space="0" w:color="FFFFFF"/>
              <w:bottom w:val="single" w:sz="4" w:space="0" w:color="000000"/>
              <w:right w:val="single" w:sz="4" w:space="0" w:color="FFFFFF"/>
            </w:tcBorders>
            <w:tcMar>
              <w:top w:w="40" w:type="dxa"/>
              <w:left w:w="40" w:type="dxa"/>
              <w:bottom w:w="40" w:type="dxa"/>
              <w:right w:w="40" w:type="dxa"/>
            </w:tcMar>
            <w:vAlign w:val="bottom"/>
          </w:tcPr>
          <w:p w14:paraId="000000C0" w14:textId="77777777" w:rsidR="002C7E0F"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b</w:t>
            </w:r>
          </w:p>
        </w:tc>
      </w:tr>
    </w:tbl>
    <w:p w14:paraId="000000C1" w14:textId="77777777" w:rsidR="002C7E0F" w:rsidRPr="00696C8B" w:rsidRDefault="00000000">
      <w:pPr>
        <w:rPr>
          <w:rFonts w:ascii="Arial" w:eastAsia="Arial" w:hAnsi="Arial" w:cs="Arial"/>
          <w:sz w:val="20"/>
          <w:szCs w:val="20"/>
          <w:lang w:val="en-US"/>
        </w:rPr>
      </w:pPr>
      <w:r w:rsidRPr="00696C8B">
        <w:rPr>
          <w:rFonts w:ascii="Arial" w:eastAsia="Arial" w:hAnsi="Arial" w:cs="Arial"/>
          <w:sz w:val="20"/>
          <w:szCs w:val="20"/>
          <w:lang w:val="en-US"/>
        </w:rPr>
        <w:t>Different letters represent significant differences (</w:t>
      </w:r>
      <w:proofErr w:type="spellStart"/>
      <w:r w:rsidRPr="00696C8B">
        <w:rPr>
          <w:rFonts w:ascii="Arial" w:eastAsia="Arial" w:hAnsi="Arial" w:cs="Arial"/>
          <w:sz w:val="20"/>
          <w:szCs w:val="20"/>
          <w:lang w:val="en-US"/>
        </w:rPr>
        <w:t>tukey</w:t>
      </w:r>
      <w:proofErr w:type="spellEnd"/>
      <w:r w:rsidRPr="00696C8B">
        <w:rPr>
          <w:rFonts w:ascii="Arial" w:eastAsia="Arial" w:hAnsi="Arial" w:cs="Arial"/>
          <w:sz w:val="20"/>
          <w:szCs w:val="20"/>
          <w:lang w:val="en-US"/>
        </w:rPr>
        <w:t xml:space="preserve"> p value &lt; 0,05).</w:t>
      </w:r>
      <w:sdt>
        <w:sdtPr>
          <w:tag w:val="goog_rdk_13"/>
          <w:id w:val="1171120531"/>
        </w:sdtPr>
        <w:sdtContent/>
      </w:sdt>
      <w:sdt>
        <w:sdtPr>
          <w:tag w:val="goog_rdk_14"/>
          <w:id w:val="-997626211"/>
        </w:sdtPr>
        <w:sdtContent/>
      </w:sdt>
    </w:p>
    <w:p w14:paraId="000000C2" w14:textId="77777777" w:rsidR="002C7E0F" w:rsidRPr="00696C8B" w:rsidRDefault="00000000">
      <w:pPr>
        <w:rPr>
          <w:rFonts w:ascii="Arial" w:eastAsia="Arial" w:hAnsi="Arial" w:cs="Arial"/>
          <w:b/>
          <w:bCs/>
          <w:color w:val="000000"/>
          <w:sz w:val="20"/>
          <w:szCs w:val="20"/>
          <w:lang w:val="en-US"/>
        </w:rPr>
      </w:pPr>
      <w:r w:rsidRPr="00696C8B">
        <w:rPr>
          <w:rFonts w:ascii="Arial" w:eastAsia="Arial" w:hAnsi="Arial" w:cs="Arial"/>
          <w:sz w:val="20"/>
          <w:szCs w:val="20"/>
          <w:vertAlign w:val="superscript"/>
          <w:lang w:val="en-US"/>
        </w:rPr>
        <w:t>#</w:t>
      </w:r>
      <w:r w:rsidRPr="00696C8B">
        <w:rPr>
          <w:rFonts w:ascii="Arial" w:eastAsia="Arial" w:hAnsi="Arial" w:cs="Arial"/>
          <w:sz w:val="20"/>
          <w:szCs w:val="20"/>
          <w:lang w:val="en-US"/>
        </w:rPr>
        <w:t>Tercile 1 shows a marginal significance from terciles 2 and 3 (</w:t>
      </w:r>
      <w:proofErr w:type="spellStart"/>
      <w:r w:rsidRPr="00696C8B">
        <w:rPr>
          <w:rFonts w:ascii="Arial" w:eastAsia="Arial" w:hAnsi="Arial" w:cs="Arial"/>
          <w:sz w:val="20"/>
          <w:szCs w:val="20"/>
          <w:lang w:val="en-US"/>
        </w:rPr>
        <w:t>tukey</w:t>
      </w:r>
      <w:proofErr w:type="spellEnd"/>
      <w:r w:rsidRPr="00696C8B">
        <w:rPr>
          <w:rFonts w:ascii="Arial" w:eastAsia="Arial" w:hAnsi="Arial" w:cs="Arial"/>
          <w:sz w:val="20"/>
          <w:szCs w:val="20"/>
          <w:lang w:val="en-US"/>
        </w:rPr>
        <w:t xml:space="preserve"> </w:t>
      </w:r>
      <w:r w:rsidRPr="00696C8B">
        <w:rPr>
          <w:rFonts w:ascii="Arial" w:eastAsia="Arial" w:hAnsi="Arial" w:cs="Arial"/>
          <w:i/>
          <w:iCs/>
          <w:sz w:val="20"/>
          <w:szCs w:val="20"/>
          <w:lang w:val="en-US"/>
        </w:rPr>
        <w:t>p</w:t>
      </w:r>
      <w:r w:rsidRPr="00696C8B">
        <w:rPr>
          <w:rFonts w:ascii="Arial" w:eastAsia="Arial" w:hAnsi="Arial" w:cs="Arial"/>
          <w:sz w:val="20"/>
          <w:szCs w:val="20"/>
          <w:lang w:val="en-US"/>
        </w:rPr>
        <w:t xml:space="preserve">-values between 0.05 and 0.1). </w:t>
      </w:r>
    </w:p>
    <w:p w14:paraId="000000C3" w14:textId="77777777" w:rsidR="002C7E0F" w:rsidRPr="00696C8B" w:rsidRDefault="002C7E0F">
      <w:pPr>
        <w:spacing w:before="280" w:after="280" w:line="360" w:lineRule="auto"/>
        <w:jc w:val="both"/>
        <w:rPr>
          <w:rFonts w:ascii="Arial" w:eastAsia="Arial" w:hAnsi="Arial" w:cs="Arial"/>
          <w:b/>
          <w:bCs/>
          <w:lang w:val="en-US"/>
        </w:rPr>
      </w:pPr>
    </w:p>
    <w:p w14:paraId="000000C4" w14:textId="77777777" w:rsidR="002C7E0F" w:rsidRPr="00696C8B" w:rsidRDefault="00000000">
      <w:pPr>
        <w:spacing w:before="280" w:after="280" w:line="360" w:lineRule="auto"/>
        <w:jc w:val="both"/>
        <w:rPr>
          <w:rFonts w:ascii="Arial" w:eastAsia="Arial" w:hAnsi="Arial" w:cs="Arial"/>
          <w:b/>
          <w:bCs/>
          <w:lang w:val="en-US"/>
        </w:rPr>
      </w:pPr>
      <w:r w:rsidRPr="00696C8B">
        <w:rPr>
          <w:rFonts w:ascii="Arial" w:eastAsia="Arial" w:hAnsi="Arial" w:cs="Arial"/>
          <w:b/>
          <w:bCs/>
          <w:lang w:val="en-US"/>
        </w:rPr>
        <w:t>Materials and methods</w:t>
      </w:r>
    </w:p>
    <w:p w14:paraId="000000C5" w14:textId="77777777" w:rsidR="002C7E0F" w:rsidRPr="00696C8B" w:rsidRDefault="00000000">
      <w:pPr>
        <w:spacing w:before="280" w:after="280" w:line="360" w:lineRule="auto"/>
        <w:jc w:val="both"/>
        <w:rPr>
          <w:rFonts w:ascii="Arial" w:eastAsia="Arial" w:hAnsi="Arial" w:cs="Arial"/>
          <w:b/>
          <w:bCs/>
          <w:i/>
          <w:iCs/>
          <w:lang w:val="en-US"/>
        </w:rPr>
      </w:pPr>
      <w:r w:rsidRPr="00696C8B">
        <w:rPr>
          <w:rFonts w:ascii="Arial" w:eastAsia="Arial" w:hAnsi="Arial" w:cs="Arial"/>
          <w:b/>
          <w:bCs/>
          <w:i/>
          <w:iCs/>
          <w:lang w:val="en-US"/>
        </w:rPr>
        <w:t>Study site, animals and chemical compounds</w:t>
      </w:r>
    </w:p>
    <w:p w14:paraId="000000C6" w14:textId="77777777" w:rsidR="002C7E0F" w:rsidRPr="00696C8B" w:rsidRDefault="00000000">
      <w:pPr>
        <w:spacing w:before="280" w:after="280" w:line="360" w:lineRule="auto"/>
        <w:jc w:val="both"/>
        <w:rPr>
          <w:rFonts w:ascii="Arial" w:eastAsia="Arial" w:hAnsi="Arial" w:cs="Arial"/>
          <w:lang w:val="en-US"/>
        </w:rPr>
      </w:pPr>
      <w:r w:rsidRPr="00696C8B">
        <w:rPr>
          <w:rFonts w:ascii="Arial" w:eastAsia="Arial" w:hAnsi="Arial" w:cs="Arial"/>
          <w:lang w:val="en-US"/>
        </w:rPr>
        <w:t xml:space="preserve">Experiments were performed at the Experimental Field of the Faculty of Exact and Natural Sciences of the University of Buenos Aires, Argentina (34º32’S, 58º26’W), carrying out during the spring-summer season of 2024-2025. A total of 11 nests of bumblebees </w:t>
      </w:r>
      <w:r w:rsidRPr="00696C8B">
        <w:rPr>
          <w:rFonts w:ascii="Arial" w:eastAsia="Arial" w:hAnsi="Arial" w:cs="Arial"/>
          <w:i/>
          <w:iCs/>
          <w:lang w:val="en-US"/>
        </w:rPr>
        <w:t xml:space="preserve">Bombus </w:t>
      </w:r>
      <w:proofErr w:type="spellStart"/>
      <w:r w:rsidRPr="00696C8B">
        <w:rPr>
          <w:rFonts w:ascii="Arial" w:eastAsia="Arial" w:hAnsi="Arial" w:cs="Arial"/>
          <w:i/>
          <w:iCs/>
          <w:lang w:val="en-US"/>
        </w:rPr>
        <w:t>pauloensis</w:t>
      </w:r>
      <w:proofErr w:type="spellEnd"/>
      <w:r w:rsidRPr="00696C8B">
        <w:rPr>
          <w:rFonts w:ascii="Arial" w:eastAsia="Arial" w:hAnsi="Arial" w:cs="Arial"/>
          <w:lang w:val="en-US"/>
        </w:rPr>
        <w:t xml:space="preserve"> were provided by </w:t>
      </w:r>
      <w:proofErr w:type="spellStart"/>
      <w:r w:rsidRPr="00696C8B">
        <w:rPr>
          <w:rFonts w:ascii="Arial" w:eastAsia="Arial" w:hAnsi="Arial" w:cs="Arial"/>
          <w:lang w:val="en-US"/>
        </w:rPr>
        <w:t>Biobest</w:t>
      </w:r>
      <w:proofErr w:type="spellEnd"/>
      <w:r w:rsidRPr="00696C8B">
        <w:rPr>
          <w:rFonts w:ascii="Arial" w:eastAsia="Arial" w:hAnsi="Arial" w:cs="Arial"/>
          <w:lang w:val="en-US"/>
        </w:rPr>
        <w:t xml:space="preserve"> Argentina S.A. that is breeding this species in captivity. The colonies were housed in their original commercial boxes (27cm x 24cm x 20cm). The experimental nests were placed outdoors and allowed to forage freely for nectar and pollen from the flora available in the surrounding area. </w:t>
      </w:r>
    </w:p>
    <w:p w14:paraId="000000C7" w14:textId="77777777"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 xml:space="preserve">Pure odors commonly presented in the floral fragrances (Knudsen et al., 1993; Raguso and </w:t>
      </w:r>
      <w:proofErr w:type="spellStart"/>
      <w:r w:rsidRPr="00696C8B">
        <w:rPr>
          <w:rFonts w:ascii="Arial" w:eastAsia="Arial" w:hAnsi="Arial" w:cs="Arial"/>
          <w:lang w:val="en-US"/>
        </w:rPr>
        <w:t>Pichersky</w:t>
      </w:r>
      <w:proofErr w:type="spellEnd"/>
      <w:r w:rsidRPr="00696C8B">
        <w:rPr>
          <w:rFonts w:ascii="Arial" w:eastAsia="Arial" w:hAnsi="Arial" w:cs="Arial"/>
          <w:lang w:val="en-US"/>
        </w:rPr>
        <w:t xml:space="preserve"> 1999), such as the case of linalool (LIO) and nonanal (NONA) (Sigma-Aldrich, Steinheim, Germany), were used during the experiments. The chemical compounds used to prepare the different sugared </w:t>
      </w:r>
      <w:proofErr w:type="spellStart"/>
      <w:r w:rsidRPr="00696C8B">
        <w:rPr>
          <w:rFonts w:ascii="Arial" w:eastAsia="Arial" w:hAnsi="Arial" w:cs="Arial"/>
          <w:lang w:val="en-US"/>
        </w:rPr>
        <w:t>rewardswere</w:t>
      </w:r>
      <w:proofErr w:type="spellEnd"/>
      <w:r w:rsidRPr="00696C8B">
        <w:rPr>
          <w:rFonts w:ascii="Arial" w:eastAsia="Arial" w:hAnsi="Arial" w:cs="Arial"/>
          <w:lang w:val="en-US"/>
        </w:rPr>
        <w:t xml:space="preserve"> caffeine (CAF) and L-arginine (ARG) (Sigma-Aldrich, Steinheim, Germany). To prepare the different solutions, we considered the caffeine and L-arginine concentrations </w:t>
      </w:r>
      <w:r w:rsidRPr="00696C8B">
        <w:rPr>
          <w:rFonts w:ascii="Arial" w:eastAsia="Arial" w:hAnsi="Arial" w:cs="Arial"/>
          <w:lang w:val="en-US"/>
        </w:rPr>
        <w:lastRenderedPageBreak/>
        <w:t xml:space="preserve">previously reported (Wright et al. 2013; </w:t>
      </w:r>
      <w:proofErr w:type="spellStart"/>
      <w:r w:rsidRPr="00696C8B">
        <w:rPr>
          <w:rFonts w:ascii="Arial" w:eastAsia="Arial" w:hAnsi="Arial" w:cs="Arial"/>
          <w:lang w:val="en-US"/>
        </w:rPr>
        <w:t>Chalisova</w:t>
      </w:r>
      <w:proofErr w:type="spellEnd"/>
      <w:r w:rsidRPr="00696C8B">
        <w:rPr>
          <w:rFonts w:ascii="Arial" w:eastAsia="Arial" w:hAnsi="Arial" w:cs="Arial"/>
          <w:lang w:val="en-US"/>
        </w:rPr>
        <w:t xml:space="preserve"> 2011; </w:t>
      </w:r>
      <w:proofErr w:type="spellStart"/>
      <w:r w:rsidRPr="00696C8B">
        <w:rPr>
          <w:rFonts w:ascii="Arial" w:eastAsia="Arial" w:hAnsi="Arial" w:cs="Arial"/>
          <w:lang w:val="en-US"/>
        </w:rPr>
        <w:t>Lopatina</w:t>
      </w:r>
      <w:proofErr w:type="spellEnd"/>
      <w:r w:rsidRPr="00696C8B">
        <w:rPr>
          <w:rFonts w:ascii="Arial" w:eastAsia="Arial" w:hAnsi="Arial" w:cs="Arial"/>
          <w:lang w:val="en-US"/>
        </w:rPr>
        <w:t xml:space="preserve"> 2017; Marchi et al. 2021). All the concentrations used are part of the range found in natural nectars (Baker and Baker 1976; Wright et al. 2013).</w:t>
      </w:r>
    </w:p>
    <w:p w14:paraId="000000C8" w14:textId="77777777" w:rsidR="002C7E0F" w:rsidRPr="00696C8B" w:rsidRDefault="002C7E0F">
      <w:pPr>
        <w:rPr>
          <w:rFonts w:ascii="Arial" w:eastAsia="Arial" w:hAnsi="Arial" w:cs="Arial"/>
          <w:b/>
          <w:bCs/>
          <w:color w:val="000000"/>
          <w:sz w:val="18"/>
          <w:szCs w:val="18"/>
          <w:lang w:val="en-US"/>
        </w:rPr>
      </w:pPr>
    </w:p>
    <w:p w14:paraId="000000C9" w14:textId="77777777" w:rsidR="002C7E0F" w:rsidRPr="00696C8B" w:rsidRDefault="002C7E0F">
      <w:pPr>
        <w:spacing w:line="360" w:lineRule="auto"/>
        <w:jc w:val="both"/>
        <w:rPr>
          <w:rFonts w:ascii="Arial" w:eastAsia="Arial" w:hAnsi="Arial" w:cs="Arial"/>
          <w:b/>
          <w:bCs/>
          <w:i/>
          <w:iCs/>
          <w:lang w:val="en-US"/>
        </w:rPr>
      </w:pPr>
    </w:p>
    <w:p w14:paraId="000000CA" w14:textId="77777777" w:rsidR="002C7E0F" w:rsidRPr="00696C8B" w:rsidRDefault="00000000">
      <w:pPr>
        <w:spacing w:line="360" w:lineRule="auto"/>
        <w:jc w:val="both"/>
        <w:rPr>
          <w:rFonts w:ascii="Arial" w:eastAsia="Arial" w:hAnsi="Arial" w:cs="Arial"/>
          <w:b/>
          <w:bCs/>
          <w:i/>
          <w:iCs/>
          <w:lang w:val="en-US"/>
        </w:rPr>
      </w:pPr>
      <w:r w:rsidRPr="00696C8B">
        <w:rPr>
          <w:rFonts w:ascii="Arial" w:eastAsia="Arial" w:hAnsi="Arial" w:cs="Arial"/>
          <w:b/>
          <w:bCs/>
          <w:i/>
          <w:iCs/>
          <w:lang w:val="en-US"/>
        </w:rPr>
        <w:t>Bees’ capture and preparation</w:t>
      </w:r>
    </w:p>
    <w:p w14:paraId="000000CB" w14:textId="77777777"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 xml:space="preserve">For the experiments, free flying bumblebees that were taken off from the experimental nest were captured with a net and carefully placed in 50ml centrifuge tubes. After being captured, bumblebees were kept individually in the tubes which were covered with mesh to allow ventilation and environmental interaction. The use of spacious containers avoided the need for anesthesia, thereby minimizing stress and preventing cold-induced amnesia. Thereafter, each centrifuge tube </w:t>
      </w:r>
      <w:proofErr w:type="gramStart"/>
      <w:r w:rsidRPr="00696C8B">
        <w:rPr>
          <w:rFonts w:ascii="Arial" w:eastAsia="Arial" w:hAnsi="Arial" w:cs="Arial"/>
          <w:lang w:val="en-US"/>
        </w:rPr>
        <w:t>was located in</w:t>
      </w:r>
      <w:proofErr w:type="gramEnd"/>
      <w:r w:rsidRPr="00696C8B">
        <w:rPr>
          <w:rFonts w:ascii="Arial" w:eastAsia="Arial" w:hAnsi="Arial" w:cs="Arial"/>
          <w:lang w:val="en-US"/>
        </w:rPr>
        <w:t xml:space="preserve"> an incubator for 1 hour at 29 ºC (capture and retention, Figure 1). </w:t>
      </w:r>
    </w:p>
    <w:p w14:paraId="000000CC" w14:textId="77777777" w:rsidR="002C7E0F" w:rsidRPr="00696C8B" w:rsidRDefault="002C7E0F">
      <w:pPr>
        <w:spacing w:line="360" w:lineRule="auto"/>
        <w:jc w:val="both"/>
        <w:rPr>
          <w:rFonts w:ascii="Arial" w:eastAsia="Arial" w:hAnsi="Arial" w:cs="Arial"/>
          <w:lang w:val="en-US"/>
        </w:rPr>
      </w:pPr>
    </w:p>
    <w:p w14:paraId="000000CD" w14:textId="77777777" w:rsidR="002C7E0F" w:rsidRPr="00696C8B" w:rsidRDefault="00000000">
      <w:pPr>
        <w:spacing w:line="360" w:lineRule="auto"/>
        <w:jc w:val="both"/>
        <w:rPr>
          <w:rFonts w:ascii="Arial" w:eastAsia="Arial" w:hAnsi="Arial" w:cs="Arial"/>
          <w:b/>
          <w:bCs/>
          <w:i/>
          <w:iCs/>
          <w:lang w:val="en-US"/>
        </w:rPr>
      </w:pPr>
      <w:proofErr w:type="spellStart"/>
      <w:r w:rsidRPr="00696C8B">
        <w:rPr>
          <w:rFonts w:ascii="Arial" w:eastAsia="Arial" w:hAnsi="Arial" w:cs="Arial"/>
          <w:b/>
          <w:bCs/>
          <w:i/>
          <w:iCs/>
          <w:lang w:val="en-US"/>
        </w:rPr>
        <w:t>Behavioural</w:t>
      </w:r>
      <w:proofErr w:type="spellEnd"/>
      <w:r w:rsidRPr="00696C8B">
        <w:rPr>
          <w:rFonts w:ascii="Arial" w:eastAsia="Arial" w:hAnsi="Arial" w:cs="Arial"/>
          <w:b/>
          <w:bCs/>
          <w:i/>
          <w:iCs/>
          <w:lang w:val="en-US"/>
        </w:rPr>
        <w:t xml:space="preserve"> assays</w:t>
      </w:r>
    </w:p>
    <w:p w14:paraId="000000CE" w14:textId="65919918" w:rsidR="002C7E0F" w:rsidDel="00046A93" w:rsidRDefault="00000000">
      <w:pPr>
        <w:spacing w:line="360" w:lineRule="auto"/>
        <w:jc w:val="both"/>
        <w:rPr>
          <w:del w:id="160" w:author="Walter Farina" w:date="2025-12-02T14:43:00Z" w16du:dateUtc="2025-12-02T17:43:00Z"/>
          <w:rFonts w:ascii="Arial" w:eastAsia="Arial" w:hAnsi="Arial" w:cs="Arial"/>
          <w:lang w:val="en-US"/>
        </w:rPr>
      </w:pPr>
      <w:r w:rsidRPr="00696C8B">
        <w:rPr>
          <w:rFonts w:ascii="Arial" w:eastAsia="Arial" w:hAnsi="Arial" w:cs="Arial"/>
          <w:lang w:val="en-US"/>
        </w:rPr>
        <w:t xml:space="preserve">To determine how caffeine, arginine and their mixes could affect associative learning and memory in this South American bumblebee, several workers were captured at the nest entrance to undergo an olfactory conditioning protocol adapted from the proboscis extension response (PER) paradigm (honeybees: Takeda, 1961; bumblebees: </w:t>
      </w:r>
      <w:proofErr w:type="spellStart"/>
      <w:r w:rsidRPr="00696C8B">
        <w:rPr>
          <w:rFonts w:ascii="Arial" w:eastAsia="Arial" w:hAnsi="Arial" w:cs="Arial"/>
          <w:lang w:val="en-US"/>
        </w:rPr>
        <w:t>Palottini</w:t>
      </w:r>
      <w:proofErr w:type="spellEnd"/>
      <w:r w:rsidRPr="00696C8B">
        <w:rPr>
          <w:rFonts w:ascii="Arial" w:eastAsia="Arial" w:hAnsi="Arial" w:cs="Arial"/>
          <w:lang w:val="en-US"/>
        </w:rPr>
        <w:t xml:space="preserve"> et al. 2018). </w:t>
      </w:r>
    </w:p>
    <w:p w14:paraId="6726A499" w14:textId="77777777" w:rsidR="00046A93" w:rsidRPr="00696C8B" w:rsidRDefault="00046A93">
      <w:pPr>
        <w:spacing w:line="360" w:lineRule="auto"/>
        <w:jc w:val="both"/>
        <w:rPr>
          <w:ins w:id="161" w:author="Walter Farina" w:date="2025-12-02T14:43:00Z" w16du:dateUtc="2025-12-02T17:43:00Z"/>
          <w:rFonts w:ascii="Arial" w:eastAsia="Arial" w:hAnsi="Arial" w:cs="Arial"/>
          <w:lang w:val="en-US"/>
        </w:rPr>
      </w:pPr>
    </w:p>
    <w:p w14:paraId="000000CF" w14:textId="1F527EAE" w:rsidR="002C7E0F" w:rsidRPr="00696C8B" w:rsidRDefault="00000000">
      <w:pPr>
        <w:spacing w:line="360" w:lineRule="auto"/>
        <w:jc w:val="both"/>
        <w:rPr>
          <w:rFonts w:ascii="Arial" w:eastAsia="Arial" w:hAnsi="Arial" w:cs="Arial"/>
          <w:lang w:val="en-US"/>
        </w:rPr>
      </w:pPr>
      <w:sdt>
        <w:sdtPr>
          <w:rPr>
            <w:rFonts w:ascii="Arial" w:eastAsia="Arial" w:hAnsi="Arial" w:cs="Arial"/>
            <w:lang w:val="en-US"/>
          </w:rPr>
          <w:tag w:val="goog_rdk_17"/>
          <w:id w:val="1420816972"/>
        </w:sdtPr>
        <w:sdtContent>
          <w:r w:rsidRPr="00046A93">
            <w:rPr>
              <w:rFonts w:ascii="Arial" w:eastAsia="Arial" w:hAnsi="Arial" w:cs="Arial"/>
              <w:lang w:val="en-US"/>
              <w:rPrChange w:id="162" w:author="Walter Farina" w:date="2025-12-02T14:44:00Z" w16du:dateUtc="2025-12-02T17:44:00Z">
                <w:rPr>
                  <w:rFonts w:ascii="Arial Unicode MS" w:eastAsia="Arial Unicode MS" w:hAnsi="Arial Unicode MS" w:cs="Arial Unicode MS"/>
                  <w:lang w:val="en-US"/>
                </w:rPr>
              </w:rPrChange>
            </w:rPr>
            <w:t xml:space="preserve">After one hour in the incubator, the bumblebees located inside the centrifugate tubes were placed individually in front of the device used for application of the odorant during the conditioning procedure. To perform the odor conditioning assays, a device that delivered a continuous airflow (50 ml s−1) was used for the application of the odorant  (henceforth: conditioned stimulus, CS), which consisted on 4 </w:t>
          </w:r>
          <w:r w:rsidRPr="00046A93">
            <w:rPr>
              <w:rFonts w:ascii="Arial" w:eastAsia="Arial" w:hAnsi="Arial" w:cs="Arial"/>
              <w:lang w:val="en-US"/>
              <w:rPrChange w:id="163" w:author="Walter Farina" w:date="2025-12-02T14:44:00Z" w16du:dateUtc="2025-12-02T17:44:00Z">
                <w:rPr>
                  <w:rFonts w:ascii="Arial Unicode MS" w:eastAsia="Arial Unicode MS" w:hAnsi="Arial Unicode MS" w:cs="Arial Unicode MS"/>
                </w:rPr>
              </w:rPrChange>
            </w:rPr>
            <w:t>μ</w:t>
          </w:r>
          <w:r w:rsidRPr="00046A93">
            <w:rPr>
              <w:rFonts w:ascii="Arial" w:eastAsia="Arial" w:hAnsi="Arial" w:cs="Arial"/>
              <w:lang w:val="en-US"/>
              <w:rPrChange w:id="164" w:author="Walter Farina" w:date="2025-12-02T14:44:00Z" w16du:dateUtc="2025-12-02T17:44:00Z">
                <w:rPr>
                  <w:rFonts w:ascii="Arial Unicode MS" w:eastAsia="Arial Unicode MS" w:hAnsi="Arial Unicode MS" w:cs="Arial Unicode MS"/>
                  <w:lang w:val="en-US"/>
                </w:rPr>
              </w:rPrChange>
            </w:rPr>
            <w:t xml:space="preserve">l of pure odorant impregnated on 30 × 3 mm filter paper inside a syringe were delivered through a secondary airstream (6.25 ml s−1) to the proximity of the mesh side of the tube. A fan extracted the released </w:t>
          </w:r>
          <w:proofErr w:type="spellStart"/>
          <w:r w:rsidRPr="00046A93">
            <w:rPr>
              <w:rFonts w:ascii="Arial" w:eastAsia="Arial" w:hAnsi="Arial" w:cs="Arial"/>
              <w:lang w:val="en-US"/>
              <w:rPrChange w:id="165" w:author="Walter Farina" w:date="2025-12-02T14:44:00Z" w16du:dateUtc="2025-12-02T17:44:00Z">
                <w:rPr>
                  <w:rFonts w:ascii="Arial Unicode MS" w:eastAsia="Arial Unicode MS" w:hAnsi="Arial Unicode MS" w:cs="Arial Unicode MS"/>
                  <w:lang w:val="en-US"/>
                </w:rPr>
              </w:rPrChange>
            </w:rPr>
            <w:t>odours</w:t>
          </w:r>
          <w:proofErr w:type="spellEnd"/>
          <w:r w:rsidRPr="00046A93">
            <w:rPr>
              <w:rFonts w:ascii="Arial" w:eastAsia="Arial" w:hAnsi="Arial" w:cs="Arial"/>
              <w:lang w:val="en-US"/>
              <w:rPrChange w:id="166" w:author="Walter Farina" w:date="2025-12-02T14:44:00Z" w16du:dateUtc="2025-12-02T17:44:00Z">
                <w:rPr>
                  <w:rFonts w:ascii="Arial Unicode MS" w:eastAsia="Arial Unicode MS" w:hAnsi="Arial Unicode MS" w:cs="Arial Unicode MS"/>
                  <w:lang w:val="en-US"/>
                </w:rPr>
              </w:rPrChange>
            </w:rPr>
            <w:t xml:space="preserve"> to avoid contamination. If the bumblebees protruded the proboscises (henceforth: free-moving proboscis extension response, FMPER) underwent the presentation of 5 µL of 50% weight on weight (w/w) sucrose solution (henceforth: unconditioned stimulus, US) containing the different treatments (Table 1). After s</w:t>
          </w:r>
        </w:sdtContent>
      </w:sdt>
      <w:r w:rsidRPr="00696C8B">
        <w:rPr>
          <w:rFonts w:ascii="Arial" w:eastAsia="Arial" w:hAnsi="Arial" w:cs="Arial"/>
          <w:lang w:val="en-US"/>
        </w:rPr>
        <w:t xml:space="preserve">ix learning trials of paired the presentations of the conditioned </w:t>
      </w:r>
      <w:r w:rsidRPr="00696C8B">
        <w:rPr>
          <w:rFonts w:ascii="Arial" w:eastAsia="Arial" w:hAnsi="Arial" w:cs="Arial"/>
          <w:lang w:val="en-US"/>
        </w:rPr>
        <w:lastRenderedPageBreak/>
        <w:t xml:space="preserve">stimulus (linalool, LIO; CS) and the US, with an inter-trial interval between CS presentations of 15 min approximately. Each learning trial lasted 39 s. Before </w:t>
      </w:r>
      <w:proofErr w:type="spellStart"/>
      <w:r w:rsidRPr="00696C8B">
        <w:rPr>
          <w:rFonts w:ascii="Arial" w:eastAsia="Arial" w:hAnsi="Arial" w:cs="Arial"/>
          <w:lang w:val="en-US"/>
        </w:rPr>
        <w:t>odour</w:t>
      </w:r>
      <w:proofErr w:type="spellEnd"/>
      <w:r w:rsidRPr="00696C8B">
        <w:rPr>
          <w:rFonts w:ascii="Arial" w:eastAsia="Arial" w:hAnsi="Arial" w:cs="Arial"/>
          <w:lang w:val="en-US"/>
        </w:rPr>
        <w:t xml:space="preserve"> presentation, bumblebees located inside the tubes rested for 16 s in the airflow for familiarization as well as for testing the bees’ response towards the mechanical stimulus. Only bees that did not respond to the mechanical airflow stimulus were used. For the olfactory conditioning procedure, the CS was presented for 6 s. Reward, according to the treatment, was presented for 3 s on the proboscis (mouthparts), 3 s after the onset of the CS. </w:t>
      </w:r>
      <w:r w:rsidRPr="008703A0">
        <w:rPr>
          <w:rFonts w:ascii="Arial" w:eastAsia="Arial" w:hAnsi="Arial" w:cs="Arial"/>
          <w:lang w:val="en-US"/>
        </w:rPr>
        <w:t xml:space="preserve">After </w:t>
      </w:r>
      <w:proofErr w:type="spellStart"/>
      <w:r w:rsidRPr="008703A0">
        <w:rPr>
          <w:rFonts w:ascii="Arial" w:eastAsia="Arial" w:hAnsi="Arial" w:cs="Arial"/>
          <w:lang w:val="en-US"/>
        </w:rPr>
        <w:t>odour</w:t>
      </w:r>
      <w:proofErr w:type="spellEnd"/>
      <w:r w:rsidRPr="008703A0">
        <w:rPr>
          <w:rFonts w:ascii="Arial" w:eastAsia="Arial" w:hAnsi="Arial" w:cs="Arial"/>
          <w:lang w:val="en-US"/>
        </w:rPr>
        <w:t xml:space="preserve"> presentation, the learning trial ended with 17 s of clean airflow (</w:t>
      </w:r>
      <w:sdt>
        <w:sdtPr>
          <w:rPr>
            <w:rFonts w:ascii="Arial" w:hAnsi="Arial" w:cs="Arial"/>
          </w:rPr>
          <w:tag w:val="goog_rdk_15"/>
          <w:id w:val="92081806"/>
        </w:sdtPr>
        <w:sdtContent>
          <w:del w:id="167" w:author="Walter Farina" w:date="2025-12-02T15:27:00Z" w16du:dateUtc="2025-12-02T18:27:00Z">
            <w:r w:rsidR="008703A0" w:rsidRPr="008703A0" w:rsidDel="008703A0">
              <w:rPr>
                <w:rFonts w:ascii="Arial" w:hAnsi="Arial" w:cs="Arial"/>
                <w:lang w:val="en-US"/>
                <w:rPrChange w:id="168" w:author="Walter Farina" w:date="2025-12-02T15:27:00Z" w16du:dateUtc="2025-12-02T18:27:00Z">
                  <w:rPr/>
                </w:rPrChange>
              </w:rPr>
              <w:delText xml:space="preserve">     </w:delText>
            </w:r>
          </w:del>
          <w:ins w:id="169" w:author="Walter Farina" w:date="2025-12-02T15:27:00Z" w16du:dateUtc="2025-12-02T18:27:00Z">
            <w:r w:rsidR="008703A0" w:rsidRPr="008703A0">
              <w:rPr>
                <w:rFonts w:ascii="Arial" w:hAnsi="Arial" w:cs="Arial"/>
                <w:lang w:val="en-US"/>
                <w:rPrChange w:id="170" w:author="Walter Farina" w:date="2025-12-02T15:27:00Z" w16du:dateUtc="2025-12-02T18:27:00Z">
                  <w:rPr>
                    <w:lang w:val="en-US"/>
                  </w:rPr>
                </w:rPrChange>
              </w:rPr>
              <w:t>training</w:t>
            </w:r>
          </w:ins>
          <w:commentRangeStart w:id="171"/>
        </w:sdtContent>
      </w:sdt>
      <w:customXmlDelRangeStart w:id="172" w:author="Walter Farina" w:date="2025-12-02T15:27:00Z"/>
      <w:sdt>
        <w:sdtPr>
          <w:rPr>
            <w:rFonts w:ascii="Arial" w:hAnsi="Arial" w:cs="Arial"/>
          </w:rPr>
          <w:tag w:val="goog_rdk_16"/>
          <w:id w:val="328170855"/>
        </w:sdtPr>
        <w:sdtContent>
          <w:customXmlDelRangeEnd w:id="172"/>
          <w:commentRangeStart w:id="173"/>
          <w:commentRangeStart w:id="174"/>
          <w:customXmlDelRangeStart w:id="175" w:author="Walter Farina" w:date="2025-12-02T15:27:00Z"/>
        </w:sdtContent>
      </w:sdt>
      <w:customXmlDelRangeEnd w:id="175"/>
      <w:del w:id="176" w:author="Walter Farina" w:date="2025-12-02T15:27:00Z" w16du:dateUtc="2025-12-02T18:27:00Z">
        <w:r w:rsidRPr="008703A0" w:rsidDel="008703A0">
          <w:rPr>
            <w:rFonts w:ascii="Arial" w:eastAsia="Arial" w:hAnsi="Arial" w:cs="Arial"/>
            <w:lang w:val="en-US"/>
            <w:rPrChange w:id="177" w:author="Walter Farina" w:date="2025-12-02T15:27:00Z" w16du:dateUtc="2025-12-02T18:27:00Z">
              <w:rPr/>
            </w:rPrChange>
          </w:rPr>
          <w:delText>acquisition</w:delText>
        </w:r>
      </w:del>
      <w:commentRangeEnd w:id="171"/>
      <w:r w:rsidRPr="008703A0">
        <w:rPr>
          <w:rFonts w:ascii="Arial" w:hAnsi="Arial" w:cs="Arial"/>
          <w:rPrChange w:id="178" w:author="Walter Farina" w:date="2025-12-02T15:27:00Z" w16du:dateUtc="2025-12-02T18:27:00Z">
            <w:rPr/>
          </w:rPrChange>
        </w:rPr>
        <w:commentReference w:id="171"/>
      </w:r>
      <w:commentRangeEnd w:id="174"/>
      <w:r w:rsidRPr="008703A0">
        <w:rPr>
          <w:rFonts w:ascii="Arial" w:hAnsi="Arial" w:cs="Arial"/>
          <w:rPrChange w:id="179" w:author="Walter Farina" w:date="2025-12-02T15:27:00Z" w16du:dateUtc="2025-12-02T18:27:00Z">
            <w:rPr/>
          </w:rPrChange>
        </w:rPr>
        <w:commentReference w:id="174"/>
      </w:r>
      <w:commentRangeEnd w:id="173"/>
      <w:r w:rsidR="008703A0" w:rsidRPr="008703A0">
        <w:rPr>
          <w:rStyle w:val="Refdecomentario"/>
          <w:rFonts w:ascii="Arial" w:hAnsi="Arial" w:cs="Arial"/>
          <w:rPrChange w:id="180" w:author="Walter Farina" w:date="2025-12-02T15:27:00Z" w16du:dateUtc="2025-12-02T18:27:00Z">
            <w:rPr>
              <w:rStyle w:val="Refdecomentario"/>
            </w:rPr>
          </w:rPrChange>
        </w:rPr>
        <w:commentReference w:id="173"/>
      </w:r>
      <w:r w:rsidRPr="008703A0">
        <w:rPr>
          <w:rFonts w:ascii="Arial" w:eastAsia="Arial" w:hAnsi="Arial" w:cs="Arial"/>
          <w:lang w:val="en-US"/>
        </w:rPr>
        <w:t>,</w:t>
      </w:r>
      <w:r w:rsidRPr="00696C8B">
        <w:rPr>
          <w:rFonts w:ascii="Arial" w:eastAsia="Arial" w:hAnsi="Arial" w:cs="Arial"/>
          <w:lang w:val="en-US"/>
        </w:rPr>
        <w:t xml:space="preserve"> Figure 1). </w:t>
      </w:r>
      <w:r w:rsidRPr="00696C8B">
        <w:rPr>
          <w:rFonts w:ascii="Arial" w:eastAsia="Arial" w:hAnsi="Arial" w:cs="Arial"/>
          <w:color w:val="0E101A"/>
          <w:lang w:val="en-US"/>
        </w:rPr>
        <w:t>During this phase, bumblebees were closely observed to determine whether they extended their proboscises (FMPER?), and the corresponding responses were recorded.</w:t>
      </w:r>
    </w:p>
    <w:p w14:paraId="000000D0" w14:textId="77777777"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After training, each experimental subject was fed until satiation with 50% w/w unscented sucrose solution., they were kept in darkness within an incubator at 29 °C and 75% relative humidity for 24 hours (resting, Figure 1).</w:t>
      </w:r>
    </w:p>
    <w:p w14:paraId="000000D1" w14:textId="77777777"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 xml:space="preserve">To evaluate the long-term memory after olfactory conditioning, the trained bees were tested to both </w:t>
      </w:r>
      <w:proofErr w:type="spellStart"/>
      <w:r w:rsidRPr="00696C8B">
        <w:rPr>
          <w:rFonts w:ascii="Arial" w:eastAsia="Arial" w:hAnsi="Arial" w:cs="Arial"/>
          <w:lang w:val="en-US"/>
        </w:rPr>
        <w:t>odours</w:t>
      </w:r>
      <w:proofErr w:type="spellEnd"/>
      <w:r w:rsidRPr="00696C8B">
        <w:rPr>
          <w:rFonts w:ascii="Arial" w:eastAsia="Arial" w:hAnsi="Arial" w:cs="Arial"/>
          <w:lang w:val="en-US"/>
        </w:rPr>
        <w:t xml:space="preserve"> alone 24 hours later. Bumblebees were first exposed to a novel odor (nonanal, NONA) during 6s to record the presence of FMPER. After 15 min the test was repeated with the conditioned odor (linalool, LIO). Before testing, the </w:t>
      </w:r>
      <w:proofErr w:type="gramStart"/>
      <w:r w:rsidRPr="00696C8B">
        <w:rPr>
          <w:rFonts w:ascii="Arial" w:eastAsia="Arial" w:hAnsi="Arial" w:cs="Arial"/>
          <w:lang w:val="en-US"/>
        </w:rPr>
        <w:t>subjects  were</w:t>
      </w:r>
      <w:proofErr w:type="gramEnd"/>
      <w:r w:rsidRPr="00696C8B">
        <w:rPr>
          <w:rFonts w:ascii="Arial" w:eastAsia="Arial" w:hAnsi="Arial" w:cs="Arial"/>
          <w:lang w:val="en-US"/>
        </w:rPr>
        <w:t xml:space="preserve"> given approximately 5 µL of 50% sucrose solution to reactivate them after incubation (testing, Figure 1).</w:t>
      </w:r>
    </w:p>
    <w:p w14:paraId="000000D2" w14:textId="77777777" w:rsidR="002C7E0F" w:rsidRPr="00696C8B" w:rsidRDefault="00000000">
      <w:pPr>
        <w:spacing w:line="360" w:lineRule="auto"/>
        <w:jc w:val="both"/>
        <w:rPr>
          <w:rFonts w:ascii="Arial" w:eastAsia="Arial" w:hAnsi="Arial" w:cs="Arial"/>
          <w:b/>
          <w:bCs/>
          <w:lang w:val="en-US"/>
        </w:rPr>
      </w:pPr>
      <w:r w:rsidRPr="00696C8B">
        <w:rPr>
          <w:rFonts w:ascii="Arial" w:eastAsia="Arial" w:hAnsi="Arial" w:cs="Arial"/>
          <w:lang w:val="en-US"/>
        </w:rPr>
        <w:t>All the experimental subjects were weighed, and then released whenever their condition and weather allowed (weighting, Figure 1).</w:t>
      </w:r>
    </w:p>
    <w:p w14:paraId="000000D3" w14:textId="77777777"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Moreover, the survival of the experimental subjects exposed to the conditioning was evaluated, from the end of the training period to the evaluation occurred 24 hours later. The response variable obtained in this case was also of the dichotomous “yes / no” type at the end of the prescribed time.</w:t>
      </w:r>
    </w:p>
    <w:p w14:paraId="000000D4" w14:textId="77777777" w:rsidR="002C7E0F" w:rsidRPr="00696C8B" w:rsidRDefault="002C7E0F">
      <w:pPr>
        <w:spacing w:line="360" w:lineRule="auto"/>
        <w:jc w:val="both"/>
        <w:rPr>
          <w:rFonts w:ascii="Arial" w:eastAsia="Arial" w:hAnsi="Arial" w:cs="Arial"/>
          <w:lang w:val="en-US"/>
        </w:rPr>
      </w:pPr>
    </w:p>
    <w:p w14:paraId="000000D5" w14:textId="77777777" w:rsidR="002C7E0F" w:rsidRPr="00696C8B" w:rsidRDefault="00000000">
      <w:pPr>
        <w:spacing w:line="360" w:lineRule="auto"/>
        <w:jc w:val="both"/>
        <w:rPr>
          <w:rFonts w:ascii="Arial" w:eastAsia="Arial" w:hAnsi="Arial" w:cs="Arial"/>
          <w:b/>
          <w:bCs/>
          <w:i/>
          <w:iCs/>
          <w:lang w:val="en-US"/>
        </w:rPr>
      </w:pPr>
      <w:r w:rsidRPr="00696C8B">
        <w:rPr>
          <w:rFonts w:ascii="Arial" w:eastAsia="Arial" w:hAnsi="Arial" w:cs="Arial"/>
          <w:b/>
          <w:bCs/>
          <w:i/>
          <w:iCs/>
          <w:lang w:val="en-US"/>
        </w:rPr>
        <w:t>Statistical analysis</w:t>
      </w:r>
    </w:p>
    <w:p w14:paraId="000000D6" w14:textId="7649F22E" w:rsidR="002C7E0F" w:rsidRPr="00696C8B" w:rsidRDefault="00000000">
      <w:pPr>
        <w:spacing w:line="360" w:lineRule="auto"/>
        <w:jc w:val="both"/>
        <w:rPr>
          <w:rFonts w:ascii="Arial" w:eastAsia="Arial" w:hAnsi="Arial" w:cs="Arial"/>
          <w:lang w:val="en-US"/>
        </w:rPr>
      </w:pPr>
      <w:r w:rsidRPr="00696C8B">
        <w:rPr>
          <w:rFonts w:ascii="Arial" w:eastAsia="Arial" w:hAnsi="Arial" w:cs="Arial"/>
          <w:lang w:val="en-US"/>
        </w:rPr>
        <w:t>All statistical tests were performed with R v4.4.1 (R Core Team</w:t>
      </w:r>
      <w:del w:id="181" w:author="Walter Farina" w:date="2025-12-02T15:27:00Z" w16du:dateUtc="2025-12-02T18:27:00Z">
        <w:r w:rsidRPr="00696C8B" w:rsidDel="008703A0">
          <w:rPr>
            <w:rFonts w:ascii="Arial" w:eastAsia="Arial" w:hAnsi="Arial" w:cs="Arial"/>
            <w:lang w:val="en-US"/>
          </w:rPr>
          <w:delText xml:space="preserve"> (</w:delText>
        </w:r>
      </w:del>
      <w:ins w:id="182" w:author="Walter Farina" w:date="2025-12-02T15:27:00Z" w16du:dateUtc="2025-12-02T18:27:00Z">
        <w:r w:rsidR="008703A0">
          <w:rPr>
            <w:rFonts w:ascii="Arial" w:eastAsia="Arial" w:hAnsi="Arial" w:cs="Arial"/>
            <w:lang w:val="en-US"/>
          </w:rPr>
          <w:t xml:space="preserve">, </w:t>
        </w:r>
      </w:ins>
      <w:r w:rsidRPr="00696C8B">
        <w:rPr>
          <w:rFonts w:ascii="Arial" w:eastAsia="Arial" w:hAnsi="Arial" w:cs="Arial"/>
          <w:lang w:val="en-US"/>
        </w:rPr>
        <w:t>2024</w:t>
      </w:r>
      <w:del w:id="183" w:author="Walter Farina" w:date="2025-12-02T15:27:00Z" w16du:dateUtc="2025-12-02T18:27:00Z">
        <w:r w:rsidRPr="00696C8B" w:rsidDel="008703A0">
          <w:rPr>
            <w:rFonts w:ascii="Arial" w:eastAsia="Arial" w:hAnsi="Arial" w:cs="Arial"/>
            <w:lang w:val="en-US"/>
          </w:rPr>
          <w:delText>)</w:delText>
        </w:r>
      </w:del>
      <w:r w:rsidRPr="00696C8B">
        <w:rPr>
          <w:rFonts w:ascii="Arial" w:eastAsia="Arial" w:hAnsi="Arial" w:cs="Arial"/>
          <w:lang w:val="en-US"/>
        </w:rPr>
        <w:t xml:space="preserve">). The proposed models have a binomial logistic regression, since their variables respond to a certain number of successful events (individuals who extend the proboscis or manage to </w:t>
      </w:r>
      <w:r w:rsidRPr="00696C8B">
        <w:rPr>
          <w:rFonts w:ascii="Arial" w:eastAsia="Arial" w:hAnsi="Arial" w:cs="Arial"/>
          <w:lang w:val="en-US"/>
        </w:rPr>
        <w:lastRenderedPageBreak/>
        <w:t>survive) out of a defined total number of individuals which are part of the experimental group. The free-moving proboscis extension response (FMPER) in the conditioning trials and the response in the test were evaluated using generalized linear mixed effects models (GLMM). In contrast, the survival stage showed cases of complete separation and were therefore analyzed using penalized logistic regression with Firth correction (</w:t>
      </w:r>
      <w:proofErr w:type="spellStart"/>
      <w:r w:rsidRPr="00696C8B">
        <w:rPr>
          <w:rFonts w:ascii="Arial" w:eastAsia="Arial" w:hAnsi="Arial" w:cs="Arial"/>
          <w:lang w:val="en-US"/>
        </w:rPr>
        <w:t>logistf</w:t>
      </w:r>
      <w:proofErr w:type="spellEnd"/>
      <w:r w:rsidRPr="00696C8B">
        <w:rPr>
          <w:rFonts w:ascii="Arial" w:eastAsia="Arial" w:hAnsi="Arial" w:cs="Arial"/>
          <w:lang w:val="en-US"/>
        </w:rPr>
        <w:t xml:space="preserve">; Heinze et al. 2024), with marginal means and planned contrasts obtained using the </w:t>
      </w:r>
      <w:proofErr w:type="spellStart"/>
      <w:r w:rsidRPr="00696C8B">
        <w:rPr>
          <w:rFonts w:ascii="Arial" w:eastAsia="Arial" w:hAnsi="Arial" w:cs="Arial"/>
          <w:lang w:val="en-US"/>
        </w:rPr>
        <w:t>emmeans</w:t>
      </w:r>
      <w:proofErr w:type="spellEnd"/>
      <w:r w:rsidRPr="00696C8B">
        <w:rPr>
          <w:rFonts w:ascii="Arial" w:eastAsia="Arial" w:hAnsi="Arial" w:cs="Arial"/>
          <w:lang w:val="en-US"/>
        </w:rPr>
        <w:t xml:space="preserve"> package.</w:t>
      </w:r>
    </w:p>
    <w:p w14:paraId="000000D7"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In the conditioning assays, a model including individual weight and treatment as</w:t>
      </w:r>
    </w:p>
    <w:p w14:paraId="000000D8"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 xml:space="preserve">fixed factors </w:t>
      </w:r>
      <w:proofErr w:type="gramStart"/>
      <w:r w:rsidRPr="00696C8B">
        <w:rPr>
          <w:rFonts w:ascii="Arial" w:eastAsia="Arial" w:hAnsi="Arial" w:cs="Arial"/>
          <w:lang w:val="en-US"/>
        </w:rPr>
        <w:t>was</w:t>
      </w:r>
      <w:proofErr w:type="gramEnd"/>
      <w:r w:rsidRPr="00696C8B">
        <w:rPr>
          <w:rFonts w:ascii="Arial" w:eastAsia="Arial" w:hAnsi="Arial" w:cs="Arial"/>
          <w:lang w:val="en-US"/>
        </w:rPr>
        <w:t xml:space="preserve"> proposed. The weight factor corresponded to the categorical</w:t>
      </w:r>
    </w:p>
    <w:p w14:paraId="000000D9"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variable, which classified individuals into tertiles based on body mass, while the</w:t>
      </w:r>
    </w:p>
    <w:p w14:paraId="000000DA"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treatment factor included the experimental groups and their control. Furthermore,</w:t>
      </w:r>
    </w:p>
    <w:p w14:paraId="000000DB"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nest and day were included as random effects (1|Nest) + (1|Day) to account for the</w:t>
      </w:r>
    </w:p>
    <w:p w14:paraId="000000DC" w14:textId="77777777" w:rsidR="002C7E0F" w:rsidRPr="00696C8B" w:rsidRDefault="00000000" w:rsidP="008703A0">
      <w:pPr>
        <w:spacing w:line="360" w:lineRule="auto"/>
        <w:jc w:val="both"/>
        <w:rPr>
          <w:rFonts w:ascii="Arial" w:eastAsia="Arial" w:hAnsi="Arial" w:cs="Arial"/>
          <w:lang w:val="en-US"/>
        </w:rPr>
      </w:pPr>
      <w:r w:rsidRPr="00696C8B">
        <w:rPr>
          <w:rFonts w:ascii="Arial" w:eastAsia="Arial" w:hAnsi="Arial" w:cs="Arial"/>
          <w:lang w:val="en-US"/>
        </w:rPr>
        <w:t xml:space="preserve">hierarchical structure of the experimental design. In the case of the treatment factor, </w:t>
      </w:r>
      <w:sdt>
        <w:sdtPr>
          <w:tag w:val="goog_rdk_18"/>
          <w:id w:val="-1468661828"/>
        </w:sdtPr>
        <w:sdtContent/>
      </w:sdt>
      <w:r w:rsidRPr="00696C8B">
        <w:rPr>
          <w:rFonts w:ascii="Arial" w:eastAsia="Arial" w:hAnsi="Arial" w:cs="Arial"/>
          <w:lang w:val="en-US"/>
        </w:rPr>
        <w:t>post-hoc contrasts were performed comparing each treatment against the control.</w:t>
      </w:r>
      <w:sdt>
        <w:sdtPr>
          <w:tag w:val="goog_rdk_19"/>
          <w:id w:val="564304064"/>
        </w:sdtPr>
        <w:sdtContent>
          <w:commentRangeStart w:id="184"/>
          <w:commentRangeStart w:id="185"/>
        </w:sdtContent>
      </w:sdt>
    </w:p>
    <w:commentRangeEnd w:id="185"/>
    <w:p w14:paraId="000000DD" w14:textId="4196EAA3" w:rsidR="002C7E0F" w:rsidRPr="00696C8B" w:rsidRDefault="00000000">
      <w:pPr>
        <w:spacing w:line="360" w:lineRule="auto"/>
        <w:jc w:val="both"/>
        <w:rPr>
          <w:rFonts w:ascii="Arial" w:eastAsia="Arial" w:hAnsi="Arial" w:cs="Arial"/>
          <w:lang w:val="en-US"/>
        </w:rPr>
      </w:pPr>
      <w:r>
        <w:commentReference w:id="185"/>
      </w:r>
      <w:commentRangeEnd w:id="184"/>
      <w:r w:rsidR="00046A93">
        <w:rPr>
          <w:rStyle w:val="Refdecomentario"/>
        </w:rPr>
        <w:commentReference w:id="184"/>
      </w:r>
      <w:r w:rsidRPr="00696C8B">
        <w:rPr>
          <w:rFonts w:ascii="Arial" w:eastAsia="Arial" w:hAnsi="Arial" w:cs="Arial"/>
          <w:lang w:val="en-US"/>
        </w:rPr>
        <w:t xml:space="preserve">For the FMPER test those bees that could survive after 24 hours and who had also managed to </w:t>
      </w:r>
      <w:sdt>
        <w:sdtPr>
          <w:tag w:val="goog_rdk_20"/>
          <w:id w:val="-1601508109"/>
        </w:sdtPr>
        <w:sdtContent>
          <w:commentRangeStart w:id="186"/>
        </w:sdtContent>
      </w:sdt>
      <w:sdt>
        <w:sdtPr>
          <w:tag w:val="goog_rdk_21"/>
          <w:id w:val="695393974"/>
        </w:sdtPr>
        <w:sdtContent>
          <w:commentRangeStart w:id="187"/>
        </w:sdtContent>
      </w:sdt>
      <w:sdt>
        <w:sdtPr>
          <w:tag w:val="goog_rdk_22"/>
          <w:id w:val="1229936752"/>
        </w:sdtPr>
        <w:sdtContent>
          <w:commentRangeStart w:id="188"/>
        </w:sdtContent>
      </w:sdt>
      <w:r w:rsidRPr="00696C8B">
        <w:rPr>
          <w:rFonts w:ascii="Arial" w:eastAsia="Arial" w:hAnsi="Arial" w:cs="Arial"/>
          <w:lang w:val="en-US"/>
        </w:rPr>
        <w:t xml:space="preserve">respond effectively during the </w:t>
      </w:r>
      <w:del w:id="189" w:author="Walter Farina" w:date="2025-12-02T14:47:00Z" w16du:dateUtc="2025-12-02T17:47:00Z">
        <w:r w:rsidRPr="00696C8B" w:rsidDel="00046A93">
          <w:rPr>
            <w:rFonts w:ascii="Arial" w:eastAsia="Arial" w:hAnsi="Arial" w:cs="Arial"/>
            <w:lang w:val="en-US"/>
          </w:rPr>
          <w:delText xml:space="preserve">first acquisition event </w:delText>
        </w:r>
        <w:commentRangeEnd w:id="186"/>
        <w:r w:rsidDel="00046A93">
          <w:commentReference w:id="186"/>
        </w:r>
        <w:commentRangeEnd w:id="187"/>
        <w:r w:rsidDel="00046A93">
          <w:commentReference w:id="187"/>
        </w:r>
        <w:commentRangeEnd w:id="188"/>
        <w:r w:rsidDel="00046A93">
          <w:commentReference w:id="188"/>
        </w:r>
      </w:del>
      <w:ins w:id="190" w:author="Walter Farina" w:date="2025-12-02T14:47:00Z" w16du:dateUtc="2025-12-02T17:47:00Z">
        <w:r w:rsidR="00046A93">
          <w:rPr>
            <w:rFonts w:ascii="Arial" w:eastAsia="Arial" w:hAnsi="Arial" w:cs="Arial"/>
            <w:lang w:val="en-US"/>
          </w:rPr>
          <w:t xml:space="preserve">training </w:t>
        </w:r>
      </w:ins>
      <w:proofErr w:type="gramStart"/>
      <w:r w:rsidRPr="00696C8B">
        <w:rPr>
          <w:rFonts w:ascii="Arial" w:eastAsia="Arial" w:hAnsi="Arial" w:cs="Arial"/>
          <w:lang w:val="en-US"/>
        </w:rPr>
        <w:t>were</w:t>
      </w:r>
      <w:proofErr w:type="gramEnd"/>
      <w:r w:rsidRPr="00696C8B">
        <w:rPr>
          <w:rFonts w:ascii="Arial" w:eastAsia="Arial" w:hAnsi="Arial" w:cs="Arial"/>
          <w:lang w:val="en-US"/>
        </w:rPr>
        <w:t xml:space="preserve"> used as the total base of individuals to be </w:t>
      </w:r>
      <w:proofErr w:type="spellStart"/>
      <w:r w:rsidRPr="00696C8B">
        <w:rPr>
          <w:rFonts w:ascii="Arial" w:eastAsia="Arial" w:hAnsi="Arial" w:cs="Arial"/>
          <w:lang w:val="en-US"/>
        </w:rPr>
        <w:t>analized</w:t>
      </w:r>
      <w:proofErr w:type="spellEnd"/>
      <w:r w:rsidRPr="00696C8B">
        <w:rPr>
          <w:rFonts w:ascii="Arial" w:eastAsia="Arial" w:hAnsi="Arial" w:cs="Arial"/>
          <w:lang w:val="en-US"/>
        </w:rPr>
        <w:t xml:space="preserve">. Then, only those individuals who had retained their previous </w:t>
      </w:r>
      <w:proofErr w:type="spellStart"/>
      <w:r w:rsidRPr="00696C8B">
        <w:rPr>
          <w:rFonts w:ascii="Arial" w:eastAsia="Arial" w:hAnsi="Arial" w:cs="Arial"/>
          <w:lang w:val="en-US"/>
        </w:rPr>
        <w:t>behaviour</w:t>
      </w:r>
      <w:proofErr w:type="spellEnd"/>
      <w:r w:rsidRPr="00696C8B">
        <w:rPr>
          <w:rFonts w:ascii="Arial" w:eastAsia="Arial" w:hAnsi="Arial" w:cs="Arial"/>
          <w:lang w:val="en-US"/>
        </w:rPr>
        <w:t xml:space="preserve"> (responding effectively to the CS but not to the NO</w:t>
      </w:r>
      <w:del w:id="191" w:author="Walter Farina" w:date="2025-12-02T14:48:00Z" w16du:dateUtc="2025-12-02T17:48:00Z">
        <w:r w:rsidRPr="00696C8B" w:rsidDel="003520A5">
          <w:rPr>
            <w:rFonts w:ascii="Arial" w:eastAsia="Arial" w:hAnsi="Arial" w:cs="Arial"/>
            <w:lang w:val="en-US"/>
          </w:rPr>
          <w:delText xml:space="preserve">, the same criteria as in the </w:delText>
        </w:r>
      </w:del>
      <w:customXmlDelRangeStart w:id="192" w:author="Walter Farina" w:date="2025-12-02T14:48:00Z"/>
      <w:sdt>
        <w:sdtPr>
          <w:tag w:val="goog_rdk_23"/>
          <w:id w:val="-1987628731"/>
        </w:sdtPr>
        <w:sdtContent>
          <w:customXmlDelRangeEnd w:id="192"/>
          <w:commentRangeStart w:id="193"/>
          <w:commentRangeStart w:id="194"/>
          <w:customXmlDelRangeStart w:id="195" w:author="Walter Farina" w:date="2025-12-02T14:48:00Z"/>
        </w:sdtContent>
      </w:sdt>
      <w:customXmlDelRangeEnd w:id="195"/>
      <w:del w:id="196" w:author="Walter Farina" w:date="2025-12-02T14:48:00Z" w16du:dateUtc="2025-12-02T17:48:00Z">
        <w:r w:rsidRPr="00696C8B" w:rsidDel="003520A5">
          <w:rPr>
            <w:rFonts w:ascii="Arial" w:eastAsia="Arial" w:hAnsi="Arial" w:cs="Arial"/>
            <w:shd w:val="clear" w:color="auto" w:fill="F9CB9C"/>
            <w:lang w:val="en-US"/>
          </w:rPr>
          <w:delText>previous test</w:delText>
        </w:r>
        <w:commentRangeEnd w:id="194"/>
        <w:r w:rsidDel="003520A5">
          <w:commentReference w:id="194"/>
        </w:r>
        <w:commentRangeEnd w:id="193"/>
        <w:r w:rsidR="00046A93" w:rsidDel="003520A5">
          <w:rPr>
            <w:rStyle w:val="Refdecomentario"/>
          </w:rPr>
          <w:commentReference w:id="193"/>
        </w:r>
      </w:del>
      <w:r w:rsidRPr="00696C8B">
        <w:rPr>
          <w:rFonts w:ascii="Arial" w:eastAsia="Arial" w:hAnsi="Arial" w:cs="Arial"/>
          <w:lang w:val="en-US"/>
        </w:rPr>
        <w:t xml:space="preserve">), were registered as effective responses in this instance. </w:t>
      </w:r>
    </w:p>
    <w:p w14:paraId="000000DE" w14:textId="77777777" w:rsidR="002C7E0F" w:rsidRDefault="00000000">
      <w:pPr>
        <w:spacing w:line="360" w:lineRule="auto"/>
        <w:jc w:val="both"/>
        <w:rPr>
          <w:rFonts w:ascii="Arial" w:eastAsia="Arial" w:hAnsi="Arial" w:cs="Arial"/>
        </w:rPr>
      </w:pPr>
      <w:r w:rsidRPr="00696C8B">
        <w:rPr>
          <w:rFonts w:ascii="Arial" w:eastAsia="Arial" w:hAnsi="Arial" w:cs="Arial"/>
          <w:lang w:val="en-US"/>
        </w:rPr>
        <w:t xml:space="preserve">The GLM and GLMM models were simplified as follows: significance of the different terms was evaluated using Type III Wald chi-square tests implemented with the </w:t>
      </w:r>
      <w:proofErr w:type="gramStart"/>
      <w:r w:rsidRPr="00696C8B">
        <w:rPr>
          <w:rFonts w:ascii="Arial" w:eastAsia="Arial" w:hAnsi="Arial" w:cs="Arial"/>
          <w:i/>
          <w:iCs/>
          <w:lang w:val="en-US"/>
        </w:rPr>
        <w:t>Anova(</w:t>
      </w:r>
      <w:proofErr w:type="gramEnd"/>
      <w:r w:rsidRPr="00696C8B">
        <w:rPr>
          <w:rFonts w:ascii="Arial" w:eastAsia="Arial" w:hAnsi="Arial" w:cs="Arial"/>
          <w:i/>
          <w:iCs/>
          <w:lang w:val="en-US"/>
        </w:rPr>
        <w:t>)</w:t>
      </w:r>
      <w:r w:rsidRPr="00696C8B">
        <w:rPr>
          <w:rFonts w:ascii="Arial" w:eastAsia="Arial" w:hAnsi="Arial" w:cs="Arial"/>
          <w:lang w:val="en-US"/>
        </w:rPr>
        <w:t xml:space="preserve"> function from the </w:t>
      </w:r>
      <w:r w:rsidRPr="00696C8B">
        <w:rPr>
          <w:rFonts w:ascii="Arial" w:eastAsia="Arial" w:hAnsi="Arial" w:cs="Arial"/>
          <w:b/>
          <w:bCs/>
          <w:lang w:val="en-US"/>
        </w:rPr>
        <w:t>car</w:t>
      </w:r>
      <w:r w:rsidRPr="00696C8B">
        <w:rPr>
          <w:rFonts w:ascii="Arial" w:eastAsia="Arial" w:hAnsi="Arial" w:cs="Arial"/>
          <w:lang w:val="en-US"/>
        </w:rPr>
        <w:t xml:space="preserve"> package (</w:t>
      </w:r>
      <w:commentRangeStart w:id="197"/>
      <w:r w:rsidRPr="00696C8B">
        <w:rPr>
          <w:rFonts w:ascii="Arial" w:eastAsia="Arial" w:hAnsi="Arial" w:cs="Arial"/>
          <w:highlight w:val="yellow"/>
          <w:lang w:val="en-US"/>
        </w:rPr>
        <w:t>Fox and Weisberg, 2019</w:t>
      </w:r>
      <w:commentRangeEnd w:id="197"/>
      <w:r w:rsidR="008703A0">
        <w:rPr>
          <w:rStyle w:val="Refdecomentario"/>
        </w:rPr>
        <w:commentReference w:id="197"/>
      </w:r>
      <w:r w:rsidRPr="00696C8B">
        <w:rPr>
          <w:rFonts w:ascii="Arial" w:eastAsia="Arial" w:hAnsi="Arial" w:cs="Arial"/>
          <w:lang w:val="en-US"/>
        </w:rPr>
        <w:t xml:space="preserve">). Non-significant terms (P &gt; 0.05) were removed (see </w:t>
      </w:r>
      <w:commentRangeStart w:id="198"/>
      <w:r w:rsidRPr="00696C8B">
        <w:rPr>
          <w:rFonts w:ascii="Arial" w:eastAsia="Arial" w:hAnsi="Arial" w:cs="Arial"/>
          <w:lang w:val="en-US"/>
        </w:rPr>
        <w:t xml:space="preserve">Tables S…, S…., and S….). </w:t>
      </w:r>
      <w:commentRangeEnd w:id="198"/>
      <w:r w:rsidR="008703A0">
        <w:rPr>
          <w:rStyle w:val="Refdecomentario"/>
        </w:rPr>
        <w:commentReference w:id="198"/>
      </w:r>
      <w:r w:rsidRPr="00696C8B">
        <w:rPr>
          <w:rFonts w:ascii="Arial" w:eastAsia="Arial" w:hAnsi="Arial" w:cs="Arial"/>
          <w:lang w:val="en-US"/>
        </w:rPr>
        <w:t xml:space="preserve">In the case of comparisons between the different levels of treatment during the acquisition phase, post hoc comparisons were made using least-squares contrasts (see Tables S3 and S5). For this, the </w:t>
      </w:r>
      <w:proofErr w:type="spellStart"/>
      <w:r w:rsidRPr="00696C8B">
        <w:rPr>
          <w:rFonts w:ascii="Arial" w:eastAsia="Arial" w:hAnsi="Arial" w:cs="Arial"/>
          <w:i/>
          <w:iCs/>
          <w:lang w:val="en-US"/>
        </w:rPr>
        <w:t>emmeans</w:t>
      </w:r>
      <w:proofErr w:type="spellEnd"/>
      <w:r w:rsidRPr="00696C8B">
        <w:rPr>
          <w:rFonts w:ascii="Arial" w:eastAsia="Arial" w:hAnsi="Arial" w:cs="Arial"/>
          <w:lang w:val="en-US"/>
        </w:rPr>
        <w:t xml:space="preserve"> function of the </w:t>
      </w:r>
      <w:proofErr w:type="spellStart"/>
      <w:r w:rsidRPr="00696C8B">
        <w:rPr>
          <w:rFonts w:ascii="Arial" w:eastAsia="Arial" w:hAnsi="Arial" w:cs="Arial"/>
          <w:b/>
          <w:bCs/>
          <w:lang w:val="en-US"/>
        </w:rPr>
        <w:t>emmeans</w:t>
      </w:r>
      <w:proofErr w:type="spellEnd"/>
      <w:r w:rsidRPr="00696C8B">
        <w:rPr>
          <w:rFonts w:ascii="Arial" w:eastAsia="Arial" w:hAnsi="Arial" w:cs="Arial"/>
          <w:lang w:val="en-US"/>
        </w:rPr>
        <w:t xml:space="preserve"> package (Lenth et al., 2018) was used, and contrasts for the treatment factor were specifically performed against the control group.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alpha</w:t>
      </w:r>
      <w:proofErr w:type="spellEnd"/>
      <w:r>
        <w:rPr>
          <w:rFonts w:ascii="Arial" w:eastAsia="Arial" w:hAnsi="Arial" w:cs="Arial"/>
        </w:rPr>
        <w:t xml:space="preserve"> </w:t>
      </w:r>
      <w:proofErr w:type="spellStart"/>
      <w:r>
        <w:rPr>
          <w:rFonts w:ascii="Arial" w:eastAsia="Arial" w:hAnsi="Arial" w:cs="Arial"/>
        </w:rPr>
        <w:t>level</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set at 0.05.</w:t>
      </w:r>
    </w:p>
    <w:p w14:paraId="000000DF" w14:textId="77777777" w:rsidR="002C7E0F" w:rsidRDefault="002C7E0F">
      <w:pPr>
        <w:spacing w:line="360" w:lineRule="auto"/>
        <w:jc w:val="both"/>
        <w:rPr>
          <w:rFonts w:ascii="Arial" w:eastAsia="Arial" w:hAnsi="Arial" w:cs="Arial"/>
        </w:rPr>
      </w:pPr>
    </w:p>
    <w:p w14:paraId="000000E0" w14:textId="77777777" w:rsidR="002C7E0F" w:rsidRDefault="002C7E0F">
      <w:pPr>
        <w:spacing w:line="360" w:lineRule="auto"/>
        <w:jc w:val="both"/>
        <w:rPr>
          <w:rFonts w:ascii="Arial" w:eastAsia="Arial" w:hAnsi="Arial" w:cs="Arial"/>
        </w:rPr>
      </w:pPr>
    </w:p>
    <w:p w14:paraId="000000E1" w14:textId="342D6118" w:rsidR="002C7E0F" w:rsidRPr="008703A0" w:rsidDel="008703A0" w:rsidRDefault="008703A0">
      <w:pPr>
        <w:rPr>
          <w:del w:id="199" w:author="Walter Farina" w:date="2025-12-02T15:29:00Z" w16du:dateUtc="2025-12-02T18:29:00Z"/>
          <w:rFonts w:ascii="Arial" w:eastAsia="Arial" w:hAnsi="Arial" w:cs="Arial"/>
          <w:b/>
          <w:bCs/>
          <w:sz w:val="22"/>
          <w:szCs w:val="22"/>
          <w:rPrChange w:id="200" w:author="Walter Farina" w:date="2025-12-02T15:29:00Z" w16du:dateUtc="2025-12-02T18:29:00Z">
            <w:rPr>
              <w:del w:id="201" w:author="Walter Farina" w:date="2025-12-02T15:29:00Z" w16du:dateUtc="2025-12-02T18:29:00Z"/>
              <w:rFonts w:ascii="Arial" w:eastAsia="Arial" w:hAnsi="Arial" w:cs="Arial"/>
              <w:sz w:val="22"/>
              <w:szCs w:val="22"/>
            </w:rPr>
          </w:rPrChange>
        </w:rPr>
      </w:pPr>
      <w:commentRangeStart w:id="202"/>
      <w:proofErr w:type="spellStart"/>
      <w:ins w:id="203" w:author="Walter Farina" w:date="2025-12-02T15:29:00Z" w16du:dateUtc="2025-12-02T18:29:00Z">
        <w:r w:rsidRPr="008703A0">
          <w:rPr>
            <w:rFonts w:ascii="Arial" w:hAnsi="Arial" w:cs="Arial"/>
            <w:b/>
            <w:bCs/>
            <w:rPrChange w:id="204" w:author="Walter Farina" w:date="2025-12-02T15:29:00Z" w16du:dateUtc="2025-12-02T18:29:00Z">
              <w:rPr/>
            </w:rPrChange>
          </w:rPr>
          <w:t>References</w:t>
        </w:r>
      </w:ins>
      <w:proofErr w:type="spellEnd"/>
      <w:del w:id="205" w:author="Walter Farina" w:date="2025-12-02T15:29:00Z" w16du:dateUtc="2025-12-02T18:29:00Z">
        <w:r w:rsidRPr="008703A0" w:rsidDel="008703A0">
          <w:rPr>
            <w:rFonts w:ascii="Arial" w:hAnsi="Arial" w:cs="Arial"/>
            <w:b/>
            <w:bCs/>
            <w:rPrChange w:id="206" w:author="Walter Farina" w:date="2025-12-02T15:29:00Z" w16du:dateUtc="2025-12-02T18:29:00Z">
              <w:rPr/>
            </w:rPrChange>
          </w:rPr>
          <w:br w:type="page"/>
        </w:r>
      </w:del>
      <w:commentRangeEnd w:id="202"/>
      <w:r>
        <w:rPr>
          <w:rStyle w:val="Refdecomentario"/>
        </w:rPr>
        <w:commentReference w:id="202"/>
      </w:r>
    </w:p>
    <w:p w14:paraId="000000E2" w14:textId="77777777" w:rsidR="002C7E0F" w:rsidRPr="008703A0" w:rsidRDefault="002C7E0F">
      <w:pPr>
        <w:rPr>
          <w:rFonts w:ascii="Arial" w:eastAsia="Arial" w:hAnsi="Arial" w:cs="Arial"/>
          <w:b/>
          <w:bCs/>
          <w:rPrChange w:id="207" w:author="Walter Farina" w:date="2025-12-02T15:29:00Z" w16du:dateUtc="2025-12-02T18:29:00Z">
            <w:rPr>
              <w:rFonts w:ascii="Arial" w:eastAsia="Arial" w:hAnsi="Arial" w:cs="Arial"/>
            </w:rPr>
          </w:rPrChange>
        </w:rPr>
      </w:pPr>
    </w:p>
    <w:sectPr w:rsidR="002C7E0F" w:rsidRPr="008703A0">
      <w:footerReference w:type="default" r:id="rId15"/>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alter Farina" w:date="2025-11-22T10:51:00Z" w:initials="">
    <w:p w14:paraId="000000E8"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veremos en </w:t>
      </w:r>
      <w:proofErr w:type="spellStart"/>
      <w:r>
        <w:rPr>
          <w:rFonts w:ascii="Arial" w:eastAsia="Arial" w:hAnsi="Arial" w:cs="Arial"/>
          <w:color w:val="000000"/>
          <w:sz w:val="22"/>
          <w:szCs w:val="22"/>
        </w:rPr>
        <w:t>funcion</w:t>
      </w:r>
      <w:proofErr w:type="spellEnd"/>
      <w:r>
        <w:rPr>
          <w:rFonts w:ascii="Arial" w:eastAsia="Arial" w:hAnsi="Arial" w:cs="Arial"/>
          <w:color w:val="000000"/>
          <w:sz w:val="22"/>
          <w:szCs w:val="22"/>
        </w:rPr>
        <w:t xml:space="preserve"> del formato de revista</w:t>
      </w:r>
    </w:p>
  </w:comment>
  <w:comment w:id="1" w:author="Walter Farina" w:date="2025-12-02T15:22:00Z" w:initials="WF">
    <w:p w14:paraId="3E9EEFCE" w14:textId="77777777" w:rsidR="008703A0" w:rsidRDefault="008703A0" w:rsidP="008703A0">
      <w:r>
        <w:rPr>
          <w:rStyle w:val="Refdecomentario"/>
        </w:rPr>
        <w:annotationRef/>
      </w:r>
      <w:r>
        <w:rPr>
          <w:sz w:val="20"/>
          <w:szCs w:val="20"/>
        </w:rPr>
        <w:t xml:space="preserve">Creo que lo mejor va a ser pensar un ms con formato para </w:t>
      </w:r>
      <w:proofErr w:type="spellStart"/>
      <w:r>
        <w:rPr>
          <w:sz w:val="20"/>
          <w:szCs w:val="20"/>
        </w:rPr>
        <w:t>Comm</w:t>
      </w:r>
      <w:proofErr w:type="spellEnd"/>
      <w:r>
        <w:rPr>
          <w:sz w:val="20"/>
          <w:szCs w:val="20"/>
        </w:rPr>
        <w:t xml:space="preserve"> Biol. En ese formato podemos agregar la </w:t>
      </w:r>
      <w:proofErr w:type="spellStart"/>
      <w:r>
        <w:rPr>
          <w:sz w:val="20"/>
          <w:szCs w:val="20"/>
        </w:rPr>
        <w:t>introduccion</w:t>
      </w:r>
      <w:proofErr w:type="spellEnd"/>
      <w:r>
        <w:rPr>
          <w:sz w:val="20"/>
          <w:szCs w:val="20"/>
        </w:rPr>
        <w:t xml:space="preserve"> (falta </w:t>
      </w:r>
      <w:proofErr w:type="spellStart"/>
      <w:r>
        <w:rPr>
          <w:sz w:val="20"/>
          <w:szCs w:val="20"/>
        </w:rPr>
        <w:t>todavia</w:t>
      </w:r>
      <w:proofErr w:type="spellEnd"/>
      <w:r>
        <w:rPr>
          <w:sz w:val="20"/>
          <w:szCs w:val="20"/>
        </w:rPr>
        <w:t xml:space="preserve">) y hacer una </w:t>
      </w:r>
      <w:proofErr w:type="spellStart"/>
      <w:r>
        <w:rPr>
          <w:sz w:val="20"/>
          <w:szCs w:val="20"/>
        </w:rPr>
        <w:t>unica</w:t>
      </w:r>
      <w:proofErr w:type="spellEnd"/>
      <w:r>
        <w:rPr>
          <w:sz w:val="20"/>
          <w:szCs w:val="20"/>
        </w:rPr>
        <w:t xml:space="preserve"> </w:t>
      </w:r>
      <w:proofErr w:type="spellStart"/>
      <w:r>
        <w:rPr>
          <w:sz w:val="20"/>
          <w:szCs w:val="20"/>
        </w:rPr>
        <w:t>seccion</w:t>
      </w:r>
      <w:proofErr w:type="spellEnd"/>
      <w:r>
        <w:rPr>
          <w:sz w:val="20"/>
          <w:szCs w:val="20"/>
        </w:rPr>
        <w:t xml:space="preserve"> de </w:t>
      </w:r>
      <w:proofErr w:type="spellStart"/>
      <w:r>
        <w:rPr>
          <w:sz w:val="20"/>
          <w:szCs w:val="20"/>
        </w:rPr>
        <w:t>Results</w:t>
      </w:r>
      <w:proofErr w:type="spellEnd"/>
      <w:r>
        <w:rPr>
          <w:sz w:val="20"/>
          <w:szCs w:val="20"/>
        </w:rPr>
        <w:t xml:space="preserve"> and </w:t>
      </w:r>
      <w:proofErr w:type="spellStart"/>
      <w:r>
        <w:rPr>
          <w:sz w:val="20"/>
          <w:szCs w:val="20"/>
        </w:rPr>
        <w:t>Discussion</w:t>
      </w:r>
      <w:proofErr w:type="spellEnd"/>
      <w:r>
        <w:rPr>
          <w:sz w:val="20"/>
          <w:szCs w:val="20"/>
        </w:rPr>
        <w:t xml:space="preserve"> (</w:t>
      </w:r>
      <w:proofErr w:type="spellStart"/>
      <w:r>
        <w:rPr>
          <w:sz w:val="20"/>
          <w:szCs w:val="20"/>
        </w:rPr>
        <w:t>aun</w:t>
      </w:r>
      <w:proofErr w:type="spellEnd"/>
      <w:r>
        <w:rPr>
          <w:sz w:val="20"/>
          <w:szCs w:val="20"/>
        </w:rPr>
        <w:t xml:space="preserve"> falta la </w:t>
      </w:r>
      <w:proofErr w:type="spellStart"/>
      <w:r>
        <w:rPr>
          <w:sz w:val="20"/>
          <w:szCs w:val="20"/>
        </w:rPr>
        <w:t>discusion</w:t>
      </w:r>
      <w:proofErr w:type="spellEnd"/>
      <w:r>
        <w:rPr>
          <w:sz w:val="20"/>
          <w:szCs w:val="20"/>
        </w:rPr>
        <w:t xml:space="preserve"> final en la misma </w:t>
      </w:r>
      <w:proofErr w:type="spellStart"/>
      <w:r>
        <w:rPr>
          <w:sz w:val="20"/>
          <w:szCs w:val="20"/>
        </w:rPr>
        <w:t>seccion</w:t>
      </w:r>
      <w:proofErr w:type="spellEnd"/>
      <w:r>
        <w:rPr>
          <w:sz w:val="20"/>
          <w:szCs w:val="20"/>
        </w:rPr>
        <w:t xml:space="preserve">, pero para eso necesitamos todos los resultados a la vista, incluidos aquellos que faltan y que deben incluirse en </w:t>
      </w:r>
      <w:proofErr w:type="spellStart"/>
      <w:r>
        <w:rPr>
          <w:sz w:val="20"/>
          <w:szCs w:val="20"/>
        </w:rPr>
        <w:t>Supple</w:t>
      </w:r>
      <w:proofErr w:type="spellEnd"/>
      <w:r>
        <w:rPr>
          <w:sz w:val="20"/>
          <w:szCs w:val="20"/>
        </w:rPr>
        <w:t>)</w:t>
      </w:r>
    </w:p>
  </w:comment>
  <w:comment w:id="4" w:author="Walter Farina" w:date="2025-11-22T09:00:00Z" w:initials="">
    <w:p w14:paraId="000000EC" w14:textId="3EE1F586"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vemos si lo hacemos todos integrado o no. Esto tiene sentido para revista como </w:t>
      </w:r>
      <w:proofErr w:type="spellStart"/>
      <w:r>
        <w:rPr>
          <w:rFonts w:ascii="Arial" w:eastAsia="Arial" w:hAnsi="Arial" w:cs="Arial"/>
          <w:color w:val="000000"/>
          <w:sz w:val="22"/>
          <w:szCs w:val="22"/>
        </w:rPr>
        <w:t>Current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Biology</w:t>
      </w:r>
      <w:proofErr w:type="spellEnd"/>
      <w:r>
        <w:rPr>
          <w:rFonts w:ascii="Arial" w:eastAsia="Arial" w:hAnsi="Arial" w:cs="Arial"/>
          <w:color w:val="000000"/>
          <w:sz w:val="22"/>
          <w:szCs w:val="22"/>
        </w:rPr>
        <w:t xml:space="preserve"> o </w:t>
      </w:r>
      <w:proofErr w:type="spellStart"/>
      <w:r>
        <w:rPr>
          <w:rFonts w:ascii="Arial" w:eastAsia="Arial" w:hAnsi="Arial" w:cs="Arial"/>
          <w:color w:val="000000"/>
          <w:sz w:val="22"/>
          <w:szCs w:val="22"/>
        </w:rPr>
        <w:t>iScience</w:t>
      </w:r>
      <w:proofErr w:type="spellEnd"/>
    </w:p>
  </w:comment>
  <w:comment w:id="14" w:author="Julieta Pellettieri" w:date="2025-12-02T00:11:00Z" w:initials="">
    <w:p w14:paraId="000000F2"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responder </w:t>
      </w:r>
      <w:proofErr w:type="spellStart"/>
      <w:r>
        <w:rPr>
          <w:rFonts w:ascii="Arial" w:eastAsia="Arial" w:hAnsi="Arial" w:cs="Arial"/>
          <w:color w:val="000000"/>
          <w:sz w:val="22"/>
          <w:szCs w:val="22"/>
        </w:rPr>
        <w:t>aca</w:t>
      </w:r>
      <w:proofErr w:type="spellEnd"/>
      <w:r>
        <w:rPr>
          <w:rFonts w:ascii="Arial" w:eastAsia="Arial" w:hAnsi="Arial" w:cs="Arial"/>
          <w:color w:val="000000"/>
          <w:sz w:val="22"/>
          <w:szCs w:val="22"/>
        </w:rPr>
        <w:t xml:space="preserve"> se considera ingerir? o que extendieron la </w:t>
      </w:r>
      <w:proofErr w:type="spellStart"/>
      <w:r>
        <w:rPr>
          <w:rFonts w:ascii="Arial" w:eastAsia="Arial" w:hAnsi="Arial" w:cs="Arial"/>
          <w:color w:val="000000"/>
          <w:sz w:val="22"/>
          <w:szCs w:val="22"/>
        </w:rPr>
        <w:t>proboscide</w:t>
      </w:r>
      <w:proofErr w:type="spellEnd"/>
      <w:r>
        <w:rPr>
          <w:rFonts w:ascii="Arial" w:eastAsia="Arial" w:hAnsi="Arial" w:cs="Arial"/>
          <w:color w:val="000000"/>
          <w:sz w:val="22"/>
          <w:szCs w:val="22"/>
        </w:rPr>
        <w:t xml:space="preserve"> aun sin recompensa (aprendieron). son 396 los que ingirieron al menos una recompensa para </w:t>
      </w:r>
      <w:proofErr w:type="spellStart"/>
      <w:r>
        <w:rPr>
          <w:rFonts w:ascii="Arial" w:eastAsia="Arial" w:hAnsi="Arial" w:cs="Arial"/>
          <w:color w:val="000000"/>
          <w:sz w:val="22"/>
          <w:szCs w:val="22"/>
        </w:rPr>
        <w:t>mi</w:t>
      </w:r>
      <w:proofErr w:type="spellEnd"/>
      <w:r>
        <w:rPr>
          <w:rFonts w:ascii="Arial" w:eastAsia="Arial" w:hAnsi="Arial" w:cs="Arial"/>
          <w:color w:val="000000"/>
          <w:sz w:val="22"/>
          <w:szCs w:val="22"/>
        </w:rPr>
        <w:t xml:space="preserve"> el dato importante es demostrar </w:t>
      </w:r>
      <w:proofErr w:type="spellStart"/>
      <w:r>
        <w:rPr>
          <w:rFonts w:ascii="Arial" w:eastAsia="Arial" w:hAnsi="Arial" w:cs="Arial"/>
          <w:color w:val="000000"/>
          <w:sz w:val="22"/>
          <w:szCs w:val="22"/>
        </w:rPr>
        <w:t>adquisicion</w:t>
      </w:r>
      <w:proofErr w:type="spellEnd"/>
      <w:r>
        <w:rPr>
          <w:rFonts w:ascii="Arial" w:eastAsia="Arial" w:hAnsi="Arial" w:cs="Arial"/>
          <w:color w:val="000000"/>
          <w:sz w:val="22"/>
          <w:szCs w:val="22"/>
        </w:rPr>
        <w:t xml:space="preserve"> efectiva durante el entrenamiento. esos fueron 223 de los cuales 176 recordaban lo aprendido a las 24hs pasado el experimento. a lo q se suma el detalle de que 42 individuos no expresaron </w:t>
      </w:r>
      <w:proofErr w:type="spellStart"/>
      <w:proofErr w:type="gramStart"/>
      <w:r>
        <w:rPr>
          <w:rFonts w:ascii="Arial" w:eastAsia="Arial" w:hAnsi="Arial" w:cs="Arial"/>
          <w:color w:val="000000"/>
          <w:sz w:val="22"/>
          <w:szCs w:val="22"/>
        </w:rPr>
        <w:t>aprtendizaje</w:t>
      </w:r>
      <w:proofErr w:type="spellEnd"/>
      <w:proofErr w:type="gramEnd"/>
      <w:r>
        <w:rPr>
          <w:rFonts w:ascii="Arial" w:eastAsia="Arial" w:hAnsi="Arial" w:cs="Arial"/>
          <w:color w:val="000000"/>
          <w:sz w:val="22"/>
          <w:szCs w:val="22"/>
        </w:rPr>
        <w:t xml:space="preserve"> pero si memoria a largo termino. lo cual nos da un </w:t>
      </w:r>
      <w:proofErr w:type="spellStart"/>
      <w:r>
        <w:rPr>
          <w:rFonts w:ascii="Arial" w:eastAsia="Arial" w:hAnsi="Arial" w:cs="Arial"/>
          <w:color w:val="000000"/>
          <w:sz w:val="22"/>
          <w:szCs w:val="22"/>
        </w:rPr>
        <w:t>parametro</w:t>
      </w:r>
      <w:proofErr w:type="spellEnd"/>
      <w:r>
        <w:rPr>
          <w:rFonts w:ascii="Arial" w:eastAsia="Arial" w:hAnsi="Arial" w:cs="Arial"/>
          <w:color w:val="000000"/>
          <w:sz w:val="22"/>
          <w:szCs w:val="22"/>
        </w:rPr>
        <w:t xml:space="preserve"> de que aproximadamente 1 de cada cinco abejorros </w:t>
      </w:r>
      <w:proofErr w:type="spellStart"/>
      <w:r>
        <w:rPr>
          <w:rFonts w:ascii="Arial" w:eastAsia="Arial" w:hAnsi="Arial" w:cs="Arial"/>
          <w:color w:val="000000"/>
          <w:sz w:val="22"/>
          <w:szCs w:val="22"/>
        </w:rPr>
        <w:t>reliza</w:t>
      </w:r>
      <w:proofErr w:type="spellEnd"/>
      <w:r>
        <w:rPr>
          <w:rFonts w:ascii="Arial" w:eastAsia="Arial" w:hAnsi="Arial" w:cs="Arial"/>
          <w:color w:val="000000"/>
          <w:sz w:val="22"/>
          <w:szCs w:val="22"/>
        </w:rPr>
        <w:t xml:space="preserve"> una </w:t>
      </w:r>
      <w:proofErr w:type="spellStart"/>
      <w:r>
        <w:rPr>
          <w:rFonts w:ascii="Arial" w:eastAsia="Arial" w:hAnsi="Arial" w:cs="Arial"/>
          <w:color w:val="000000"/>
          <w:sz w:val="22"/>
          <w:szCs w:val="22"/>
        </w:rPr>
        <w:t>asociacion</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positiva  durante</w:t>
      </w:r>
      <w:proofErr w:type="gramEnd"/>
      <w:r>
        <w:rPr>
          <w:rFonts w:ascii="Arial" w:eastAsia="Arial" w:hAnsi="Arial" w:cs="Arial"/>
          <w:color w:val="000000"/>
          <w:sz w:val="22"/>
          <w:szCs w:val="22"/>
        </w:rPr>
        <w:t xml:space="preserve"> el </w:t>
      </w:r>
      <w:proofErr w:type="gramStart"/>
      <w:r>
        <w:rPr>
          <w:rFonts w:ascii="Arial" w:eastAsia="Arial" w:hAnsi="Arial" w:cs="Arial"/>
          <w:color w:val="000000"/>
          <w:sz w:val="22"/>
          <w:szCs w:val="22"/>
        </w:rPr>
        <w:t>entrenamiento</w:t>
      </w:r>
      <w:proofErr w:type="gramEnd"/>
      <w:r>
        <w:rPr>
          <w:rFonts w:ascii="Arial" w:eastAsia="Arial" w:hAnsi="Arial" w:cs="Arial"/>
          <w:color w:val="000000"/>
          <w:sz w:val="22"/>
          <w:szCs w:val="22"/>
        </w:rPr>
        <w:t xml:space="preserve"> pero no lo expresa</w:t>
      </w:r>
    </w:p>
  </w:comment>
  <w:comment w:id="18" w:author="Julieta Pellettieri" w:date="2025-12-02T14:20:00Z" w:initials="">
    <w:p w14:paraId="000000F3"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62.44% toma la recompensa en todas las instancias.</w:t>
      </w:r>
    </w:p>
  </w:comment>
  <w:comment w:id="17" w:author="Walter Farina" w:date="2025-12-02T13:04:00Z" w:initials="WF">
    <w:p w14:paraId="2F1B96F4" w14:textId="77777777" w:rsidR="00CC6547" w:rsidRDefault="00CC6547" w:rsidP="00CC6547">
      <w:r>
        <w:rPr>
          <w:rStyle w:val="Refdecomentario"/>
        </w:rPr>
        <w:annotationRef/>
      </w:r>
      <w:proofErr w:type="spellStart"/>
      <w:r>
        <w:rPr>
          <w:sz w:val="20"/>
          <w:szCs w:val="20"/>
        </w:rPr>
        <w:t>fijate</w:t>
      </w:r>
      <w:proofErr w:type="spellEnd"/>
      <w:r>
        <w:rPr>
          <w:sz w:val="20"/>
          <w:szCs w:val="20"/>
        </w:rPr>
        <w:t xml:space="preserve"> si el texto esta ok</w:t>
      </w:r>
    </w:p>
  </w:comment>
  <w:comment w:id="27" w:author="Julieta Pellettieri" w:date="2025-12-02T01:53:00Z" w:initials="">
    <w:p w14:paraId="000000EF" w14:textId="6E1C0CC6"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son muy pocos los que murieron en la etapa de entrenamiento. y no </w:t>
      </w:r>
      <w:proofErr w:type="spellStart"/>
      <w:r>
        <w:rPr>
          <w:rFonts w:ascii="Arial" w:eastAsia="Arial" w:hAnsi="Arial" w:cs="Arial"/>
          <w:color w:val="000000"/>
          <w:sz w:val="22"/>
          <w:szCs w:val="22"/>
        </w:rPr>
        <w:t>se</w:t>
      </w:r>
      <w:proofErr w:type="spellEnd"/>
      <w:r>
        <w:rPr>
          <w:rFonts w:ascii="Arial" w:eastAsia="Arial" w:hAnsi="Arial" w:cs="Arial"/>
          <w:color w:val="000000"/>
          <w:sz w:val="22"/>
          <w:szCs w:val="22"/>
        </w:rPr>
        <w:t xml:space="preserve"> si son un dato q aporte </w:t>
      </w:r>
      <w:proofErr w:type="gramStart"/>
      <w:r>
        <w:rPr>
          <w:rFonts w:ascii="Arial" w:eastAsia="Arial" w:hAnsi="Arial" w:cs="Arial"/>
          <w:color w:val="000000"/>
          <w:sz w:val="22"/>
          <w:szCs w:val="22"/>
        </w:rPr>
        <w:t>algo .</w:t>
      </w:r>
      <w:proofErr w:type="gramEnd"/>
      <w:r>
        <w:rPr>
          <w:rFonts w:ascii="Arial" w:eastAsia="Arial" w:hAnsi="Arial" w:cs="Arial"/>
          <w:color w:val="000000"/>
          <w:sz w:val="22"/>
          <w:szCs w:val="22"/>
        </w:rPr>
        <w:t xml:space="preserve"> Los que si son varios y q de </w:t>
      </w:r>
      <w:proofErr w:type="spellStart"/>
      <w:r>
        <w:rPr>
          <w:rFonts w:ascii="Arial" w:eastAsia="Arial" w:hAnsi="Arial" w:cs="Arial"/>
          <w:color w:val="000000"/>
          <w:sz w:val="22"/>
          <w:szCs w:val="22"/>
        </w:rPr>
        <w:t>ahi</w:t>
      </w:r>
      <w:proofErr w:type="spellEnd"/>
      <w:r>
        <w:rPr>
          <w:rFonts w:ascii="Arial" w:eastAsia="Arial" w:hAnsi="Arial" w:cs="Arial"/>
          <w:color w:val="000000"/>
          <w:sz w:val="22"/>
          <w:szCs w:val="22"/>
        </w:rPr>
        <w:t xml:space="preserve"> sale la tasa de mortalidad es entre el entrenamiento y la </w:t>
      </w:r>
      <w:proofErr w:type="spellStart"/>
      <w:r>
        <w:rPr>
          <w:rFonts w:ascii="Arial" w:eastAsia="Arial" w:hAnsi="Arial" w:cs="Arial"/>
          <w:color w:val="000000"/>
          <w:sz w:val="22"/>
          <w:szCs w:val="22"/>
        </w:rPr>
        <w:t>evaluacion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osea</w:t>
      </w:r>
      <w:proofErr w:type="spellEnd"/>
      <w:r>
        <w:rPr>
          <w:rFonts w:ascii="Arial" w:eastAsia="Arial" w:hAnsi="Arial" w:cs="Arial"/>
          <w:color w:val="000000"/>
          <w:sz w:val="22"/>
          <w:szCs w:val="22"/>
        </w:rPr>
        <w:t xml:space="preserve"> en el periodo de incubadora</w:t>
      </w:r>
    </w:p>
  </w:comment>
  <w:comment w:id="26" w:author="Walter Farina" w:date="2025-12-02T13:04:00Z" w:initials="WF">
    <w:p w14:paraId="79A35E2F" w14:textId="77777777" w:rsidR="00CC6547" w:rsidRDefault="00CC6547" w:rsidP="00CC6547">
      <w:r>
        <w:rPr>
          <w:rStyle w:val="Refdecomentario"/>
        </w:rPr>
        <w:annotationRef/>
      </w:r>
      <w:r>
        <w:rPr>
          <w:sz w:val="20"/>
          <w:szCs w:val="20"/>
        </w:rPr>
        <w:t>no lo agrego entonces</w:t>
      </w:r>
    </w:p>
  </w:comment>
  <w:comment w:id="57" w:author="Walter Farina" w:date="2025-12-02T14:39:00Z" w:initials="WF">
    <w:p w14:paraId="34539144" w14:textId="77777777" w:rsidR="008425B5" w:rsidRDefault="008425B5" w:rsidP="008425B5">
      <w:r>
        <w:rPr>
          <w:rStyle w:val="Refdecomentario"/>
        </w:rPr>
        <w:annotationRef/>
      </w:r>
      <w:proofErr w:type="spellStart"/>
      <w:r>
        <w:rPr>
          <w:sz w:val="20"/>
          <w:szCs w:val="20"/>
        </w:rPr>
        <w:t>todavia</w:t>
      </w:r>
      <w:proofErr w:type="spellEnd"/>
      <w:r>
        <w:rPr>
          <w:sz w:val="20"/>
          <w:szCs w:val="20"/>
        </w:rPr>
        <w:t xml:space="preserve"> no tenemos un </w:t>
      </w:r>
      <w:proofErr w:type="spellStart"/>
      <w:r>
        <w:rPr>
          <w:sz w:val="20"/>
          <w:szCs w:val="20"/>
        </w:rPr>
        <w:t>Supplementaria</w:t>
      </w:r>
      <w:proofErr w:type="spellEnd"/>
      <w:r>
        <w:rPr>
          <w:sz w:val="20"/>
          <w:szCs w:val="20"/>
        </w:rPr>
        <w:t xml:space="preserve"> para volcar toda la </w:t>
      </w:r>
      <w:proofErr w:type="spellStart"/>
      <w:r>
        <w:rPr>
          <w:sz w:val="20"/>
          <w:szCs w:val="20"/>
        </w:rPr>
        <w:t>info</w:t>
      </w:r>
      <w:proofErr w:type="spellEnd"/>
      <w:r>
        <w:rPr>
          <w:sz w:val="20"/>
          <w:szCs w:val="20"/>
        </w:rPr>
        <w:t xml:space="preserve"> adicional, </w:t>
      </w:r>
      <w:proofErr w:type="spellStart"/>
      <w:r>
        <w:rPr>
          <w:sz w:val="20"/>
          <w:szCs w:val="20"/>
        </w:rPr>
        <w:t>graficos</w:t>
      </w:r>
      <w:proofErr w:type="spellEnd"/>
      <w:r>
        <w:rPr>
          <w:sz w:val="20"/>
          <w:szCs w:val="20"/>
        </w:rPr>
        <w:t xml:space="preserve"> y tablas. Sin eso, es </w:t>
      </w:r>
      <w:proofErr w:type="spellStart"/>
      <w:r>
        <w:rPr>
          <w:sz w:val="20"/>
          <w:szCs w:val="20"/>
        </w:rPr>
        <w:t>dificil</w:t>
      </w:r>
      <w:proofErr w:type="spellEnd"/>
      <w:r>
        <w:rPr>
          <w:sz w:val="20"/>
          <w:szCs w:val="20"/>
        </w:rPr>
        <w:t xml:space="preserve"> continuar con </w:t>
      </w:r>
      <w:proofErr w:type="spellStart"/>
      <w:r>
        <w:rPr>
          <w:sz w:val="20"/>
          <w:szCs w:val="20"/>
        </w:rPr>
        <w:t>redaccion</w:t>
      </w:r>
      <w:proofErr w:type="spellEnd"/>
      <w:r>
        <w:rPr>
          <w:sz w:val="20"/>
          <w:szCs w:val="20"/>
        </w:rPr>
        <w:t xml:space="preserve"> hilada de los resultados</w:t>
      </w:r>
    </w:p>
  </w:comment>
  <w:comment w:id="77" w:author="Walter Farina" w:date="2025-12-02T15:08:00Z" w:initials="WF">
    <w:p w14:paraId="6DE525D1" w14:textId="77777777" w:rsidR="00051A7D" w:rsidRDefault="00051A7D" w:rsidP="00051A7D">
      <w:r>
        <w:rPr>
          <w:rStyle w:val="Refdecomentario"/>
        </w:rPr>
        <w:annotationRef/>
      </w:r>
      <w:r>
        <w:rPr>
          <w:sz w:val="20"/>
          <w:szCs w:val="20"/>
        </w:rPr>
        <w:t xml:space="preserve">recalculando... coincido que con este protocolo es mejor cambiar en este grafico </w:t>
      </w:r>
      <w:proofErr w:type="spellStart"/>
      <w:r>
        <w:rPr>
          <w:sz w:val="20"/>
          <w:szCs w:val="20"/>
        </w:rPr>
        <w:t>the</w:t>
      </w:r>
      <w:proofErr w:type="spellEnd"/>
      <w:r>
        <w:rPr>
          <w:sz w:val="20"/>
          <w:szCs w:val="20"/>
        </w:rPr>
        <w:t xml:space="preserve"> '</w:t>
      </w:r>
      <w:proofErr w:type="spellStart"/>
      <w:r>
        <w:rPr>
          <w:sz w:val="20"/>
          <w:szCs w:val="20"/>
        </w:rPr>
        <w:t>acquisition</w:t>
      </w:r>
      <w:proofErr w:type="spellEnd"/>
      <w:r>
        <w:rPr>
          <w:sz w:val="20"/>
          <w:szCs w:val="20"/>
        </w:rPr>
        <w:t>' a 'training'</w:t>
      </w:r>
    </w:p>
  </w:comment>
  <w:comment w:id="97" w:author="Walter Farina" w:date="2025-12-02T13:08:00Z" w:initials="WF">
    <w:p w14:paraId="06913D26" w14:textId="47CD2C40" w:rsidR="002F6EBB" w:rsidRDefault="002F6EBB" w:rsidP="00EF673F">
      <w:r>
        <w:rPr>
          <w:rStyle w:val="Refdecomentario"/>
        </w:rPr>
        <w:annotationRef/>
      </w:r>
      <w:r>
        <w:rPr>
          <w:sz w:val="20"/>
          <w:szCs w:val="20"/>
        </w:rPr>
        <w:t xml:space="preserve">pasar las figuras </w:t>
      </w:r>
      <w:proofErr w:type="gramStart"/>
      <w:r>
        <w:rPr>
          <w:sz w:val="20"/>
          <w:szCs w:val="20"/>
        </w:rPr>
        <w:t xml:space="preserve">al </w:t>
      </w:r>
      <w:proofErr w:type="spellStart"/>
      <w:r>
        <w:rPr>
          <w:sz w:val="20"/>
          <w:szCs w:val="20"/>
        </w:rPr>
        <w:t>ingles</w:t>
      </w:r>
      <w:proofErr w:type="spellEnd"/>
      <w:proofErr w:type="gramEnd"/>
      <w:r>
        <w:rPr>
          <w:sz w:val="20"/>
          <w:szCs w:val="20"/>
        </w:rPr>
        <w:t xml:space="preserve"> </w:t>
      </w:r>
      <w:proofErr w:type="spellStart"/>
      <w:r>
        <w:rPr>
          <w:sz w:val="20"/>
          <w:szCs w:val="20"/>
        </w:rPr>
        <w:t>segun</w:t>
      </w:r>
      <w:proofErr w:type="spellEnd"/>
      <w:r>
        <w:rPr>
          <w:sz w:val="20"/>
          <w:szCs w:val="20"/>
        </w:rPr>
        <w:t xml:space="preserve"> la que hemos definido en texto del ms</w:t>
      </w:r>
    </w:p>
  </w:comment>
  <w:comment w:id="103" w:author="Walter Farina" w:date="2025-11-22T09:09:00Z" w:initials="">
    <w:p w14:paraId="000000E4" w14:textId="77777777" w:rsidR="00EF673F" w:rsidRDefault="00EF673F" w:rsidP="00EF673F">
      <w:r>
        <w:rPr>
          <w:color w:val="000000"/>
          <w:sz w:val="20"/>
          <w:szCs w:val="20"/>
        </w:rPr>
        <w:t xml:space="preserve">incluir </w:t>
      </w:r>
      <w:proofErr w:type="spellStart"/>
      <w:r>
        <w:rPr>
          <w:color w:val="000000"/>
          <w:sz w:val="20"/>
          <w:szCs w:val="20"/>
        </w:rPr>
        <w:t>aca</w:t>
      </w:r>
      <w:proofErr w:type="spellEnd"/>
      <w:r>
        <w:rPr>
          <w:color w:val="000000"/>
          <w:sz w:val="20"/>
          <w:szCs w:val="20"/>
        </w:rPr>
        <w:t xml:space="preserve"> el test </w:t>
      </w:r>
      <w:proofErr w:type="spellStart"/>
      <w:r>
        <w:rPr>
          <w:color w:val="000000"/>
          <w:sz w:val="20"/>
          <w:szCs w:val="20"/>
        </w:rPr>
        <w:t>estadistico</w:t>
      </w:r>
      <w:proofErr w:type="spellEnd"/>
      <w:r>
        <w:rPr>
          <w:color w:val="000000"/>
          <w:sz w:val="20"/>
          <w:szCs w:val="20"/>
        </w:rPr>
        <w:t xml:space="preserve"> usado</w:t>
      </w:r>
    </w:p>
  </w:comment>
  <w:comment w:id="106" w:author="Julieta Pellettieri" w:date="2025-11-27T13:15:00Z" w:initials="">
    <w:p w14:paraId="000000E5"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osea</w:t>
      </w:r>
      <w:proofErr w:type="spellEnd"/>
      <w:r>
        <w:rPr>
          <w:rFonts w:ascii="Arial" w:eastAsia="Arial" w:hAnsi="Arial" w:cs="Arial"/>
          <w:color w:val="000000"/>
          <w:sz w:val="22"/>
          <w:szCs w:val="22"/>
        </w:rPr>
        <w:t xml:space="preserve"> el test es </w:t>
      </w:r>
      <w:proofErr w:type="spellStart"/>
      <w:r>
        <w:rPr>
          <w:rFonts w:ascii="Arial" w:eastAsia="Arial" w:hAnsi="Arial" w:cs="Arial"/>
          <w:color w:val="000000"/>
          <w:sz w:val="22"/>
          <w:szCs w:val="22"/>
        </w:rPr>
        <w:t>comparacion</w:t>
      </w:r>
      <w:proofErr w:type="spellEnd"/>
      <w:r>
        <w:rPr>
          <w:rFonts w:ascii="Arial" w:eastAsia="Arial" w:hAnsi="Arial" w:cs="Arial"/>
          <w:color w:val="000000"/>
          <w:sz w:val="22"/>
          <w:szCs w:val="22"/>
        </w:rPr>
        <w:t xml:space="preserve"> con el control y justamente no da significativo. no estoy segura sobre como testear que sea significativamente menor a 10% puedo averiguarlo. pero creo que </w:t>
      </w:r>
      <w:proofErr w:type="spellStart"/>
      <w:r>
        <w:rPr>
          <w:rFonts w:ascii="Arial" w:eastAsia="Arial" w:hAnsi="Arial" w:cs="Arial"/>
          <w:color w:val="000000"/>
          <w:sz w:val="22"/>
          <w:szCs w:val="22"/>
        </w:rPr>
        <w:t>podriamos</w:t>
      </w:r>
      <w:proofErr w:type="spellEnd"/>
      <w:r>
        <w:rPr>
          <w:rFonts w:ascii="Arial" w:eastAsia="Arial" w:hAnsi="Arial" w:cs="Arial"/>
          <w:color w:val="000000"/>
          <w:sz w:val="22"/>
          <w:szCs w:val="22"/>
        </w:rPr>
        <w:t xml:space="preserve"> poner tal modelo y el % estimado de </w:t>
      </w:r>
      <w:proofErr w:type="spellStart"/>
      <w:r>
        <w:rPr>
          <w:rFonts w:ascii="Arial" w:eastAsia="Arial" w:hAnsi="Arial" w:cs="Arial"/>
          <w:color w:val="000000"/>
          <w:sz w:val="22"/>
          <w:szCs w:val="22"/>
        </w:rPr>
        <w:t>generalizacion</w:t>
      </w:r>
      <w:proofErr w:type="spellEnd"/>
      <w:r>
        <w:rPr>
          <w:rFonts w:ascii="Arial" w:eastAsia="Arial" w:hAnsi="Arial" w:cs="Arial"/>
          <w:color w:val="000000"/>
          <w:sz w:val="22"/>
          <w:szCs w:val="22"/>
        </w:rPr>
        <w:t xml:space="preserve"> con su intervalo de confianza.</w:t>
      </w:r>
    </w:p>
  </w:comment>
  <w:comment w:id="110" w:author="Julieta Pellettieri" w:date="2025-12-02T02:20:00Z" w:initials="">
    <w:p w14:paraId="000000E6"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proofErr w:type="spellStart"/>
      <w:proofErr w:type="gramStart"/>
      <w:r>
        <w:rPr>
          <w:rFonts w:ascii="Arial" w:eastAsia="Arial" w:hAnsi="Arial" w:cs="Arial"/>
          <w:color w:val="000000"/>
          <w:sz w:val="22"/>
          <w:szCs w:val="22"/>
        </w:rPr>
        <w:t>glm</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formula = Generaliza ~ </w:t>
      </w:r>
      <w:proofErr w:type="spellStart"/>
      <w:r>
        <w:rPr>
          <w:rFonts w:ascii="Arial" w:eastAsia="Arial" w:hAnsi="Arial" w:cs="Arial"/>
          <w:color w:val="000000"/>
          <w:sz w:val="22"/>
          <w:szCs w:val="22"/>
        </w:rPr>
        <w:t>Grupo_Tratamiento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family</w:t>
      </w:r>
      <w:proofErr w:type="spellEnd"/>
      <w:r>
        <w:rPr>
          <w:rFonts w:ascii="Arial" w:eastAsia="Arial" w:hAnsi="Arial" w:cs="Arial"/>
          <w:color w:val="000000"/>
          <w:sz w:val="22"/>
          <w:szCs w:val="22"/>
        </w:rPr>
        <w:t xml:space="preserve"> = binomial, </w:t>
      </w:r>
    </w:p>
    <w:p w14:paraId="000000E7"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data = </w:t>
      </w:r>
      <w:proofErr w:type="spellStart"/>
      <w:r>
        <w:rPr>
          <w:rFonts w:ascii="Arial" w:eastAsia="Arial" w:hAnsi="Arial" w:cs="Arial"/>
          <w:color w:val="000000"/>
          <w:sz w:val="22"/>
          <w:szCs w:val="22"/>
        </w:rPr>
        <w:t>Datos_bin</w:t>
      </w:r>
      <w:proofErr w:type="spellEnd"/>
      <w:r>
        <w:rPr>
          <w:rFonts w:ascii="Arial" w:eastAsia="Arial" w:hAnsi="Arial" w:cs="Arial"/>
          <w:color w:val="000000"/>
          <w:sz w:val="22"/>
          <w:szCs w:val="22"/>
        </w:rPr>
        <w:t>)</w:t>
      </w:r>
    </w:p>
  </w:comment>
  <w:comment w:id="109" w:author="Walter Farina" w:date="2025-12-02T15:13:00Z" w:initials="WF">
    <w:p w14:paraId="4AA7209B" w14:textId="77777777" w:rsidR="00EF673F" w:rsidRDefault="00EF673F" w:rsidP="00EF673F">
      <w:r>
        <w:rPr>
          <w:rStyle w:val="Refdecomentario"/>
        </w:rPr>
        <w:annotationRef/>
      </w:r>
      <w:r>
        <w:rPr>
          <w:sz w:val="20"/>
          <w:szCs w:val="20"/>
        </w:rPr>
        <w:t xml:space="preserve">poner toda esta </w:t>
      </w:r>
      <w:proofErr w:type="spellStart"/>
      <w:r>
        <w:rPr>
          <w:sz w:val="20"/>
          <w:szCs w:val="20"/>
        </w:rPr>
        <w:t>info</w:t>
      </w:r>
      <w:proofErr w:type="spellEnd"/>
      <w:r>
        <w:rPr>
          <w:sz w:val="20"/>
          <w:szCs w:val="20"/>
        </w:rPr>
        <w:t xml:space="preserve"> en </w:t>
      </w:r>
      <w:proofErr w:type="spellStart"/>
      <w:r>
        <w:rPr>
          <w:sz w:val="20"/>
          <w:szCs w:val="20"/>
        </w:rPr>
        <w:t>ingles</w:t>
      </w:r>
      <w:proofErr w:type="spellEnd"/>
      <w:r>
        <w:rPr>
          <w:sz w:val="20"/>
          <w:szCs w:val="20"/>
        </w:rPr>
        <w:t xml:space="preserve"> y en el texto con control de cambios. Puede ir </w:t>
      </w:r>
      <w:proofErr w:type="spellStart"/>
      <w:r>
        <w:rPr>
          <w:sz w:val="20"/>
          <w:szCs w:val="20"/>
        </w:rPr>
        <w:t>tambien</w:t>
      </w:r>
      <w:proofErr w:type="spellEnd"/>
      <w:r>
        <w:rPr>
          <w:sz w:val="20"/>
          <w:szCs w:val="20"/>
        </w:rPr>
        <w:t xml:space="preserve">, y </w:t>
      </w:r>
      <w:proofErr w:type="spellStart"/>
      <w:r>
        <w:rPr>
          <w:sz w:val="20"/>
          <w:szCs w:val="20"/>
        </w:rPr>
        <w:t>quizas</w:t>
      </w:r>
      <w:proofErr w:type="spellEnd"/>
      <w:r>
        <w:rPr>
          <w:sz w:val="20"/>
          <w:szCs w:val="20"/>
        </w:rPr>
        <w:t xml:space="preserve"> mejor, directamente en </w:t>
      </w:r>
      <w:proofErr w:type="spellStart"/>
      <w:r>
        <w:rPr>
          <w:sz w:val="20"/>
          <w:szCs w:val="20"/>
        </w:rPr>
        <w:t>epigrafe</w:t>
      </w:r>
      <w:proofErr w:type="spellEnd"/>
      <w:r>
        <w:rPr>
          <w:sz w:val="20"/>
          <w:szCs w:val="20"/>
        </w:rPr>
        <w:t xml:space="preserve"> de la fig. 3</w:t>
      </w:r>
    </w:p>
  </w:comment>
  <w:comment w:id="115" w:author="Julieta Pellettieri" w:date="2025-12-02T02:14:00Z" w:initials="">
    <w:p w14:paraId="00000102" w14:textId="56666BBF"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no </w:t>
      </w:r>
      <w:proofErr w:type="spellStart"/>
      <w:r>
        <w:rPr>
          <w:rFonts w:ascii="Arial" w:eastAsia="Arial" w:hAnsi="Arial" w:cs="Arial"/>
          <w:color w:val="000000"/>
          <w:sz w:val="22"/>
          <w:szCs w:val="22"/>
        </w:rPr>
        <w:t>se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que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sig</w:t>
      </w:r>
      <w:proofErr w:type="spellEnd"/>
    </w:p>
  </w:comment>
  <w:comment w:id="114" w:author="Walter Farina" w:date="2025-12-02T15:14:00Z" w:initials="WF">
    <w:p w14:paraId="4DA9616A" w14:textId="77777777" w:rsidR="00EF673F" w:rsidRDefault="00EF673F" w:rsidP="00EF673F">
      <w:r>
        <w:rPr>
          <w:rStyle w:val="Refdecomentario"/>
        </w:rPr>
        <w:annotationRef/>
      </w:r>
      <w:proofErr w:type="spellStart"/>
      <w:r>
        <w:rPr>
          <w:sz w:val="20"/>
          <w:szCs w:val="20"/>
        </w:rPr>
        <w:t>fijate</w:t>
      </w:r>
      <w:proofErr w:type="spellEnd"/>
      <w:r>
        <w:rPr>
          <w:sz w:val="20"/>
          <w:szCs w:val="20"/>
        </w:rPr>
        <w:t xml:space="preserve"> la manera </w:t>
      </w:r>
      <w:proofErr w:type="spellStart"/>
      <w:r>
        <w:rPr>
          <w:sz w:val="20"/>
          <w:szCs w:val="20"/>
        </w:rPr>
        <w:t>mas</w:t>
      </w:r>
      <w:proofErr w:type="spellEnd"/>
      <w:r>
        <w:rPr>
          <w:sz w:val="20"/>
          <w:szCs w:val="20"/>
        </w:rPr>
        <w:t xml:space="preserve"> correcta de poner en texto este soporte </w:t>
      </w:r>
      <w:proofErr w:type="spellStart"/>
      <w:r>
        <w:rPr>
          <w:sz w:val="20"/>
          <w:szCs w:val="20"/>
        </w:rPr>
        <w:t>estadistico</w:t>
      </w:r>
      <w:proofErr w:type="spellEnd"/>
    </w:p>
  </w:comment>
  <w:comment w:id="117" w:author="Julieta Pellettieri" w:date="2025-12-02T02:24:00Z" w:initials="">
    <w:p w14:paraId="000000FA" w14:textId="504748B5"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CON DOS O MAS INGESTAS: &gt; </w:t>
      </w:r>
      <w:proofErr w:type="spellStart"/>
      <w:r>
        <w:rPr>
          <w:rFonts w:ascii="Arial" w:eastAsia="Arial" w:hAnsi="Arial" w:cs="Arial"/>
          <w:color w:val="000000"/>
          <w:sz w:val="22"/>
          <w:szCs w:val="22"/>
        </w:rPr>
        <w:t>modelo_global</w:t>
      </w:r>
      <w:proofErr w:type="spellEnd"/>
      <w:r>
        <w:rPr>
          <w:rFonts w:ascii="Arial" w:eastAsia="Arial" w:hAnsi="Arial" w:cs="Arial"/>
          <w:color w:val="000000"/>
          <w:sz w:val="22"/>
          <w:szCs w:val="22"/>
        </w:rPr>
        <w:t xml:space="preserve"> &lt;- </w:t>
      </w:r>
      <w:proofErr w:type="spellStart"/>
      <w:proofErr w:type="gramStart"/>
      <w:r>
        <w:rPr>
          <w:rFonts w:ascii="Arial" w:eastAsia="Arial" w:hAnsi="Arial" w:cs="Arial"/>
          <w:color w:val="000000"/>
          <w:sz w:val="22"/>
          <w:szCs w:val="22"/>
        </w:rPr>
        <w:t>glm</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Generaliza ~ 1, </w:t>
      </w:r>
      <w:proofErr w:type="spellStart"/>
      <w:r>
        <w:rPr>
          <w:rFonts w:ascii="Arial" w:eastAsia="Arial" w:hAnsi="Arial" w:cs="Arial"/>
          <w:color w:val="000000"/>
          <w:sz w:val="22"/>
          <w:szCs w:val="22"/>
        </w:rPr>
        <w:t>family</w:t>
      </w:r>
      <w:proofErr w:type="spellEnd"/>
      <w:r>
        <w:rPr>
          <w:rFonts w:ascii="Arial" w:eastAsia="Arial" w:hAnsi="Arial" w:cs="Arial"/>
          <w:color w:val="000000"/>
          <w:sz w:val="22"/>
          <w:szCs w:val="22"/>
        </w:rPr>
        <w:t xml:space="preserve"> = binomial, data = </w:t>
      </w:r>
      <w:proofErr w:type="spellStart"/>
      <w:r>
        <w:rPr>
          <w:rFonts w:ascii="Arial" w:eastAsia="Arial" w:hAnsi="Arial" w:cs="Arial"/>
          <w:color w:val="000000"/>
          <w:sz w:val="22"/>
          <w:szCs w:val="22"/>
        </w:rPr>
        <w:t>Datos_bin</w:t>
      </w:r>
      <w:proofErr w:type="spellEnd"/>
      <w:r>
        <w:rPr>
          <w:rFonts w:ascii="Arial" w:eastAsia="Arial" w:hAnsi="Arial" w:cs="Arial"/>
          <w:color w:val="000000"/>
          <w:sz w:val="22"/>
          <w:szCs w:val="22"/>
        </w:rPr>
        <w:t>)</w:t>
      </w:r>
    </w:p>
    <w:p w14:paraId="000000FB"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r w:rsidRPr="006163D9">
        <w:rPr>
          <w:rFonts w:ascii="Arial" w:eastAsia="Arial" w:hAnsi="Arial" w:cs="Arial"/>
          <w:color w:val="000000"/>
          <w:sz w:val="22"/>
          <w:szCs w:val="22"/>
          <w:lang w:val="en-US"/>
        </w:rPr>
        <w:t xml:space="preserve">&gt; </w:t>
      </w:r>
      <w:proofErr w:type="spellStart"/>
      <w:r w:rsidRPr="006163D9">
        <w:rPr>
          <w:rFonts w:ascii="Arial" w:eastAsia="Arial" w:hAnsi="Arial" w:cs="Arial"/>
          <w:color w:val="000000"/>
          <w:sz w:val="22"/>
          <w:szCs w:val="22"/>
          <w:lang w:val="en-US"/>
        </w:rPr>
        <w:t>em_global</w:t>
      </w:r>
      <w:proofErr w:type="spellEnd"/>
      <w:r w:rsidRPr="006163D9">
        <w:rPr>
          <w:rFonts w:ascii="Arial" w:eastAsia="Arial" w:hAnsi="Arial" w:cs="Arial"/>
          <w:color w:val="000000"/>
          <w:sz w:val="22"/>
          <w:szCs w:val="22"/>
          <w:lang w:val="en-US"/>
        </w:rPr>
        <w:t xml:space="preserve"> &lt;- </w:t>
      </w:r>
      <w:proofErr w:type="spellStart"/>
      <w:proofErr w:type="gramStart"/>
      <w:r w:rsidRPr="006163D9">
        <w:rPr>
          <w:rFonts w:ascii="Arial" w:eastAsia="Arial" w:hAnsi="Arial" w:cs="Arial"/>
          <w:color w:val="000000"/>
          <w:sz w:val="22"/>
          <w:szCs w:val="22"/>
          <w:lang w:val="en-US"/>
        </w:rPr>
        <w:t>emmeans</w:t>
      </w:r>
      <w:proofErr w:type="spellEnd"/>
      <w:r w:rsidRPr="006163D9">
        <w:rPr>
          <w:rFonts w:ascii="Arial" w:eastAsia="Arial" w:hAnsi="Arial" w:cs="Arial"/>
          <w:color w:val="000000"/>
          <w:sz w:val="22"/>
          <w:szCs w:val="22"/>
          <w:lang w:val="en-US"/>
        </w:rPr>
        <w:t>(</w:t>
      </w:r>
      <w:proofErr w:type="spellStart"/>
      <w:proofErr w:type="gramEnd"/>
      <w:r w:rsidRPr="006163D9">
        <w:rPr>
          <w:rFonts w:ascii="Arial" w:eastAsia="Arial" w:hAnsi="Arial" w:cs="Arial"/>
          <w:color w:val="000000"/>
          <w:sz w:val="22"/>
          <w:szCs w:val="22"/>
          <w:lang w:val="en-US"/>
        </w:rPr>
        <w:t>modelo_global</w:t>
      </w:r>
      <w:proofErr w:type="spellEnd"/>
      <w:r w:rsidRPr="006163D9">
        <w:rPr>
          <w:rFonts w:ascii="Arial" w:eastAsia="Arial" w:hAnsi="Arial" w:cs="Arial"/>
          <w:color w:val="000000"/>
          <w:sz w:val="22"/>
          <w:szCs w:val="22"/>
          <w:lang w:val="en-US"/>
        </w:rPr>
        <w:t>, ~ 1, type = "response")</w:t>
      </w:r>
    </w:p>
    <w:p w14:paraId="000000FC"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r w:rsidRPr="006163D9">
        <w:rPr>
          <w:rFonts w:ascii="Arial" w:eastAsia="Arial" w:hAnsi="Arial" w:cs="Arial"/>
          <w:color w:val="000000"/>
          <w:sz w:val="22"/>
          <w:szCs w:val="22"/>
          <w:lang w:val="en-US"/>
        </w:rPr>
        <w:t xml:space="preserve">&gt; </w:t>
      </w:r>
      <w:proofErr w:type="spellStart"/>
      <w:r w:rsidRPr="006163D9">
        <w:rPr>
          <w:rFonts w:ascii="Arial" w:eastAsia="Arial" w:hAnsi="Arial" w:cs="Arial"/>
          <w:color w:val="000000"/>
          <w:sz w:val="22"/>
          <w:szCs w:val="22"/>
          <w:lang w:val="en-US"/>
        </w:rPr>
        <w:t>em_global</w:t>
      </w:r>
      <w:proofErr w:type="spellEnd"/>
    </w:p>
    <w:p w14:paraId="000000FD"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r w:rsidRPr="006163D9">
        <w:rPr>
          <w:rFonts w:ascii="Arial" w:eastAsia="Arial" w:hAnsi="Arial" w:cs="Arial"/>
          <w:color w:val="000000"/>
          <w:sz w:val="22"/>
          <w:szCs w:val="22"/>
          <w:lang w:val="en-US"/>
        </w:rPr>
        <w:t xml:space="preserve">1 prob SE </w:t>
      </w:r>
      <w:proofErr w:type="spellStart"/>
      <w:r w:rsidRPr="006163D9">
        <w:rPr>
          <w:rFonts w:ascii="Arial" w:eastAsia="Arial" w:hAnsi="Arial" w:cs="Arial"/>
          <w:color w:val="000000"/>
          <w:sz w:val="22"/>
          <w:szCs w:val="22"/>
          <w:lang w:val="en-US"/>
        </w:rPr>
        <w:t>df</w:t>
      </w:r>
      <w:proofErr w:type="spellEnd"/>
      <w:r w:rsidRPr="006163D9">
        <w:rPr>
          <w:rFonts w:ascii="Arial" w:eastAsia="Arial" w:hAnsi="Arial" w:cs="Arial"/>
          <w:color w:val="000000"/>
          <w:sz w:val="22"/>
          <w:szCs w:val="22"/>
          <w:lang w:val="en-US"/>
        </w:rPr>
        <w:t xml:space="preserve"> </w:t>
      </w:r>
      <w:proofErr w:type="spellStart"/>
      <w:r w:rsidRPr="006163D9">
        <w:rPr>
          <w:rFonts w:ascii="Arial" w:eastAsia="Arial" w:hAnsi="Arial" w:cs="Arial"/>
          <w:color w:val="000000"/>
          <w:sz w:val="22"/>
          <w:szCs w:val="22"/>
          <w:lang w:val="en-US"/>
        </w:rPr>
        <w:t>asymp.LCL</w:t>
      </w:r>
      <w:proofErr w:type="spellEnd"/>
      <w:r w:rsidRPr="006163D9">
        <w:rPr>
          <w:rFonts w:ascii="Arial" w:eastAsia="Arial" w:hAnsi="Arial" w:cs="Arial"/>
          <w:color w:val="000000"/>
          <w:sz w:val="22"/>
          <w:szCs w:val="22"/>
          <w:lang w:val="en-US"/>
        </w:rPr>
        <w:t xml:space="preserve"> </w:t>
      </w:r>
      <w:proofErr w:type="spellStart"/>
      <w:r w:rsidRPr="006163D9">
        <w:rPr>
          <w:rFonts w:ascii="Arial" w:eastAsia="Arial" w:hAnsi="Arial" w:cs="Arial"/>
          <w:color w:val="000000"/>
          <w:sz w:val="22"/>
          <w:szCs w:val="22"/>
          <w:lang w:val="en-US"/>
        </w:rPr>
        <w:t>asymp.UCL</w:t>
      </w:r>
      <w:proofErr w:type="spellEnd"/>
    </w:p>
    <w:p w14:paraId="000000FE"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proofErr w:type="gramStart"/>
      <w:r w:rsidRPr="006163D9">
        <w:rPr>
          <w:rFonts w:ascii="Arial" w:eastAsia="Arial" w:hAnsi="Arial" w:cs="Arial"/>
          <w:color w:val="000000"/>
          <w:sz w:val="22"/>
          <w:szCs w:val="22"/>
          <w:lang w:val="en-US"/>
        </w:rPr>
        <w:t>overall</w:t>
      </w:r>
      <w:proofErr w:type="gramEnd"/>
      <w:r w:rsidRPr="006163D9">
        <w:rPr>
          <w:rFonts w:ascii="Arial" w:eastAsia="Arial" w:hAnsi="Arial" w:cs="Arial"/>
          <w:color w:val="000000"/>
          <w:sz w:val="22"/>
          <w:szCs w:val="22"/>
          <w:lang w:val="en-US"/>
        </w:rPr>
        <w:t xml:space="preserve"> 0.0563 0.0119 Inf 0.037 0.0848</w:t>
      </w:r>
    </w:p>
    <w:p w14:paraId="000000FF" w14:textId="77777777" w:rsidR="002C7E0F" w:rsidRPr="006163D9" w:rsidRDefault="002C7E0F">
      <w:pPr>
        <w:widowControl w:val="0"/>
        <w:pBdr>
          <w:top w:val="nil"/>
          <w:left w:val="nil"/>
          <w:bottom w:val="nil"/>
          <w:right w:val="nil"/>
          <w:between w:val="nil"/>
        </w:pBdr>
        <w:rPr>
          <w:rFonts w:ascii="Arial" w:eastAsia="Arial" w:hAnsi="Arial" w:cs="Arial"/>
          <w:color w:val="000000"/>
          <w:sz w:val="22"/>
          <w:szCs w:val="22"/>
          <w:lang w:val="en-US"/>
        </w:rPr>
      </w:pPr>
    </w:p>
    <w:p w14:paraId="00000100"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r w:rsidRPr="006163D9">
        <w:rPr>
          <w:rFonts w:ascii="Arial" w:eastAsia="Arial" w:hAnsi="Arial" w:cs="Arial"/>
          <w:color w:val="000000"/>
          <w:sz w:val="22"/>
          <w:szCs w:val="22"/>
          <w:lang w:val="en-US"/>
        </w:rPr>
        <w:t xml:space="preserve">Confidence level used: 0.95 </w:t>
      </w:r>
    </w:p>
    <w:p w14:paraId="00000101" w14:textId="77777777" w:rsidR="002C7E0F" w:rsidRPr="006163D9" w:rsidRDefault="00000000">
      <w:pPr>
        <w:widowControl w:val="0"/>
        <w:pBdr>
          <w:top w:val="nil"/>
          <w:left w:val="nil"/>
          <w:bottom w:val="nil"/>
          <w:right w:val="nil"/>
          <w:between w:val="nil"/>
        </w:pBdr>
        <w:rPr>
          <w:rFonts w:ascii="Arial" w:eastAsia="Arial" w:hAnsi="Arial" w:cs="Arial"/>
          <w:color w:val="000000"/>
          <w:sz w:val="22"/>
          <w:szCs w:val="22"/>
          <w:lang w:val="en-US"/>
        </w:rPr>
      </w:pPr>
      <w:r w:rsidRPr="006163D9">
        <w:rPr>
          <w:rFonts w:ascii="Arial" w:eastAsia="Arial" w:hAnsi="Arial" w:cs="Arial"/>
          <w:color w:val="000000"/>
          <w:sz w:val="22"/>
          <w:szCs w:val="22"/>
          <w:lang w:val="en-US"/>
        </w:rPr>
        <w:t>Intervals are back-transformed from the logit scale</w:t>
      </w:r>
    </w:p>
  </w:comment>
  <w:comment w:id="116" w:author="Walter Farina" w:date="2025-12-02T15:15:00Z" w:initials="WF">
    <w:p w14:paraId="14212564" w14:textId="77777777" w:rsidR="00EF673F" w:rsidRDefault="00EF673F" w:rsidP="00EF673F">
      <w:r>
        <w:rPr>
          <w:rStyle w:val="Refdecomentario"/>
        </w:rPr>
        <w:annotationRef/>
      </w:r>
      <w:r>
        <w:rPr>
          <w:sz w:val="20"/>
          <w:szCs w:val="20"/>
        </w:rPr>
        <w:t xml:space="preserve">igual comentario que </w:t>
      </w:r>
      <w:proofErr w:type="spellStart"/>
      <w:r>
        <w:rPr>
          <w:sz w:val="20"/>
          <w:szCs w:val="20"/>
        </w:rPr>
        <w:t>mas</w:t>
      </w:r>
      <w:proofErr w:type="spellEnd"/>
      <w:r>
        <w:rPr>
          <w:sz w:val="20"/>
          <w:szCs w:val="20"/>
        </w:rPr>
        <w:t xml:space="preserve"> arriba. Expresar correctamente el modelo en </w:t>
      </w:r>
      <w:proofErr w:type="spellStart"/>
      <w:r>
        <w:rPr>
          <w:sz w:val="20"/>
          <w:szCs w:val="20"/>
        </w:rPr>
        <w:t>epigrafe</w:t>
      </w:r>
      <w:proofErr w:type="spellEnd"/>
      <w:r>
        <w:rPr>
          <w:sz w:val="20"/>
          <w:szCs w:val="20"/>
        </w:rPr>
        <w:t xml:space="preserve"> o en texto.</w:t>
      </w:r>
    </w:p>
  </w:comment>
  <w:comment w:id="120" w:author="Walter Farina" w:date="2025-12-02T13:18:00Z" w:initials="WF">
    <w:p w14:paraId="752B481F" w14:textId="396D7383" w:rsidR="0024311B" w:rsidRDefault="0024311B" w:rsidP="0024311B">
      <w:r>
        <w:rPr>
          <w:rStyle w:val="Refdecomentario"/>
        </w:rPr>
        <w:annotationRef/>
      </w:r>
      <w:proofErr w:type="spellStart"/>
      <w:r>
        <w:rPr>
          <w:sz w:val="20"/>
          <w:szCs w:val="20"/>
        </w:rPr>
        <w:t>graficos</w:t>
      </w:r>
      <w:proofErr w:type="spellEnd"/>
      <w:r>
        <w:rPr>
          <w:sz w:val="20"/>
          <w:szCs w:val="20"/>
        </w:rPr>
        <w:t xml:space="preserve"> en ingles</w:t>
      </w:r>
    </w:p>
  </w:comment>
  <w:comment w:id="123" w:author="Walter Farina" w:date="2025-12-02T13:21:00Z" w:initials="WF">
    <w:p w14:paraId="1A20A160" w14:textId="77777777" w:rsidR="00022EF4" w:rsidRDefault="0024311B" w:rsidP="00022EF4">
      <w:r>
        <w:rPr>
          <w:rStyle w:val="Refdecomentario"/>
        </w:rPr>
        <w:annotationRef/>
      </w:r>
      <w:proofErr w:type="spellStart"/>
      <w:r w:rsidR="00022EF4">
        <w:rPr>
          <w:sz w:val="20"/>
          <w:szCs w:val="20"/>
        </w:rPr>
        <w:t>fijate</w:t>
      </w:r>
      <w:proofErr w:type="spellEnd"/>
      <w:r w:rsidR="00022EF4">
        <w:rPr>
          <w:sz w:val="20"/>
          <w:szCs w:val="20"/>
        </w:rPr>
        <w:t xml:space="preserve"> por favor de escribir en el </w:t>
      </w:r>
      <w:proofErr w:type="spellStart"/>
      <w:r w:rsidR="00022EF4">
        <w:rPr>
          <w:sz w:val="20"/>
          <w:szCs w:val="20"/>
        </w:rPr>
        <w:t>epigrafe</w:t>
      </w:r>
      <w:proofErr w:type="spellEnd"/>
      <w:r w:rsidR="00022EF4">
        <w:rPr>
          <w:sz w:val="20"/>
          <w:szCs w:val="20"/>
        </w:rPr>
        <w:t xml:space="preserve"> los modelos en </w:t>
      </w:r>
      <w:proofErr w:type="spellStart"/>
      <w:r w:rsidR="00022EF4">
        <w:rPr>
          <w:sz w:val="20"/>
          <w:szCs w:val="20"/>
        </w:rPr>
        <w:t>ingles</w:t>
      </w:r>
      <w:proofErr w:type="spellEnd"/>
      <w:r w:rsidR="00022EF4">
        <w:rPr>
          <w:sz w:val="20"/>
          <w:szCs w:val="20"/>
        </w:rPr>
        <w:t xml:space="preserve"> (revisa y </w:t>
      </w:r>
      <w:proofErr w:type="spellStart"/>
      <w:r w:rsidR="00022EF4">
        <w:rPr>
          <w:sz w:val="20"/>
          <w:szCs w:val="20"/>
        </w:rPr>
        <w:t>corregi</w:t>
      </w:r>
      <w:proofErr w:type="spellEnd"/>
      <w:r w:rsidR="00022EF4">
        <w:rPr>
          <w:sz w:val="20"/>
          <w:szCs w:val="20"/>
        </w:rPr>
        <w:t xml:space="preserve"> como los puse). Te pido que todo ahora lo redactes en el mismo texto con control de cambios (no en comentarios) y en </w:t>
      </w:r>
      <w:proofErr w:type="spellStart"/>
      <w:r w:rsidR="00022EF4">
        <w:rPr>
          <w:sz w:val="20"/>
          <w:szCs w:val="20"/>
        </w:rPr>
        <w:t>ingles</w:t>
      </w:r>
      <w:proofErr w:type="spellEnd"/>
      <w:r w:rsidR="00022EF4">
        <w:rPr>
          <w:sz w:val="20"/>
          <w:szCs w:val="20"/>
        </w:rPr>
        <w:t>.</w:t>
      </w:r>
    </w:p>
  </w:comment>
  <w:comment w:id="140" w:author="Walter Farina" w:date="2025-12-02T14:39:00Z" w:initials="WF">
    <w:p w14:paraId="20F73D15" w14:textId="77777777" w:rsidR="00046A93" w:rsidRDefault="00046A93" w:rsidP="00046A93">
      <w:r>
        <w:rPr>
          <w:rStyle w:val="Refdecomentario"/>
        </w:rPr>
        <w:annotationRef/>
      </w:r>
      <w:proofErr w:type="spellStart"/>
      <w:r>
        <w:rPr>
          <w:sz w:val="20"/>
          <w:szCs w:val="20"/>
        </w:rPr>
        <w:t>todavia</w:t>
      </w:r>
      <w:proofErr w:type="spellEnd"/>
      <w:r>
        <w:rPr>
          <w:sz w:val="20"/>
          <w:szCs w:val="20"/>
        </w:rPr>
        <w:t xml:space="preserve"> no tenemos un </w:t>
      </w:r>
      <w:proofErr w:type="spellStart"/>
      <w:r>
        <w:rPr>
          <w:sz w:val="20"/>
          <w:szCs w:val="20"/>
        </w:rPr>
        <w:t>Supplementaria</w:t>
      </w:r>
      <w:proofErr w:type="spellEnd"/>
      <w:r>
        <w:rPr>
          <w:sz w:val="20"/>
          <w:szCs w:val="20"/>
        </w:rPr>
        <w:t xml:space="preserve"> para volcar toda la </w:t>
      </w:r>
      <w:proofErr w:type="spellStart"/>
      <w:r>
        <w:rPr>
          <w:sz w:val="20"/>
          <w:szCs w:val="20"/>
        </w:rPr>
        <w:t>info</w:t>
      </w:r>
      <w:proofErr w:type="spellEnd"/>
      <w:r>
        <w:rPr>
          <w:sz w:val="20"/>
          <w:szCs w:val="20"/>
        </w:rPr>
        <w:t xml:space="preserve"> adicional, </w:t>
      </w:r>
      <w:proofErr w:type="spellStart"/>
      <w:r>
        <w:rPr>
          <w:sz w:val="20"/>
          <w:szCs w:val="20"/>
        </w:rPr>
        <w:t>graficos</w:t>
      </w:r>
      <w:proofErr w:type="spellEnd"/>
      <w:r>
        <w:rPr>
          <w:sz w:val="20"/>
          <w:szCs w:val="20"/>
        </w:rPr>
        <w:t xml:space="preserve"> y tablas. Sin eso, es </w:t>
      </w:r>
      <w:proofErr w:type="spellStart"/>
      <w:r>
        <w:rPr>
          <w:sz w:val="20"/>
          <w:szCs w:val="20"/>
        </w:rPr>
        <w:t>dificil</w:t>
      </w:r>
      <w:proofErr w:type="spellEnd"/>
      <w:r>
        <w:rPr>
          <w:sz w:val="20"/>
          <w:szCs w:val="20"/>
        </w:rPr>
        <w:t xml:space="preserve"> continuar con </w:t>
      </w:r>
      <w:proofErr w:type="spellStart"/>
      <w:r>
        <w:rPr>
          <w:sz w:val="20"/>
          <w:szCs w:val="20"/>
        </w:rPr>
        <w:t>redaccion</w:t>
      </w:r>
      <w:proofErr w:type="spellEnd"/>
      <w:r>
        <w:rPr>
          <w:sz w:val="20"/>
          <w:szCs w:val="20"/>
        </w:rPr>
        <w:t xml:space="preserve"> hilada de los resultados</w:t>
      </w:r>
    </w:p>
  </w:comment>
  <w:comment w:id="171" w:author="Walter Farina" w:date="2025-11-22T07:10:00Z" w:initials="">
    <w:p w14:paraId="000000EA"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reemplazar 'training' por '</w:t>
      </w:r>
      <w:proofErr w:type="spellStart"/>
      <w:r>
        <w:rPr>
          <w:rFonts w:ascii="Arial" w:eastAsia="Arial" w:hAnsi="Arial" w:cs="Arial"/>
          <w:color w:val="000000"/>
          <w:sz w:val="22"/>
          <w:szCs w:val="22"/>
        </w:rPr>
        <w:t>acquistion</w:t>
      </w:r>
      <w:proofErr w:type="spellEnd"/>
      <w:r>
        <w:rPr>
          <w:rFonts w:ascii="Arial" w:eastAsia="Arial" w:hAnsi="Arial" w:cs="Arial"/>
          <w:color w:val="000000"/>
          <w:sz w:val="22"/>
          <w:szCs w:val="22"/>
        </w:rPr>
        <w:t xml:space="preserve">' que es </w:t>
      </w:r>
      <w:proofErr w:type="spellStart"/>
      <w:r>
        <w:rPr>
          <w:rFonts w:ascii="Arial" w:eastAsia="Arial" w:hAnsi="Arial" w:cs="Arial"/>
          <w:color w:val="000000"/>
          <w:sz w:val="22"/>
          <w:szCs w:val="22"/>
        </w:rPr>
        <w:t>mas</w:t>
      </w:r>
      <w:proofErr w:type="spellEnd"/>
      <w:r>
        <w:rPr>
          <w:rFonts w:ascii="Arial" w:eastAsia="Arial" w:hAnsi="Arial" w:cs="Arial"/>
          <w:color w:val="000000"/>
          <w:sz w:val="22"/>
          <w:szCs w:val="22"/>
        </w:rPr>
        <w:t xml:space="preserve"> descriptivo</w:t>
      </w:r>
    </w:p>
  </w:comment>
  <w:comment w:id="174" w:author="Julieta Pellettieri" w:date="2025-11-25T14:04:00Z" w:initials="">
    <w:p w14:paraId="000000EB"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ahi</w:t>
      </w:r>
      <w:proofErr w:type="spellEnd"/>
      <w:r>
        <w:rPr>
          <w:rFonts w:ascii="Arial" w:eastAsia="Arial" w:hAnsi="Arial" w:cs="Arial"/>
          <w:color w:val="000000"/>
          <w:sz w:val="22"/>
          <w:szCs w:val="22"/>
        </w:rPr>
        <w:t xml:space="preserve"> lo cambie, igual me hace un poco de ruido porque si bien todos son entrenados no todos adquieren</w:t>
      </w:r>
    </w:p>
  </w:comment>
  <w:comment w:id="173" w:author="Walter Farina" w:date="2025-12-02T15:27:00Z" w:initials="WF">
    <w:p w14:paraId="3257FF99" w14:textId="77777777" w:rsidR="008703A0" w:rsidRDefault="008703A0" w:rsidP="008703A0">
      <w:r>
        <w:rPr>
          <w:rStyle w:val="Refdecomentario"/>
        </w:rPr>
        <w:annotationRef/>
      </w:r>
      <w:r>
        <w:rPr>
          <w:sz w:val="20"/>
          <w:szCs w:val="20"/>
        </w:rPr>
        <w:t xml:space="preserve">de acuerdo. Dejemos training (modificar en fig. 1 reemplazando </w:t>
      </w:r>
      <w:proofErr w:type="spellStart"/>
      <w:r>
        <w:rPr>
          <w:sz w:val="20"/>
          <w:szCs w:val="20"/>
        </w:rPr>
        <w:t>acquisition</w:t>
      </w:r>
      <w:proofErr w:type="spellEnd"/>
      <w:r>
        <w:rPr>
          <w:sz w:val="20"/>
          <w:szCs w:val="20"/>
        </w:rPr>
        <w:t xml:space="preserve"> por training)</w:t>
      </w:r>
    </w:p>
  </w:comment>
  <w:comment w:id="185" w:author="Julieta Pellettieri" w:date="2025-12-02T14:35:00Z" w:initials="">
    <w:p w14:paraId="000000F1" w14:textId="597A47EF"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un solo modelo para los dos </w:t>
      </w:r>
      <w:proofErr w:type="spellStart"/>
      <w:r>
        <w:rPr>
          <w:rFonts w:ascii="Arial" w:eastAsia="Arial" w:hAnsi="Arial" w:cs="Arial"/>
          <w:color w:val="000000"/>
          <w:sz w:val="22"/>
          <w:szCs w:val="22"/>
        </w:rPr>
        <w:t>analisis</w:t>
      </w:r>
      <w:proofErr w:type="spellEnd"/>
      <w:r>
        <w:rPr>
          <w:rFonts w:ascii="Arial" w:eastAsia="Arial" w:hAnsi="Arial" w:cs="Arial"/>
          <w:color w:val="000000"/>
          <w:sz w:val="22"/>
          <w:szCs w:val="22"/>
        </w:rPr>
        <w:t xml:space="preserve"> es mucho </w:t>
      </w:r>
      <w:proofErr w:type="spellStart"/>
      <w:r>
        <w:rPr>
          <w:rFonts w:ascii="Arial" w:eastAsia="Arial" w:hAnsi="Arial" w:cs="Arial"/>
          <w:color w:val="000000"/>
          <w:sz w:val="22"/>
          <w:szCs w:val="22"/>
        </w:rPr>
        <w:t>mas</w:t>
      </w:r>
      <w:proofErr w:type="spellEnd"/>
      <w:r>
        <w:rPr>
          <w:rFonts w:ascii="Arial" w:eastAsia="Arial" w:hAnsi="Arial" w:cs="Arial"/>
          <w:color w:val="000000"/>
          <w:sz w:val="22"/>
          <w:szCs w:val="22"/>
        </w:rPr>
        <w:t xml:space="preserve"> limpio ya </w:t>
      </w:r>
      <w:proofErr w:type="gramStart"/>
      <w:r>
        <w:rPr>
          <w:rFonts w:ascii="Arial" w:eastAsia="Arial" w:hAnsi="Arial" w:cs="Arial"/>
          <w:color w:val="000000"/>
          <w:sz w:val="22"/>
          <w:szCs w:val="22"/>
        </w:rPr>
        <w:t>actualice</w:t>
      </w:r>
      <w:proofErr w:type="gramEnd"/>
      <w:r>
        <w:rPr>
          <w:rFonts w:ascii="Arial" w:eastAsia="Arial" w:hAnsi="Arial" w:cs="Arial"/>
          <w:color w:val="000000"/>
          <w:sz w:val="22"/>
          <w:szCs w:val="22"/>
        </w:rPr>
        <w:t xml:space="preserve"> las salidas de R correspondientes.</w:t>
      </w:r>
    </w:p>
  </w:comment>
  <w:comment w:id="184" w:author="Walter Farina" w:date="2025-12-02T14:46:00Z" w:initials="WF">
    <w:p w14:paraId="40079EB2" w14:textId="77777777" w:rsidR="00046A93" w:rsidRDefault="00046A93" w:rsidP="00046A93">
      <w:r>
        <w:rPr>
          <w:rStyle w:val="Refdecomentario"/>
        </w:rPr>
        <w:annotationRef/>
      </w:r>
      <w:r>
        <w:rPr>
          <w:sz w:val="20"/>
          <w:szCs w:val="20"/>
        </w:rPr>
        <w:t xml:space="preserve">no entiendo que </w:t>
      </w:r>
      <w:proofErr w:type="spellStart"/>
      <w:r>
        <w:rPr>
          <w:sz w:val="20"/>
          <w:szCs w:val="20"/>
        </w:rPr>
        <w:t>queres</w:t>
      </w:r>
      <w:proofErr w:type="spellEnd"/>
      <w:r>
        <w:rPr>
          <w:sz w:val="20"/>
          <w:szCs w:val="20"/>
        </w:rPr>
        <w:t xml:space="preserve"> decir. </w:t>
      </w:r>
      <w:proofErr w:type="gramStart"/>
      <w:r>
        <w:rPr>
          <w:sz w:val="20"/>
          <w:szCs w:val="20"/>
        </w:rPr>
        <w:t xml:space="preserve">Hiciste la </w:t>
      </w:r>
      <w:proofErr w:type="spellStart"/>
      <w:r>
        <w:rPr>
          <w:sz w:val="20"/>
          <w:szCs w:val="20"/>
        </w:rPr>
        <w:t>correccion</w:t>
      </w:r>
      <w:proofErr w:type="spellEnd"/>
      <w:r>
        <w:rPr>
          <w:sz w:val="20"/>
          <w:szCs w:val="20"/>
        </w:rPr>
        <w:t xml:space="preserve"> en el texto?</w:t>
      </w:r>
      <w:proofErr w:type="gramEnd"/>
    </w:p>
  </w:comment>
  <w:comment w:id="186" w:author="Julieta Pellettieri" w:date="2025-11-21T13:36:00Z" w:initials="">
    <w:p w14:paraId="000000F4" w14:textId="72628450"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no </w:t>
      </w:r>
      <w:proofErr w:type="spellStart"/>
      <w:r>
        <w:rPr>
          <w:rFonts w:ascii="Arial" w:eastAsia="Arial" w:hAnsi="Arial" w:cs="Arial"/>
          <w:color w:val="000000"/>
          <w:sz w:val="22"/>
          <w:szCs w:val="22"/>
        </w:rPr>
        <w:t>deberia</w:t>
      </w:r>
      <w:proofErr w:type="spellEnd"/>
      <w:r>
        <w:rPr>
          <w:rFonts w:ascii="Arial" w:eastAsia="Arial" w:hAnsi="Arial" w:cs="Arial"/>
          <w:color w:val="000000"/>
          <w:sz w:val="22"/>
          <w:szCs w:val="22"/>
        </w:rPr>
        <w:t xml:space="preserve"> ser "entrenamiento" en lugar de "</w:t>
      </w:r>
      <w:proofErr w:type="spellStart"/>
      <w:r>
        <w:rPr>
          <w:rFonts w:ascii="Arial" w:eastAsia="Arial" w:hAnsi="Arial" w:cs="Arial"/>
          <w:color w:val="000000"/>
          <w:sz w:val="22"/>
          <w:szCs w:val="22"/>
        </w:rPr>
        <w:t>evaluacion</w:t>
      </w:r>
      <w:proofErr w:type="spellEnd"/>
      <w:r>
        <w:rPr>
          <w:rFonts w:ascii="Arial" w:eastAsia="Arial" w:hAnsi="Arial" w:cs="Arial"/>
          <w:color w:val="000000"/>
          <w:sz w:val="22"/>
          <w:szCs w:val="22"/>
        </w:rPr>
        <w:t>"?</w:t>
      </w:r>
    </w:p>
  </w:comment>
  <w:comment w:id="187" w:author="Walter Farina" w:date="2025-11-24T18:12:00Z" w:initials="">
    <w:p w14:paraId="000000F5"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acquisition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event</w:t>
      </w:r>
      <w:proofErr w:type="spellEnd"/>
      <w:r>
        <w:rPr>
          <w:rFonts w:ascii="Arial" w:eastAsia="Arial" w:hAnsi="Arial" w:cs="Arial"/>
          <w:color w:val="000000"/>
          <w:sz w:val="22"/>
          <w:szCs w:val="22"/>
        </w:rPr>
        <w:t xml:space="preserve"> es </w:t>
      </w:r>
      <w:proofErr w:type="spellStart"/>
      <w:r>
        <w:rPr>
          <w:rFonts w:ascii="Arial" w:eastAsia="Arial" w:hAnsi="Arial" w:cs="Arial"/>
          <w:color w:val="000000"/>
          <w:sz w:val="22"/>
          <w:szCs w:val="22"/>
        </w:rPr>
        <w:t>mas</w:t>
      </w:r>
      <w:proofErr w:type="spellEnd"/>
      <w:r>
        <w:rPr>
          <w:rFonts w:ascii="Arial" w:eastAsia="Arial" w:hAnsi="Arial" w:cs="Arial"/>
          <w:color w:val="000000"/>
          <w:sz w:val="22"/>
          <w:szCs w:val="22"/>
        </w:rPr>
        <w:t xml:space="preserve"> descriptivo sin asumir nada</w:t>
      </w:r>
    </w:p>
  </w:comment>
  <w:comment w:id="188" w:author="Julieta Pellettieri" w:date="2025-11-25T14:03:00Z" w:initials="">
    <w:p w14:paraId="000000F6"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seh</w:t>
      </w:r>
      <w:proofErr w:type="spellEnd"/>
      <w:r>
        <w:rPr>
          <w:rFonts w:ascii="Arial" w:eastAsia="Arial" w:hAnsi="Arial" w:cs="Arial"/>
          <w:color w:val="000000"/>
          <w:sz w:val="22"/>
          <w:szCs w:val="22"/>
        </w:rPr>
        <w:t xml:space="preserve"> me </w:t>
      </w:r>
      <w:proofErr w:type="gramStart"/>
      <w:r>
        <w:rPr>
          <w:rFonts w:ascii="Arial" w:eastAsia="Arial" w:hAnsi="Arial" w:cs="Arial"/>
          <w:color w:val="000000"/>
          <w:sz w:val="22"/>
          <w:szCs w:val="22"/>
        </w:rPr>
        <w:t>gusta</w:t>
      </w:r>
      <w:proofErr w:type="gramEnd"/>
      <w:r>
        <w:rPr>
          <w:rFonts w:ascii="Arial" w:eastAsia="Arial" w:hAnsi="Arial" w:cs="Arial"/>
          <w:color w:val="000000"/>
          <w:sz w:val="22"/>
          <w:szCs w:val="22"/>
        </w:rPr>
        <w:t xml:space="preserve"> pero cual </w:t>
      </w:r>
      <w:proofErr w:type="spellStart"/>
      <w:r>
        <w:rPr>
          <w:rFonts w:ascii="Arial" w:eastAsia="Arial" w:hAnsi="Arial" w:cs="Arial"/>
          <w:color w:val="000000"/>
          <w:sz w:val="22"/>
          <w:szCs w:val="22"/>
        </w:rPr>
        <w:t>seria</w:t>
      </w:r>
      <w:proofErr w:type="spellEnd"/>
      <w:r>
        <w:rPr>
          <w:rFonts w:ascii="Arial" w:eastAsia="Arial" w:hAnsi="Arial" w:cs="Arial"/>
          <w:color w:val="000000"/>
          <w:sz w:val="22"/>
          <w:szCs w:val="22"/>
        </w:rPr>
        <w:t xml:space="preserve"> el primero? </w:t>
      </w:r>
      <w:proofErr w:type="gramStart"/>
      <w:r>
        <w:rPr>
          <w:rFonts w:ascii="Arial" w:eastAsia="Arial" w:hAnsi="Arial" w:cs="Arial"/>
          <w:color w:val="000000"/>
          <w:sz w:val="22"/>
          <w:szCs w:val="22"/>
        </w:rPr>
        <w:t xml:space="preserve">la primer </w:t>
      </w:r>
      <w:proofErr w:type="spellStart"/>
      <w:r>
        <w:rPr>
          <w:rFonts w:ascii="Arial" w:eastAsia="Arial" w:hAnsi="Arial" w:cs="Arial"/>
          <w:color w:val="000000"/>
          <w:sz w:val="22"/>
          <w:szCs w:val="22"/>
        </w:rPr>
        <w:t>exposicion</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quiza</w:t>
      </w:r>
      <w:proofErr w:type="spellEnd"/>
      <w:r>
        <w:rPr>
          <w:rFonts w:ascii="Arial" w:eastAsia="Arial" w:hAnsi="Arial" w:cs="Arial"/>
          <w:color w:val="000000"/>
          <w:sz w:val="22"/>
          <w:szCs w:val="22"/>
        </w:rPr>
        <w:t xml:space="preserve"> simplemente "</w:t>
      </w:r>
      <w:proofErr w:type="spellStart"/>
      <w:r>
        <w:rPr>
          <w:rFonts w:ascii="Arial" w:eastAsia="Arial" w:hAnsi="Arial" w:cs="Arial"/>
          <w:color w:val="000000"/>
          <w:sz w:val="22"/>
          <w:szCs w:val="22"/>
        </w:rPr>
        <w:t>during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acquisition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phase</w:t>
      </w:r>
      <w:proofErr w:type="spellEnd"/>
      <w:proofErr w:type="gramStart"/>
      <w:r>
        <w:rPr>
          <w:rFonts w:ascii="Arial" w:eastAsia="Arial" w:hAnsi="Arial" w:cs="Arial"/>
          <w:color w:val="000000"/>
          <w:sz w:val="22"/>
          <w:szCs w:val="22"/>
        </w:rPr>
        <w:t>" ?</w:t>
      </w:r>
      <w:proofErr w:type="gramEnd"/>
    </w:p>
  </w:comment>
  <w:comment w:id="194" w:author="Julieta Pellettieri" w:date="2025-11-25T14:07:00Z" w:initials="">
    <w:p w14:paraId="000000F7" w14:textId="77777777" w:rsidR="002C7E0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hay un testeo previo</w:t>
      </w:r>
    </w:p>
  </w:comment>
  <w:comment w:id="193" w:author="Walter Farina" w:date="2025-12-02T14:48:00Z" w:initials="WF">
    <w:p w14:paraId="468ED80A" w14:textId="77777777" w:rsidR="00046A93" w:rsidRDefault="00046A93" w:rsidP="00046A93">
      <w:r>
        <w:rPr>
          <w:rStyle w:val="Refdecomentario"/>
        </w:rPr>
        <w:annotationRef/>
      </w:r>
      <w:proofErr w:type="spellStart"/>
      <w:r>
        <w:rPr>
          <w:sz w:val="20"/>
          <w:szCs w:val="20"/>
        </w:rPr>
        <w:t>corregi</w:t>
      </w:r>
      <w:proofErr w:type="spellEnd"/>
      <w:r>
        <w:rPr>
          <w:sz w:val="20"/>
          <w:szCs w:val="20"/>
        </w:rPr>
        <w:t xml:space="preserve"> sobre el texto, no en comentarios. Si hay control de cambios, no nos vamos a perder</w:t>
      </w:r>
    </w:p>
  </w:comment>
  <w:comment w:id="197" w:author="Walter Farina" w:date="2025-12-02T15:28:00Z" w:initials="WF">
    <w:p w14:paraId="0B2968D2" w14:textId="77777777" w:rsidR="008703A0" w:rsidRDefault="008703A0" w:rsidP="008703A0">
      <w:r>
        <w:rPr>
          <w:rStyle w:val="Refdecomentario"/>
        </w:rPr>
        <w:annotationRef/>
      </w:r>
      <w:r>
        <w:rPr>
          <w:sz w:val="20"/>
          <w:szCs w:val="20"/>
        </w:rPr>
        <w:t xml:space="preserve">empezar a armar en ms la </w:t>
      </w:r>
      <w:proofErr w:type="spellStart"/>
      <w:r>
        <w:rPr>
          <w:sz w:val="20"/>
          <w:szCs w:val="20"/>
        </w:rPr>
        <w:t>seccion</w:t>
      </w:r>
      <w:proofErr w:type="spellEnd"/>
      <w:r>
        <w:rPr>
          <w:sz w:val="20"/>
          <w:szCs w:val="20"/>
        </w:rPr>
        <w:t xml:space="preserve"> </w:t>
      </w:r>
      <w:proofErr w:type="spellStart"/>
      <w:r>
        <w:rPr>
          <w:sz w:val="20"/>
          <w:szCs w:val="20"/>
        </w:rPr>
        <w:t>References</w:t>
      </w:r>
      <w:proofErr w:type="spellEnd"/>
      <w:r>
        <w:rPr>
          <w:sz w:val="20"/>
          <w:szCs w:val="20"/>
        </w:rPr>
        <w:t xml:space="preserve"> e incluir todo lo citado</w:t>
      </w:r>
    </w:p>
  </w:comment>
  <w:comment w:id="198" w:author="Walter Farina" w:date="2025-12-02T15:29:00Z" w:initials="WF">
    <w:p w14:paraId="26D863B6" w14:textId="77777777" w:rsidR="008703A0" w:rsidRDefault="008703A0" w:rsidP="008703A0">
      <w:r>
        <w:rPr>
          <w:rStyle w:val="Refdecomentario"/>
        </w:rPr>
        <w:annotationRef/>
      </w:r>
      <w:r>
        <w:rPr>
          <w:sz w:val="20"/>
          <w:szCs w:val="20"/>
        </w:rPr>
        <w:t xml:space="preserve">necesitamos contar con el </w:t>
      </w:r>
      <w:proofErr w:type="spellStart"/>
      <w:r>
        <w:rPr>
          <w:sz w:val="20"/>
          <w:szCs w:val="20"/>
        </w:rPr>
        <w:t>Supplementary</w:t>
      </w:r>
      <w:proofErr w:type="spellEnd"/>
      <w:r>
        <w:rPr>
          <w:sz w:val="20"/>
          <w:szCs w:val="20"/>
        </w:rPr>
        <w:t xml:space="preserve"> para avanzar en </w:t>
      </w:r>
      <w:proofErr w:type="spellStart"/>
      <w:r>
        <w:rPr>
          <w:sz w:val="20"/>
          <w:szCs w:val="20"/>
        </w:rPr>
        <w:t>redaccion</w:t>
      </w:r>
      <w:proofErr w:type="spellEnd"/>
      <w:r>
        <w:rPr>
          <w:sz w:val="20"/>
          <w:szCs w:val="20"/>
        </w:rPr>
        <w:t xml:space="preserve"> </w:t>
      </w:r>
    </w:p>
  </w:comment>
  <w:comment w:id="202" w:author="Walter Farina" w:date="2025-12-02T15:30:00Z" w:initials="WF">
    <w:p w14:paraId="00F89ABB" w14:textId="77777777" w:rsidR="008703A0" w:rsidRDefault="008703A0" w:rsidP="008703A0">
      <w:r>
        <w:rPr>
          <w:rStyle w:val="Refdecomentario"/>
        </w:rPr>
        <w:annotationRef/>
      </w:r>
      <w:r>
        <w:rPr>
          <w:sz w:val="20"/>
          <w:szCs w:val="20"/>
        </w:rPr>
        <w:t>hacer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E8" w15:done="0"/>
  <w15:commentEx w15:paraId="3E9EEFCE" w15:paraIdParent="000000E8" w15:done="0"/>
  <w15:commentEx w15:paraId="000000EC" w15:done="0"/>
  <w15:commentEx w15:paraId="000000F2" w15:done="0"/>
  <w15:commentEx w15:paraId="000000F3" w15:paraIdParent="000000F2" w15:done="0"/>
  <w15:commentEx w15:paraId="2F1B96F4" w15:paraIdParent="000000F2" w15:done="0"/>
  <w15:commentEx w15:paraId="000000EF" w15:done="0"/>
  <w15:commentEx w15:paraId="79A35E2F" w15:paraIdParent="000000EF" w15:done="0"/>
  <w15:commentEx w15:paraId="34539144" w15:done="0"/>
  <w15:commentEx w15:paraId="6DE525D1" w15:done="0"/>
  <w15:commentEx w15:paraId="06913D26" w15:done="0"/>
  <w15:commentEx w15:paraId="000000E4" w15:done="0"/>
  <w15:commentEx w15:paraId="000000E5" w15:paraIdParent="000000E4" w15:done="0"/>
  <w15:commentEx w15:paraId="000000E7" w15:paraIdParent="000000E4" w15:done="0"/>
  <w15:commentEx w15:paraId="4AA7209B" w15:paraIdParent="000000E4" w15:done="0"/>
  <w15:commentEx w15:paraId="00000102" w15:done="0"/>
  <w15:commentEx w15:paraId="4DA9616A" w15:paraIdParent="00000102" w15:done="0"/>
  <w15:commentEx w15:paraId="00000101" w15:done="0"/>
  <w15:commentEx w15:paraId="14212564" w15:paraIdParent="00000101" w15:done="0"/>
  <w15:commentEx w15:paraId="752B481F" w15:done="0"/>
  <w15:commentEx w15:paraId="1A20A160" w15:done="0"/>
  <w15:commentEx w15:paraId="20F73D15" w15:done="0"/>
  <w15:commentEx w15:paraId="000000EA" w15:done="0"/>
  <w15:commentEx w15:paraId="000000EB" w15:paraIdParent="000000EA" w15:done="0"/>
  <w15:commentEx w15:paraId="3257FF99" w15:paraIdParent="000000EA" w15:done="0"/>
  <w15:commentEx w15:paraId="000000F1" w15:done="0"/>
  <w15:commentEx w15:paraId="40079EB2" w15:paraIdParent="000000F1" w15:done="0"/>
  <w15:commentEx w15:paraId="000000F4" w15:done="0"/>
  <w15:commentEx w15:paraId="000000F5" w15:paraIdParent="000000F4" w15:done="0"/>
  <w15:commentEx w15:paraId="000000F6" w15:paraIdParent="000000F4" w15:done="0"/>
  <w15:commentEx w15:paraId="000000F7" w15:done="0"/>
  <w15:commentEx w15:paraId="468ED80A" w15:paraIdParent="000000F7" w15:done="0"/>
  <w15:commentEx w15:paraId="0B2968D2" w15:done="0"/>
  <w15:commentEx w15:paraId="26D863B6" w15:done="0"/>
  <w15:commentEx w15:paraId="00F89A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2FD10" w16cex:dateUtc="2025-12-02T18:22:00Z"/>
  <w16cex:commentExtensible w16cex:durableId="62C568F2" w16cex:dateUtc="2025-12-02T16:04:00Z"/>
  <w16cex:commentExtensible w16cex:durableId="4023D3B0" w16cex:dateUtc="2025-12-02T16:04:00Z"/>
  <w16cex:commentExtensible w16cex:durableId="2F075888" w16cex:dateUtc="2025-12-02T17:39:00Z"/>
  <w16cex:commentExtensible w16cex:durableId="72C42E42" w16cex:dateUtc="2025-12-02T18:08:00Z"/>
  <w16cex:commentExtensible w16cex:durableId="385100FB" w16cex:dateUtc="2025-12-02T16:08:00Z"/>
  <w16cex:commentExtensible w16cex:durableId="573F16AD" w16cex:dateUtc="2025-12-02T18:13:00Z"/>
  <w16cex:commentExtensible w16cex:durableId="0B511725" w16cex:dateUtc="2025-12-02T18:14:00Z"/>
  <w16cex:commentExtensible w16cex:durableId="24B657FC" w16cex:dateUtc="2025-12-02T18:15:00Z"/>
  <w16cex:commentExtensible w16cex:durableId="33481BED" w16cex:dateUtc="2025-12-02T16:18:00Z"/>
  <w16cex:commentExtensible w16cex:durableId="1A95A835" w16cex:dateUtc="2025-12-02T16:21:00Z"/>
  <w16cex:commentExtensible w16cex:durableId="121BFE7A" w16cex:dateUtc="2025-12-02T17:39:00Z"/>
  <w16cex:commentExtensible w16cex:durableId="09895555" w16cex:dateUtc="2025-12-02T18:27:00Z"/>
  <w16cex:commentExtensible w16cex:durableId="60CD11EC" w16cex:dateUtc="2025-12-02T17:46:00Z"/>
  <w16cex:commentExtensible w16cex:durableId="13065AA8" w16cex:dateUtc="2025-12-02T17:48:00Z"/>
  <w16cex:commentExtensible w16cex:durableId="19D6A3D9" w16cex:dateUtc="2025-12-02T18:28:00Z"/>
  <w16cex:commentExtensible w16cex:durableId="7EA3A326" w16cex:dateUtc="2025-12-02T18:29:00Z"/>
  <w16cex:commentExtensible w16cex:durableId="7B391C7D" w16cex:dateUtc="2025-12-02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E8" w16cid:durableId="000000E8"/>
  <w16cid:commentId w16cid:paraId="3E9EEFCE" w16cid:durableId="5FF2FD10"/>
  <w16cid:commentId w16cid:paraId="000000EC" w16cid:durableId="000000EC"/>
  <w16cid:commentId w16cid:paraId="000000F2" w16cid:durableId="000000F2"/>
  <w16cid:commentId w16cid:paraId="000000F3" w16cid:durableId="000000F3"/>
  <w16cid:commentId w16cid:paraId="2F1B96F4" w16cid:durableId="62C568F2"/>
  <w16cid:commentId w16cid:paraId="000000EF" w16cid:durableId="000000EF"/>
  <w16cid:commentId w16cid:paraId="79A35E2F" w16cid:durableId="4023D3B0"/>
  <w16cid:commentId w16cid:paraId="34539144" w16cid:durableId="2F075888"/>
  <w16cid:commentId w16cid:paraId="6DE525D1" w16cid:durableId="72C42E42"/>
  <w16cid:commentId w16cid:paraId="06913D26" w16cid:durableId="385100FB"/>
  <w16cid:commentId w16cid:paraId="000000E4" w16cid:durableId="000000E4"/>
  <w16cid:commentId w16cid:paraId="000000E5" w16cid:durableId="000000E5"/>
  <w16cid:commentId w16cid:paraId="000000E7" w16cid:durableId="000000E7"/>
  <w16cid:commentId w16cid:paraId="4AA7209B" w16cid:durableId="573F16AD"/>
  <w16cid:commentId w16cid:paraId="00000102" w16cid:durableId="00000102"/>
  <w16cid:commentId w16cid:paraId="4DA9616A" w16cid:durableId="0B511725"/>
  <w16cid:commentId w16cid:paraId="00000101" w16cid:durableId="00000101"/>
  <w16cid:commentId w16cid:paraId="14212564" w16cid:durableId="24B657FC"/>
  <w16cid:commentId w16cid:paraId="752B481F" w16cid:durableId="33481BED"/>
  <w16cid:commentId w16cid:paraId="1A20A160" w16cid:durableId="1A95A835"/>
  <w16cid:commentId w16cid:paraId="20F73D15" w16cid:durableId="121BFE7A"/>
  <w16cid:commentId w16cid:paraId="000000EA" w16cid:durableId="000000EA"/>
  <w16cid:commentId w16cid:paraId="000000EB" w16cid:durableId="000000EB"/>
  <w16cid:commentId w16cid:paraId="3257FF99" w16cid:durableId="09895555"/>
  <w16cid:commentId w16cid:paraId="000000F1" w16cid:durableId="000000F1"/>
  <w16cid:commentId w16cid:paraId="40079EB2" w16cid:durableId="60CD11EC"/>
  <w16cid:commentId w16cid:paraId="000000F4" w16cid:durableId="000000F4"/>
  <w16cid:commentId w16cid:paraId="000000F5" w16cid:durableId="000000F5"/>
  <w16cid:commentId w16cid:paraId="000000F6" w16cid:durableId="000000F6"/>
  <w16cid:commentId w16cid:paraId="000000F7" w16cid:durableId="000000F7"/>
  <w16cid:commentId w16cid:paraId="468ED80A" w16cid:durableId="13065AA8"/>
  <w16cid:commentId w16cid:paraId="0B2968D2" w16cid:durableId="19D6A3D9"/>
  <w16cid:commentId w16cid:paraId="26D863B6" w16cid:durableId="7EA3A326"/>
  <w16cid:commentId w16cid:paraId="00F89ABB" w16cid:durableId="7B391C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21A4" w14:textId="77777777" w:rsidR="00050E08" w:rsidRDefault="00050E08">
      <w:r>
        <w:separator/>
      </w:r>
    </w:p>
  </w:endnote>
  <w:endnote w:type="continuationSeparator" w:id="0">
    <w:p w14:paraId="3A2D150B" w14:textId="77777777" w:rsidR="00050E08" w:rsidRDefault="00050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8A36A8F-370B-4EA3-8052-37FC74100C78}"/>
    <w:embedBold r:id="rId2" w:fontKey="{DC5575F7-626F-42F3-9D7C-EE2E87FE83D0}"/>
    <w:embedItalic r:id="rId3" w:fontKey="{4AC75A09-9329-4B90-855C-EE796E1EAFB5}"/>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4" w:fontKey="{82933FB5-5EF4-4861-935C-42C78EDFB8BA}"/>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5" w:fontKey="{8726357B-0483-4DD6-AE59-1A84399275D9}"/>
  </w:font>
  <w:font w:name="Cambria">
    <w:panose1 w:val="02040503050406030204"/>
    <w:charset w:val="00"/>
    <w:family w:val="roman"/>
    <w:pitch w:val="variable"/>
    <w:sig w:usb0="E00006FF" w:usb1="420024FF" w:usb2="02000000" w:usb3="00000000" w:csb0="0000019F" w:csb1="00000000"/>
    <w:embedRegular r:id="rId6" w:fontKey="{2AC49E33-BB6D-40BB-A13F-0DC6A130A7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3" w14:textId="77777777" w:rsidR="002C7E0F" w:rsidRDefault="002C7E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BB42A" w14:textId="77777777" w:rsidR="00050E08" w:rsidRDefault="00050E08">
      <w:r>
        <w:separator/>
      </w:r>
    </w:p>
  </w:footnote>
  <w:footnote w:type="continuationSeparator" w:id="0">
    <w:p w14:paraId="0EE6B405" w14:textId="77777777" w:rsidR="00050E08" w:rsidRDefault="00050E0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ta pellettieri">
    <w15:presenceInfo w15:providerId="Windows Live" w15:userId="e9c7d2fbcc9c84ec"/>
  </w15:person>
  <w15:person w15:author="Walter Farina">
    <w15:presenceInfo w15:providerId="Windows Live" w15:userId="f9c568b186e311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E0F"/>
    <w:rsid w:val="00022EF4"/>
    <w:rsid w:val="00043195"/>
    <w:rsid w:val="00046A93"/>
    <w:rsid w:val="00050E08"/>
    <w:rsid w:val="00051A7D"/>
    <w:rsid w:val="000F5D01"/>
    <w:rsid w:val="00110637"/>
    <w:rsid w:val="0024311B"/>
    <w:rsid w:val="002C7E0F"/>
    <w:rsid w:val="002F6EBB"/>
    <w:rsid w:val="003520A5"/>
    <w:rsid w:val="004B4C40"/>
    <w:rsid w:val="006163D9"/>
    <w:rsid w:val="00696C8B"/>
    <w:rsid w:val="006C67F7"/>
    <w:rsid w:val="008425B5"/>
    <w:rsid w:val="008703A0"/>
    <w:rsid w:val="00AF0EA2"/>
    <w:rsid w:val="00CC6547"/>
    <w:rsid w:val="00CE5645"/>
    <w:rsid w:val="00CF1AFB"/>
    <w:rsid w:val="00D357C2"/>
    <w:rsid w:val="00D9056A"/>
    <w:rsid w:val="00EF673F"/>
    <w:rsid w:val="00F35C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5C0A"/>
  <w15:docId w15:val="{7AFB0867-7F01-294C-BC31-B42CC000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0E41F7"/>
  </w:style>
  <w:style w:type="paragraph" w:styleId="Asuntodelcomentario">
    <w:name w:val="annotation subject"/>
    <w:basedOn w:val="Textocomentario"/>
    <w:next w:val="Textocomentario"/>
    <w:link w:val="AsuntodelcomentarioCar"/>
    <w:uiPriority w:val="99"/>
    <w:semiHidden/>
    <w:unhideWhenUsed/>
    <w:rsid w:val="006501E6"/>
    <w:rPr>
      <w:b/>
      <w:bCs/>
    </w:rPr>
  </w:style>
  <w:style w:type="character" w:customStyle="1" w:styleId="AsuntodelcomentarioCar">
    <w:name w:val="Asunto del comentario Car"/>
    <w:basedOn w:val="TextocomentarioCar"/>
    <w:link w:val="Asuntodelcomentario"/>
    <w:uiPriority w:val="99"/>
    <w:semiHidden/>
    <w:rsid w:val="006501E6"/>
    <w:rPr>
      <w:b/>
      <w:bCs/>
      <w:sz w:val="20"/>
      <w:szCs w:val="20"/>
    </w:rPr>
  </w:style>
  <w:style w:type="paragraph" w:customStyle="1" w:styleId="p1">
    <w:name w:val="p1"/>
    <w:basedOn w:val="Normal"/>
    <w:rsid w:val="00BB6E15"/>
    <w:rPr>
      <w:rFonts w:ascii="Times New Roman" w:eastAsia="Times New Roman" w:hAnsi="Times New Roman" w:cs="Times New Roman"/>
      <w:color w:val="000000"/>
      <w:sz w:val="15"/>
      <w:szCs w:val="15"/>
    </w:rPr>
  </w:style>
  <w:style w:type="character" w:customStyle="1" w:styleId="apple-converted-space">
    <w:name w:val="apple-converted-space"/>
    <w:basedOn w:val="Fuentedeprrafopredeter"/>
    <w:rsid w:val="00BB6E15"/>
  </w:style>
  <w:style w:type="character" w:styleId="nfasis">
    <w:name w:val="Emphasis"/>
    <w:basedOn w:val="Fuentedeprrafopredeter"/>
    <w:uiPriority w:val="20"/>
    <w:qFormat/>
    <w:rsid w:val="000E3F90"/>
    <w:rPr>
      <w:i/>
      <w:iCs/>
    </w:rPr>
  </w:style>
  <w:style w:type="paragraph" w:styleId="NormalWeb">
    <w:name w:val="Normal (Web)"/>
    <w:basedOn w:val="Normal"/>
    <w:uiPriority w:val="99"/>
    <w:semiHidden/>
    <w:unhideWhenUsed/>
    <w:rsid w:val="00390BC9"/>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390BC9"/>
    <w:rPr>
      <w:b/>
      <w:bCs/>
    </w:rPr>
  </w:style>
  <w:style w:type="character" w:customStyle="1" w:styleId="s1">
    <w:name w:val="s1"/>
    <w:basedOn w:val="Fuentedeprrafopredeter"/>
    <w:rsid w:val="00443F97"/>
    <w:rPr>
      <w:rFonts w:ascii="Helvetica" w:hAnsi="Helvetica" w:hint="default"/>
      <w:sz w:val="8"/>
      <w:szCs w:val="8"/>
    </w:rPr>
  </w:style>
  <w:style w:type="paragraph" w:styleId="Subttulo">
    <w:name w:val="Subtitle"/>
    <w:basedOn w:val="Normal"/>
    <w:next w:val="Normal"/>
    <w:uiPriority w:val="11"/>
    <w:qFormat/>
    <w:pPr>
      <w:spacing w:after="160"/>
    </w:pPr>
    <w:rPr>
      <w:color w:val="595959"/>
      <w:sz w:val="28"/>
      <w:szCs w:val="28"/>
    </w:r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z-Principiodelformulario">
    <w:name w:val="HTML Top of Form"/>
    <w:basedOn w:val="Normal"/>
    <w:next w:val="Normal"/>
    <w:link w:val="z-PrincipiodelformularioCar"/>
    <w:hidden/>
    <w:uiPriority w:val="99"/>
    <w:semiHidden/>
    <w:unhideWhenUsed/>
    <w:rsid w:val="00CC6547"/>
    <w:pPr>
      <w:pBdr>
        <w:bottom w:val="single" w:sz="6" w:space="1" w:color="auto"/>
      </w:pBdr>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CC6547"/>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CC6547"/>
    <w:pPr>
      <w:pBdr>
        <w:top w:val="single" w:sz="6" w:space="1" w:color="auto"/>
      </w:pBdr>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CC654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nn54wzAgq6eTv1CA/nQ+BP0jw==">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11</Pages>
  <Words>3110</Words>
  <Characters>17106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julieta pellettieri</cp:lastModifiedBy>
  <cp:revision>9</cp:revision>
  <dcterms:created xsi:type="dcterms:W3CDTF">2025-12-02T15:14:00Z</dcterms:created>
  <dcterms:modified xsi:type="dcterms:W3CDTF">2025-12-18T14:28:00Z</dcterms:modified>
</cp:coreProperties>
</file>