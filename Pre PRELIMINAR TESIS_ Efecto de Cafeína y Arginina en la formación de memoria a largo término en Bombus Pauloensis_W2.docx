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AC0B44" w14:textId="77777777" w:rsidR="00434AED" w:rsidRDefault="00000000">
      <w:pPr>
        <w:pStyle w:val="Ttulo"/>
        <w:spacing w:after="0" w:line="477" w:lineRule="auto"/>
        <w:ind w:left="220" w:right="320"/>
        <w:jc w:val="center"/>
        <w:rPr>
          <w:rFonts w:ascii="Calibri" w:eastAsia="Calibri" w:hAnsi="Calibri" w:cs="Calibri"/>
          <w:b/>
          <w:sz w:val="36"/>
          <w:szCs w:val="36"/>
        </w:rPr>
      </w:pPr>
      <w:r>
        <w:rPr>
          <w:rFonts w:ascii="Calibri" w:eastAsia="Calibri" w:hAnsi="Calibri" w:cs="Calibri"/>
          <w:b/>
          <w:sz w:val="36"/>
          <w:szCs w:val="36"/>
        </w:rPr>
        <w:t>UNIVERSIDAD DE BUENOS AIRES</w:t>
      </w:r>
    </w:p>
    <w:p w14:paraId="6BADE2F2" w14:textId="0232F104" w:rsidR="00434AED" w:rsidRDefault="00E66DEC" w:rsidP="00CD631B">
      <w:pPr>
        <w:pStyle w:val="Ttulo"/>
        <w:spacing w:after="0" w:line="477" w:lineRule="auto"/>
        <w:ind w:left="220" w:right="340"/>
        <w:jc w:val="center"/>
        <w:rPr>
          <w:rFonts w:ascii="Calibri" w:eastAsia="Calibri" w:hAnsi="Calibri" w:cs="Calibri"/>
          <w:b/>
          <w:sz w:val="36"/>
          <w:szCs w:val="36"/>
        </w:rPr>
      </w:pPr>
      <w:r>
        <w:rPr>
          <w:noProof/>
        </w:rPr>
        <w:drawing>
          <wp:anchor distT="114300" distB="114300" distL="114300" distR="114300" simplePos="0" relativeHeight="251658240" behindDoc="0" locked="0" layoutInCell="1" hidden="0" allowOverlap="1" wp14:anchorId="2911518E" wp14:editId="26C2DEA3">
            <wp:simplePos x="0" y="0"/>
            <wp:positionH relativeFrom="column">
              <wp:posOffset>2187787</wp:posOffset>
            </wp:positionH>
            <wp:positionV relativeFrom="paragraph">
              <wp:posOffset>470112</wp:posOffset>
            </wp:positionV>
            <wp:extent cx="1713230" cy="1676400"/>
            <wp:effectExtent l="0" t="0" r="1270" b="0"/>
            <wp:wrapTopAndBottom distT="114300" distB="11430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713230" cy="1676400"/>
                    </a:xfrm>
                    <a:prstGeom prst="rect">
                      <a:avLst/>
                    </a:prstGeom>
                    <a:ln/>
                  </pic:spPr>
                </pic:pic>
              </a:graphicData>
            </a:graphic>
            <wp14:sizeRelH relativeFrom="margin">
              <wp14:pctWidth>0</wp14:pctWidth>
            </wp14:sizeRelH>
            <wp14:sizeRelV relativeFrom="margin">
              <wp14:pctHeight>0</wp14:pctHeight>
            </wp14:sizeRelV>
          </wp:anchor>
        </w:drawing>
      </w:r>
      <w:r>
        <w:rPr>
          <w:rFonts w:ascii="Calibri" w:eastAsia="Calibri" w:hAnsi="Calibri" w:cs="Calibri"/>
          <w:b/>
          <w:sz w:val="36"/>
          <w:szCs w:val="36"/>
        </w:rPr>
        <w:t>Facultad de Ciencias Exactas y Naturales</w:t>
      </w:r>
    </w:p>
    <w:p w14:paraId="51418294" w14:textId="3DD1F176" w:rsidR="00E66DEC" w:rsidRPr="00E66DEC" w:rsidRDefault="00000000" w:rsidP="00E66DEC">
      <w:pPr>
        <w:pStyle w:val="Ttulo"/>
        <w:spacing w:after="0"/>
        <w:jc w:val="both"/>
        <w:rPr>
          <w:rFonts w:ascii="Calibri" w:eastAsia="Calibri" w:hAnsi="Calibri" w:cs="Calibri"/>
          <w:b/>
          <w:sz w:val="36"/>
          <w:szCs w:val="36"/>
        </w:rPr>
      </w:pPr>
      <w:r>
        <w:rPr>
          <w:rFonts w:ascii="Calibri" w:eastAsia="Calibri" w:hAnsi="Calibri" w:cs="Calibri"/>
          <w:b/>
          <w:sz w:val="36"/>
          <w:szCs w:val="36"/>
        </w:rPr>
        <w:t xml:space="preserve"> </w:t>
      </w:r>
    </w:p>
    <w:p w14:paraId="53057260" w14:textId="3DACED14" w:rsidR="00434AED" w:rsidRDefault="00000000">
      <w:pPr>
        <w:pStyle w:val="Ttulo1"/>
        <w:spacing w:before="260" w:after="0" w:line="355" w:lineRule="auto"/>
        <w:ind w:left="220" w:right="340"/>
        <w:jc w:val="center"/>
        <w:rPr>
          <w:rFonts w:ascii="Calibri" w:eastAsia="Calibri" w:hAnsi="Calibri" w:cs="Calibri"/>
          <w:b/>
          <w:i/>
          <w:sz w:val="32"/>
          <w:szCs w:val="32"/>
        </w:rPr>
      </w:pPr>
      <w:bookmarkStart w:id="0" w:name="_amqcvvd1a64h" w:colFirst="0" w:colLast="0"/>
      <w:bookmarkEnd w:id="0"/>
      <w:r>
        <w:rPr>
          <w:rFonts w:ascii="Calibri" w:eastAsia="Calibri" w:hAnsi="Calibri" w:cs="Calibri"/>
          <w:b/>
          <w:sz w:val="32"/>
          <w:szCs w:val="32"/>
        </w:rPr>
        <w:t xml:space="preserve">EFECTOS COMBINADOS DE </w:t>
      </w:r>
      <w:commentRangeStart w:id="1"/>
      <w:commentRangeStart w:id="2"/>
      <w:commentRangeStart w:id="3"/>
      <w:r>
        <w:rPr>
          <w:rFonts w:ascii="Calibri" w:eastAsia="Calibri" w:hAnsi="Calibri" w:cs="Calibri"/>
          <w:b/>
          <w:sz w:val="32"/>
          <w:szCs w:val="32"/>
        </w:rPr>
        <w:t xml:space="preserve">COMPUESTOS </w:t>
      </w:r>
      <w:ins w:id="4" w:author="Walter Farina" w:date="2025-06-03T13:40:00Z" w16du:dateUtc="2025-06-03T04:40:00Z">
        <w:r w:rsidR="00111542">
          <w:rPr>
            <w:rFonts w:ascii="Calibri" w:eastAsia="Calibri" w:hAnsi="Calibri" w:cs="Calibri"/>
            <w:b/>
            <w:sz w:val="32"/>
            <w:szCs w:val="32"/>
          </w:rPr>
          <w:t xml:space="preserve">NO AZUCARADOS </w:t>
        </w:r>
      </w:ins>
      <w:commentRangeStart w:id="5"/>
      <w:del w:id="6" w:author="Walter Farina" w:date="2025-06-03T13:40:00Z" w16du:dateUtc="2025-06-03T04:40:00Z">
        <w:r w:rsidDel="00111542">
          <w:rPr>
            <w:rFonts w:ascii="Calibri" w:eastAsia="Calibri" w:hAnsi="Calibri" w:cs="Calibri"/>
            <w:b/>
            <w:sz w:val="32"/>
            <w:szCs w:val="32"/>
          </w:rPr>
          <w:delText>SECUNDARIOS</w:delText>
        </w:r>
        <w:commentRangeEnd w:id="1"/>
        <w:r w:rsidDel="00111542">
          <w:commentReference w:id="1"/>
        </w:r>
        <w:commentRangeEnd w:id="2"/>
        <w:r w:rsidDel="00111542">
          <w:commentReference w:id="2"/>
        </w:r>
        <w:commentRangeEnd w:id="3"/>
        <w:r w:rsidDel="00111542">
          <w:commentReference w:id="3"/>
        </w:r>
        <w:commentRangeEnd w:id="5"/>
        <w:r w:rsidR="008F3915" w:rsidDel="00111542">
          <w:rPr>
            <w:rStyle w:val="Refdecomentario"/>
          </w:rPr>
          <w:commentReference w:id="5"/>
        </w:r>
        <w:r w:rsidDel="00111542">
          <w:rPr>
            <w:rFonts w:ascii="Calibri" w:eastAsia="Calibri" w:hAnsi="Calibri" w:cs="Calibri"/>
            <w:b/>
            <w:sz w:val="32"/>
            <w:szCs w:val="32"/>
          </w:rPr>
          <w:delText xml:space="preserve"> </w:delText>
        </w:r>
      </w:del>
      <w:r>
        <w:rPr>
          <w:rFonts w:ascii="Calibri" w:eastAsia="Calibri" w:hAnsi="Calibri" w:cs="Calibri"/>
          <w:b/>
          <w:sz w:val="32"/>
          <w:szCs w:val="32"/>
        </w:rPr>
        <w:t xml:space="preserve">PRESENTES EN NÉCTARES SOBRE LA FORMACIÓN DE LA MEMORIA A LARGO TÉRMINO EN EL ABEJORRO </w:t>
      </w:r>
      <w:del w:id="7" w:author="Walter Farina" w:date="2025-06-03T13:40:00Z" w16du:dateUtc="2025-06-03T04:40:00Z">
        <w:r w:rsidDel="00111542">
          <w:rPr>
            <w:rFonts w:ascii="Calibri" w:eastAsia="Calibri" w:hAnsi="Calibri" w:cs="Calibri"/>
            <w:b/>
            <w:sz w:val="32"/>
            <w:szCs w:val="32"/>
          </w:rPr>
          <w:delText xml:space="preserve">NATIVO </w:delText>
        </w:r>
      </w:del>
      <w:proofErr w:type="spellStart"/>
      <w:r>
        <w:rPr>
          <w:rFonts w:ascii="Calibri" w:eastAsia="Calibri" w:hAnsi="Calibri" w:cs="Calibri"/>
          <w:b/>
          <w:i/>
          <w:sz w:val="32"/>
          <w:szCs w:val="32"/>
        </w:rPr>
        <w:t>Bombus</w:t>
      </w:r>
      <w:proofErr w:type="spellEnd"/>
      <w:r>
        <w:rPr>
          <w:rFonts w:ascii="Calibri" w:eastAsia="Calibri" w:hAnsi="Calibri" w:cs="Calibri"/>
          <w:b/>
          <w:i/>
          <w:sz w:val="32"/>
          <w:szCs w:val="32"/>
        </w:rPr>
        <w:t xml:space="preserve"> pauloensis</w:t>
      </w:r>
    </w:p>
    <w:p w14:paraId="5BD1AEEB" w14:textId="77777777" w:rsidR="00CD631B" w:rsidRDefault="00CD631B" w:rsidP="00CD631B">
      <w:pPr>
        <w:jc w:val="center"/>
        <w:rPr>
          <w:rFonts w:ascii="Calibri" w:eastAsia="Calibri" w:hAnsi="Calibri" w:cs="Calibri"/>
          <w:sz w:val="24"/>
          <w:szCs w:val="24"/>
        </w:rPr>
      </w:pPr>
      <w:bookmarkStart w:id="8" w:name="_x6oszejf9h5x" w:colFirst="0" w:colLast="0"/>
      <w:bookmarkEnd w:id="8"/>
    </w:p>
    <w:p w14:paraId="2CEAA941" w14:textId="77777777" w:rsidR="00E66DEC" w:rsidRDefault="00E66DEC" w:rsidP="00CD631B">
      <w:pPr>
        <w:jc w:val="center"/>
        <w:rPr>
          <w:rFonts w:ascii="Calibri" w:eastAsia="Calibri" w:hAnsi="Calibri" w:cs="Calibri"/>
          <w:sz w:val="24"/>
          <w:szCs w:val="24"/>
        </w:rPr>
      </w:pPr>
    </w:p>
    <w:p w14:paraId="033F7028" w14:textId="77D120F7" w:rsidR="00CD631B" w:rsidRDefault="00000000" w:rsidP="00CD631B">
      <w:pPr>
        <w:jc w:val="center"/>
        <w:rPr>
          <w:rFonts w:ascii="Calibri" w:eastAsia="Calibri" w:hAnsi="Calibri" w:cs="Calibri"/>
          <w:sz w:val="24"/>
          <w:szCs w:val="24"/>
        </w:rPr>
      </w:pPr>
      <w:r>
        <w:rPr>
          <w:rFonts w:ascii="Calibri" w:eastAsia="Calibri" w:hAnsi="Calibri" w:cs="Calibri"/>
          <w:sz w:val="24"/>
          <w:szCs w:val="24"/>
        </w:rPr>
        <w:t xml:space="preserve">Tesina presentada para optar por el título de </w:t>
      </w:r>
      <w:r>
        <w:rPr>
          <w:rFonts w:ascii="Calibri" w:eastAsia="Calibri" w:hAnsi="Calibri" w:cs="Calibri"/>
          <w:b/>
          <w:sz w:val="24"/>
          <w:szCs w:val="24"/>
        </w:rPr>
        <w:t xml:space="preserve">Licenciado en Ciencias Biológicas </w:t>
      </w:r>
      <w:r>
        <w:rPr>
          <w:rFonts w:ascii="Calibri" w:eastAsia="Calibri" w:hAnsi="Calibri" w:cs="Calibri"/>
          <w:sz w:val="24"/>
          <w:szCs w:val="24"/>
        </w:rPr>
        <w:t>de la Universidad de Buenos Aires.</w:t>
      </w:r>
    </w:p>
    <w:p w14:paraId="297DBB82" w14:textId="77777777" w:rsidR="00CD631B" w:rsidRDefault="00CD631B" w:rsidP="00CD631B">
      <w:pPr>
        <w:jc w:val="center"/>
        <w:rPr>
          <w:rFonts w:ascii="Calibri" w:eastAsia="Calibri" w:hAnsi="Calibri" w:cs="Calibri"/>
          <w:sz w:val="24"/>
          <w:szCs w:val="24"/>
        </w:rPr>
      </w:pPr>
    </w:p>
    <w:p w14:paraId="593F0537" w14:textId="77777777" w:rsidR="00CD631B" w:rsidRDefault="00CD631B" w:rsidP="00CD631B">
      <w:pPr>
        <w:jc w:val="center"/>
        <w:rPr>
          <w:rFonts w:ascii="Calibri" w:eastAsia="Calibri" w:hAnsi="Calibri" w:cs="Calibri"/>
          <w:b/>
          <w:sz w:val="28"/>
          <w:szCs w:val="28"/>
        </w:rPr>
      </w:pPr>
    </w:p>
    <w:p w14:paraId="4F63E0D3" w14:textId="1630627D" w:rsidR="00CD631B" w:rsidRDefault="00000000" w:rsidP="00CD631B">
      <w:pPr>
        <w:jc w:val="center"/>
        <w:rPr>
          <w:rFonts w:ascii="Calibri" w:eastAsia="Calibri" w:hAnsi="Calibri" w:cs="Calibri"/>
          <w:i/>
          <w:sz w:val="28"/>
          <w:szCs w:val="28"/>
        </w:rPr>
      </w:pPr>
      <w:r>
        <w:rPr>
          <w:rFonts w:ascii="Calibri" w:eastAsia="Calibri" w:hAnsi="Calibri" w:cs="Calibri"/>
          <w:b/>
          <w:sz w:val="28"/>
          <w:szCs w:val="28"/>
        </w:rPr>
        <w:t xml:space="preserve">Autora: </w:t>
      </w:r>
      <w:r>
        <w:rPr>
          <w:rFonts w:ascii="Calibri" w:eastAsia="Calibri" w:hAnsi="Calibri" w:cs="Calibri"/>
          <w:i/>
          <w:sz w:val="28"/>
          <w:szCs w:val="28"/>
        </w:rPr>
        <w:t>Julieta Pellettieri</w:t>
      </w:r>
    </w:p>
    <w:p w14:paraId="4B37FC2C" w14:textId="77777777" w:rsidR="00E66DEC" w:rsidRDefault="00E66DEC" w:rsidP="00CD631B">
      <w:pPr>
        <w:jc w:val="center"/>
        <w:rPr>
          <w:rFonts w:ascii="Calibri" w:eastAsia="Calibri" w:hAnsi="Calibri" w:cs="Calibri"/>
          <w:i/>
          <w:sz w:val="28"/>
          <w:szCs w:val="28"/>
        </w:rPr>
      </w:pPr>
    </w:p>
    <w:p w14:paraId="37DA79C3" w14:textId="77777777" w:rsidR="00CD631B" w:rsidRDefault="00CD631B" w:rsidP="00CD631B">
      <w:pPr>
        <w:jc w:val="center"/>
        <w:rPr>
          <w:rFonts w:ascii="Calibri" w:eastAsia="Calibri" w:hAnsi="Calibri" w:cs="Calibri"/>
          <w:i/>
          <w:sz w:val="28"/>
          <w:szCs w:val="28"/>
        </w:rPr>
      </w:pPr>
    </w:p>
    <w:p w14:paraId="17ED1451" w14:textId="45B4E89A" w:rsidR="00434AED" w:rsidRDefault="00000000" w:rsidP="00CD631B">
      <w:pPr>
        <w:jc w:val="center"/>
        <w:rPr>
          <w:rFonts w:ascii="Calibri" w:eastAsia="Calibri" w:hAnsi="Calibri" w:cs="Calibri"/>
          <w:i/>
          <w:sz w:val="28"/>
          <w:szCs w:val="28"/>
        </w:rPr>
      </w:pPr>
      <w:r>
        <w:rPr>
          <w:rFonts w:ascii="Calibri" w:eastAsia="Calibri" w:hAnsi="Calibri" w:cs="Calibri"/>
          <w:b/>
          <w:sz w:val="28"/>
          <w:szCs w:val="28"/>
        </w:rPr>
        <w:t xml:space="preserve">Director: </w:t>
      </w:r>
      <w:r>
        <w:rPr>
          <w:rFonts w:ascii="Calibri" w:eastAsia="Calibri" w:hAnsi="Calibri" w:cs="Calibri"/>
          <w:i/>
          <w:sz w:val="28"/>
          <w:szCs w:val="28"/>
        </w:rPr>
        <w:t>Prof. Dr. Walter Marcelo Farina</w:t>
      </w:r>
    </w:p>
    <w:p w14:paraId="146E244E" w14:textId="77777777" w:rsidR="00E66DEC" w:rsidRPr="00CD631B" w:rsidRDefault="00E66DEC" w:rsidP="00CD631B">
      <w:pPr>
        <w:jc w:val="center"/>
      </w:pPr>
    </w:p>
    <w:p w14:paraId="54245E95" w14:textId="77777777" w:rsidR="00E66DEC" w:rsidRDefault="00E66DEC" w:rsidP="00CD631B">
      <w:pPr>
        <w:pStyle w:val="Ttulo"/>
        <w:spacing w:after="0"/>
        <w:jc w:val="both"/>
        <w:rPr>
          <w:rFonts w:ascii="Calibri" w:eastAsia="Calibri" w:hAnsi="Calibri" w:cs="Calibri"/>
          <w:i/>
          <w:sz w:val="28"/>
          <w:szCs w:val="28"/>
        </w:rPr>
      </w:pPr>
    </w:p>
    <w:p w14:paraId="740557A2" w14:textId="3A290EAA" w:rsidR="00434AED" w:rsidRPr="00CD631B" w:rsidRDefault="00000000" w:rsidP="00CD631B">
      <w:pPr>
        <w:pStyle w:val="Ttulo"/>
        <w:spacing w:after="0"/>
        <w:jc w:val="both"/>
        <w:rPr>
          <w:rFonts w:ascii="Calibri" w:eastAsia="Calibri" w:hAnsi="Calibri" w:cs="Calibri"/>
          <w:i/>
          <w:sz w:val="28"/>
          <w:szCs w:val="28"/>
        </w:rPr>
      </w:pPr>
      <w:r>
        <w:rPr>
          <w:rFonts w:ascii="Calibri" w:eastAsia="Calibri" w:hAnsi="Calibri" w:cs="Calibri"/>
          <w:i/>
          <w:sz w:val="28"/>
          <w:szCs w:val="28"/>
        </w:rPr>
        <w:t xml:space="preserve">  </w:t>
      </w:r>
      <w:r>
        <w:rPr>
          <w:rFonts w:ascii="Calibri" w:eastAsia="Calibri" w:hAnsi="Calibri" w:cs="Calibri"/>
          <w:b/>
          <w:sz w:val="24"/>
          <w:szCs w:val="24"/>
        </w:rPr>
        <w:t xml:space="preserve">Lugar de trabajo: </w:t>
      </w:r>
      <w:r>
        <w:rPr>
          <w:rFonts w:ascii="Calibri" w:eastAsia="Calibri" w:hAnsi="Calibri" w:cs="Calibri"/>
          <w:sz w:val="24"/>
          <w:szCs w:val="24"/>
        </w:rPr>
        <w:t>Laboratorio de Insectos Sociales. Departamento de Biodiversidad y Biología Experimental (FCEN-UBA). Instituto de Fisiología, Biología Molecular y Neurociencias (CONICET).</w:t>
      </w:r>
    </w:p>
    <w:p w14:paraId="0BFFCDC0" w14:textId="77777777" w:rsidR="00434AED" w:rsidRDefault="00000000">
      <w:pPr>
        <w:pStyle w:val="Ttulo"/>
        <w:spacing w:after="0"/>
        <w:jc w:val="both"/>
        <w:rPr>
          <w:rFonts w:ascii="Calibri" w:eastAsia="Calibri" w:hAnsi="Calibri" w:cs="Calibri"/>
          <w:sz w:val="23"/>
          <w:szCs w:val="23"/>
        </w:rPr>
      </w:pPr>
      <w:bookmarkStart w:id="9" w:name="_xpbzp2sawkfr" w:colFirst="0" w:colLast="0"/>
      <w:bookmarkEnd w:id="9"/>
      <w:r>
        <w:rPr>
          <w:rFonts w:ascii="Calibri" w:eastAsia="Calibri" w:hAnsi="Calibri" w:cs="Calibri"/>
          <w:sz w:val="23"/>
          <w:szCs w:val="23"/>
        </w:rPr>
        <w:t xml:space="preserve"> </w:t>
      </w:r>
    </w:p>
    <w:p w14:paraId="6F8507CD" w14:textId="77777777" w:rsidR="00434AED" w:rsidRDefault="00000000">
      <w:pPr>
        <w:pStyle w:val="Ttulo"/>
        <w:spacing w:after="0"/>
        <w:ind w:left="160"/>
        <w:jc w:val="both"/>
        <w:rPr>
          <w:rFonts w:ascii="Calibri" w:eastAsia="Calibri" w:hAnsi="Calibri" w:cs="Calibri"/>
          <w:sz w:val="24"/>
          <w:szCs w:val="24"/>
        </w:rPr>
      </w:pPr>
      <w:bookmarkStart w:id="10" w:name="_yd9do67nzlbj" w:colFirst="0" w:colLast="0"/>
      <w:bookmarkEnd w:id="10"/>
      <w:r>
        <w:rPr>
          <w:rFonts w:ascii="Calibri" w:eastAsia="Calibri" w:hAnsi="Calibri" w:cs="Calibri"/>
          <w:sz w:val="24"/>
          <w:szCs w:val="24"/>
        </w:rPr>
        <w:t>Ciudad Autónoma de Buenos Aires, Julio 2025</w:t>
      </w:r>
    </w:p>
    <w:p w14:paraId="748D79FA" w14:textId="77777777" w:rsidR="00CD631B" w:rsidRDefault="00CD631B">
      <w:pPr>
        <w:jc w:val="both"/>
      </w:pPr>
    </w:p>
    <w:p w14:paraId="5D89477F" w14:textId="498E5631" w:rsidR="00434AED" w:rsidRDefault="00587855">
      <w:pPr>
        <w:jc w:val="both"/>
      </w:pPr>
      <w:r>
        <w:rPr>
          <w:noProof/>
        </w:rPr>
        <w:lastRenderedPageBreak/>
        <w:pict w14:anchorId="7763EB21">
          <v:rect id="_x0000_i1028" alt="" style="width:441.9pt;height:.05pt;mso-width-percent:0;mso-height-percent:0;mso-width-percent:0;mso-height-percent:0" o:hralign="center" o:hrstd="t" o:hr="t" fillcolor="#a0a0a0" stroked="f"/>
        </w:pict>
      </w:r>
    </w:p>
    <w:p w14:paraId="7688AEEC" w14:textId="77777777" w:rsidR="00434AED" w:rsidRPr="000E7BFE" w:rsidDel="00A925C4" w:rsidRDefault="00000000">
      <w:pPr>
        <w:pStyle w:val="Ttulo2"/>
        <w:jc w:val="both"/>
        <w:rPr>
          <w:del w:id="11" w:author="julieta pellettieri" w:date="2025-05-27T20:00:00Z" w16du:dateUtc="2025-05-27T23:00:00Z"/>
          <w:b/>
          <w:bCs/>
          <w:rPrChange w:id="12" w:author="julieta pellettieri" w:date="2025-05-27T21:28:00Z" w16du:dateUtc="2025-05-28T00:28:00Z">
            <w:rPr>
              <w:del w:id="13" w:author="julieta pellettieri" w:date="2025-05-27T20:00:00Z" w16du:dateUtc="2025-05-27T23:00:00Z"/>
            </w:rPr>
          </w:rPrChange>
        </w:rPr>
      </w:pPr>
      <w:r w:rsidRPr="000E7BFE">
        <w:rPr>
          <w:b/>
          <w:bCs/>
          <w:rPrChange w:id="14" w:author="julieta pellettieri" w:date="2025-05-27T21:28:00Z" w16du:dateUtc="2025-05-28T00:28:00Z">
            <w:rPr/>
          </w:rPrChange>
        </w:rPr>
        <w:t>Resumen</w:t>
      </w:r>
      <w:del w:id="15" w:author="julieta pellettieri" w:date="2025-05-27T21:28:00Z" w16du:dateUtc="2025-05-28T00:28:00Z">
        <w:r w:rsidRPr="000E7BFE" w:rsidDel="000E7BFE">
          <w:rPr>
            <w:b/>
            <w:bCs/>
            <w:rPrChange w:id="16" w:author="julieta pellettieri" w:date="2025-05-27T21:28:00Z" w16du:dateUtc="2025-05-28T00:28:00Z">
              <w:rPr/>
            </w:rPrChange>
          </w:rPr>
          <w:delText>:</w:delText>
        </w:r>
      </w:del>
    </w:p>
    <w:p w14:paraId="3D4FDC3D" w14:textId="77777777" w:rsidR="00E66DEC" w:rsidRDefault="00E66DEC">
      <w:pPr>
        <w:pStyle w:val="Ttulo2"/>
        <w:jc w:val="both"/>
        <w:pPrChange w:id="17" w:author="julieta pellettieri" w:date="2025-05-27T20:00:00Z" w16du:dateUtc="2025-05-27T23:00:00Z">
          <w:pPr/>
        </w:pPrChange>
      </w:pPr>
    </w:p>
    <w:p w14:paraId="572B3579" w14:textId="7FE24DE1" w:rsidR="00E66DEC" w:rsidRPr="005D59FE" w:rsidDel="00606BF5" w:rsidRDefault="00E66DEC">
      <w:pPr>
        <w:ind w:left="152"/>
        <w:rPr>
          <w:del w:id="18" w:author="julieta pellettieri" w:date="2025-05-27T16:35:00Z" w16du:dateUtc="2025-05-27T19:35:00Z"/>
          <w:lang w:val="es-AR"/>
        </w:rPr>
        <w:pPrChange w:id="19" w:author="julieta pellettieri" w:date="2025-05-27T18:23:00Z" w16du:dateUtc="2025-05-27T21:23:00Z">
          <w:pPr>
            <w:spacing w:line="256" w:lineRule="auto"/>
            <w:ind w:left="152"/>
          </w:pPr>
        </w:pPrChange>
      </w:pPr>
      <w:del w:id="20" w:author="julieta pellettieri" w:date="2025-05-27T16:35:00Z" w16du:dateUtc="2025-05-27T19:35:00Z">
        <w:r w:rsidRPr="008875BE" w:rsidDel="00606BF5">
          <w:rPr>
            <w:b/>
            <w:highlight w:val="yellow"/>
            <w:lang w:val="es-AR"/>
            <w:rPrChange w:id="21" w:author="Walter Farina" w:date="2025-04-20T08:54:00Z" w16du:dateUtc="2025-04-20T11:54:00Z">
              <w:rPr>
                <w:b/>
                <w:lang w:val="es-AR"/>
              </w:rPr>
            </w:rPrChange>
          </w:rPr>
          <w:delText xml:space="preserve">Palabras clave: </w:delText>
        </w:r>
        <w:commentRangeStart w:id="22"/>
        <w:commentRangeStart w:id="23"/>
        <w:r w:rsidRPr="008875BE" w:rsidDel="00606BF5">
          <w:rPr>
            <w:i/>
            <w:highlight w:val="yellow"/>
            <w:lang w:val="es-AR"/>
            <w:rPrChange w:id="24" w:author="Walter Farina" w:date="2025-04-20T08:54:00Z" w16du:dateUtc="2025-04-20T11:54:00Z">
              <w:rPr>
                <w:i/>
                <w:lang w:val="es-AR"/>
              </w:rPr>
            </w:rPrChange>
          </w:rPr>
          <w:delText>Bombus pauloensis</w:delText>
        </w:r>
        <w:r w:rsidRPr="008875BE" w:rsidDel="00606BF5">
          <w:rPr>
            <w:highlight w:val="yellow"/>
            <w:lang w:val="es-AR"/>
            <w:rPrChange w:id="25" w:author="Walter Farina" w:date="2025-04-20T08:54:00Z" w16du:dateUtc="2025-04-20T11:54:00Z">
              <w:rPr>
                <w:lang w:val="es-AR"/>
              </w:rPr>
            </w:rPrChange>
          </w:rPr>
          <w:delText xml:space="preserve">, </w:delText>
        </w:r>
        <w:commentRangeEnd w:id="22"/>
        <w:r w:rsidR="000D278F" w:rsidDel="00606BF5">
          <w:rPr>
            <w:rStyle w:val="Refdecomentario"/>
          </w:rPr>
          <w:commentReference w:id="22"/>
        </w:r>
        <w:commentRangeEnd w:id="23"/>
        <w:r w:rsidR="000D278F" w:rsidDel="00606BF5">
          <w:rPr>
            <w:rStyle w:val="Refdecomentario"/>
          </w:rPr>
          <w:commentReference w:id="23"/>
        </w:r>
        <w:r w:rsidRPr="008875BE" w:rsidDel="00606BF5">
          <w:rPr>
            <w:highlight w:val="yellow"/>
            <w:lang w:val="es-AR"/>
            <w:rPrChange w:id="26" w:author="Walter Farina" w:date="2025-04-20T08:54:00Z" w16du:dateUtc="2025-04-20T11:54:00Z">
              <w:rPr>
                <w:lang w:val="es-AR"/>
              </w:rPr>
            </w:rPrChange>
          </w:rPr>
          <w:delText>aprendizaje olfativo, adquisición, supervivencia, compuestos traza, cafeína, arginina.</w:delText>
        </w:r>
      </w:del>
    </w:p>
    <w:p w14:paraId="705710C4" w14:textId="77777777" w:rsidR="00E66DEC" w:rsidRPr="00E66DEC" w:rsidDel="00606BF5" w:rsidRDefault="00E66DEC" w:rsidP="00FA305D">
      <w:pPr>
        <w:rPr>
          <w:del w:id="27" w:author="julieta pellettieri" w:date="2025-05-27T16:35:00Z" w16du:dateUtc="2025-05-27T19:35:00Z"/>
          <w:lang w:val="es-AR"/>
        </w:rPr>
      </w:pPr>
    </w:p>
    <w:p w14:paraId="40D28566" w14:textId="0F73B5CC" w:rsidR="00A925C4" w:rsidRPr="00A925C4" w:rsidRDefault="00A925C4" w:rsidP="00A925C4">
      <w:pPr>
        <w:spacing w:before="240" w:after="240"/>
        <w:jc w:val="both"/>
        <w:rPr>
          <w:ins w:id="28" w:author="julieta pellettieri" w:date="2025-05-27T19:57:00Z"/>
          <w:sz w:val="20"/>
          <w:szCs w:val="20"/>
          <w:lang w:val="es-ES"/>
        </w:rPr>
      </w:pPr>
      <w:ins w:id="29" w:author="julieta pellettieri" w:date="2025-05-27T19:57:00Z">
        <w:r w:rsidRPr="00A925C4">
          <w:rPr>
            <w:sz w:val="20"/>
            <w:szCs w:val="20"/>
            <w:lang w:val="es-ES"/>
          </w:rPr>
          <w:t xml:space="preserve">La polinización dirigida con polinizadores nativos es una práctica en expansión que permite aumentar la productividad agrícola sin amenazar la biodiversidad local. Este estudio evaluó el efecto de dos compuestos </w:t>
        </w:r>
      </w:ins>
      <w:ins w:id="30" w:author="Walter Farina" w:date="2025-06-03T13:23:00Z" w16du:dateUtc="2025-06-03T04:23:00Z">
        <w:r w:rsidR="008F3915">
          <w:rPr>
            <w:sz w:val="20"/>
            <w:szCs w:val="20"/>
            <w:lang w:val="es-ES"/>
          </w:rPr>
          <w:t xml:space="preserve">no azucarados </w:t>
        </w:r>
      </w:ins>
      <w:ins w:id="31" w:author="julieta pellettieri" w:date="2025-05-27T19:57:00Z">
        <w:del w:id="32" w:author="Walter Farina" w:date="2025-06-03T13:23:00Z" w16du:dateUtc="2025-06-03T04:23:00Z">
          <w:r w:rsidRPr="00A925C4" w:rsidDel="008F3915">
            <w:rPr>
              <w:sz w:val="20"/>
              <w:szCs w:val="20"/>
              <w:lang w:val="es-ES"/>
            </w:rPr>
            <w:delText xml:space="preserve">secundarios </w:delText>
          </w:r>
        </w:del>
      </w:ins>
      <w:ins w:id="33" w:author="Walter Farina" w:date="2025-06-03T13:23:00Z" w16du:dateUtc="2025-06-03T04:23:00Z">
        <w:r w:rsidR="008F3915">
          <w:rPr>
            <w:sz w:val="20"/>
            <w:szCs w:val="20"/>
            <w:lang w:val="es-ES"/>
          </w:rPr>
          <w:t>(CNA</w:t>
        </w:r>
      </w:ins>
      <w:ins w:id="34" w:author="Walter Farina" w:date="2025-06-03T13:24:00Z" w16du:dateUtc="2025-06-03T04:24:00Z">
        <w:r w:rsidR="008F3915">
          <w:rPr>
            <w:sz w:val="20"/>
            <w:szCs w:val="20"/>
            <w:lang w:val="es-ES"/>
          </w:rPr>
          <w:t xml:space="preserve">) </w:t>
        </w:r>
      </w:ins>
      <w:ins w:id="35" w:author="julieta pellettieri" w:date="2025-05-27T19:57:00Z">
        <w:r w:rsidRPr="00A925C4">
          <w:rPr>
            <w:sz w:val="20"/>
            <w:szCs w:val="20"/>
            <w:lang w:val="es-ES"/>
          </w:rPr>
          <w:t xml:space="preserve">presentes en el néctar —cafeína (CAF) y arginina (ARG)— sobre el aprendizaje asociativo, la formación de memoria a largo término y la supervivencia del abejorro nativo </w:t>
        </w:r>
        <w:proofErr w:type="spellStart"/>
        <w:r w:rsidRPr="00A925C4">
          <w:rPr>
            <w:i/>
            <w:iCs/>
            <w:sz w:val="20"/>
            <w:szCs w:val="20"/>
            <w:lang w:val="es-ES"/>
          </w:rPr>
          <w:t>Bombus</w:t>
        </w:r>
        <w:proofErr w:type="spellEnd"/>
        <w:r w:rsidRPr="00A925C4">
          <w:rPr>
            <w:i/>
            <w:iCs/>
            <w:sz w:val="20"/>
            <w:szCs w:val="20"/>
            <w:lang w:val="es-ES"/>
          </w:rPr>
          <w:t xml:space="preserve"> </w:t>
        </w:r>
        <w:proofErr w:type="spellStart"/>
        <w:r w:rsidRPr="00A925C4">
          <w:rPr>
            <w:i/>
            <w:iCs/>
            <w:sz w:val="20"/>
            <w:szCs w:val="20"/>
            <w:lang w:val="es-ES"/>
          </w:rPr>
          <w:t>pauloensis</w:t>
        </w:r>
        <w:proofErr w:type="spellEnd"/>
        <w:r w:rsidRPr="00A925C4">
          <w:rPr>
            <w:sz w:val="20"/>
            <w:szCs w:val="20"/>
            <w:lang w:val="es-ES"/>
          </w:rPr>
          <w:t xml:space="preserve">, con el objetivo de desarrollar </w:t>
        </w:r>
        <w:del w:id="36" w:author="Walter Farina" w:date="2025-06-03T13:22:00Z" w16du:dateUtc="2025-06-03T04:22:00Z">
          <w:r w:rsidRPr="00A925C4" w:rsidDel="008F3915">
            <w:rPr>
              <w:sz w:val="20"/>
              <w:szCs w:val="20"/>
              <w:lang w:val="es-ES"/>
            </w:rPr>
            <w:delText xml:space="preserve">un </w:delText>
          </w:r>
        </w:del>
        <w:r w:rsidRPr="00A925C4">
          <w:rPr>
            <w:sz w:val="20"/>
            <w:szCs w:val="20"/>
            <w:lang w:val="es-ES"/>
          </w:rPr>
          <w:t>tonificante</w:t>
        </w:r>
      </w:ins>
      <w:ins w:id="37" w:author="Walter Farina" w:date="2025-06-03T13:22:00Z" w16du:dateUtc="2025-06-03T04:22:00Z">
        <w:r w:rsidR="008F3915">
          <w:rPr>
            <w:sz w:val="20"/>
            <w:szCs w:val="20"/>
            <w:lang w:val="es-ES"/>
          </w:rPr>
          <w:t>s</w:t>
        </w:r>
      </w:ins>
      <w:ins w:id="38" w:author="julieta pellettieri" w:date="2025-05-27T19:57:00Z">
        <w:r w:rsidRPr="00A925C4">
          <w:rPr>
            <w:sz w:val="20"/>
            <w:szCs w:val="20"/>
            <w:lang w:val="es-ES"/>
          </w:rPr>
          <w:t xml:space="preserve"> que mejore</w:t>
        </w:r>
      </w:ins>
      <w:ins w:id="39" w:author="Walter Farina" w:date="2025-06-03T13:22:00Z" w16du:dateUtc="2025-06-03T04:22:00Z">
        <w:r w:rsidR="008F3915">
          <w:rPr>
            <w:sz w:val="20"/>
            <w:szCs w:val="20"/>
            <w:lang w:val="es-ES"/>
          </w:rPr>
          <w:t>n</w:t>
        </w:r>
      </w:ins>
      <w:ins w:id="40" w:author="julieta pellettieri" w:date="2025-05-27T19:57:00Z">
        <w:r w:rsidRPr="00A925C4">
          <w:rPr>
            <w:sz w:val="20"/>
            <w:szCs w:val="20"/>
            <w:lang w:val="es-ES"/>
          </w:rPr>
          <w:t xml:space="preserve"> su desempeño como polinizador. Se planteó la hipótesis de que estos compuestos</w:t>
        </w:r>
      </w:ins>
      <w:ins w:id="41" w:author="Walter Farina" w:date="2025-06-03T13:31:00Z" w16du:dateUtc="2025-06-03T04:31:00Z">
        <w:r w:rsidR="008F3915">
          <w:rPr>
            <w:sz w:val="20"/>
            <w:szCs w:val="20"/>
            <w:lang w:val="es-ES"/>
          </w:rPr>
          <w:t xml:space="preserve"> al presentarse en forma combinada</w:t>
        </w:r>
      </w:ins>
      <w:ins w:id="42" w:author="julieta pellettieri" w:date="2025-05-27T19:57:00Z">
        <w:r w:rsidRPr="00A925C4">
          <w:rPr>
            <w:sz w:val="20"/>
            <w:szCs w:val="20"/>
            <w:lang w:val="es-ES"/>
          </w:rPr>
          <w:t xml:space="preserve">, al igual que en </w:t>
        </w:r>
        <w:r w:rsidRPr="00A925C4">
          <w:rPr>
            <w:i/>
            <w:iCs/>
            <w:sz w:val="20"/>
            <w:szCs w:val="20"/>
            <w:lang w:val="es-ES"/>
          </w:rPr>
          <w:t xml:space="preserve">Apis </w:t>
        </w:r>
        <w:proofErr w:type="spellStart"/>
        <w:r w:rsidRPr="00A925C4">
          <w:rPr>
            <w:i/>
            <w:iCs/>
            <w:sz w:val="20"/>
            <w:szCs w:val="20"/>
            <w:lang w:val="es-ES"/>
          </w:rPr>
          <w:t>mellifera</w:t>
        </w:r>
        <w:proofErr w:type="spellEnd"/>
        <w:r w:rsidRPr="00A925C4">
          <w:rPr>
            <w:sz w:val="20"/>
            <w:szCs w:val="20"/>
            <w:lang w:val="es-ES"/>
          </w:rPr>
          <w:t xml:space="preserve">, mejorarían la adquisición, la memoria a largo término (MLT) y la supervivencia en </w:t>
        </w:r>
        <w:r w:rsidRPr="00A925C4">
          <w:rPr>
            <w:i/>
            <w:iCs/>
            <w:sz w:val="20"/>
            <w:szCs w:val="20"/>
            <w:lang w:val="es-ES"/>
          </w:rPr>
          <w:t xml:space="preserve">B. </w:t>
        </w:r>
        <w:proofErr w:type="spellStart"/>
        <w:r w:rsidRPr="00A925C4">
          <w:rPr>
            <w:i/>
            <w:iCs/>
            <w:sz w:val="20"/>
            <w:szCs w:val="20"/>
            <w:lang w:val="es-ES"/>
          </w:rPr>
          <w:t>pauloensis</w:t>
        </w:r>
        <w:proofErr w:type="spellEnd"/>
        <w:r w:rsidRPr="00A925C4">
          <w:rPr>
            <w:sz w:val="20"/>
            <w:szCs w:val="20"/>
            <w:lang w:val="es-ES"/>
          </w:rPr>
          <w:t>.</w:t>
        </w:r>
      </w:ins>
    </w:p>
    <w:p w14:paraId="67548054" w14:textId="11B4B425" w:rsidR="00A925C4" w:rsidRPr="00A925C4" w:rsidRDefault="00A925C4" w:rsidP="00A925C4">
      <w:pPr>
        <w:spacing w:before="240" w:after="240"/>
        <w:jc w:val="both"/>
        <w:rPr>
          <w:ins w:id="43" w:author="julieta pellettieri" w:date="2025-05-27T19:57:00Z"/>
          <w:sz w:val="20"/>
          <w:szCs w:val="20"/>
          <w:lang w:val="es-ES"/>
        </w:rPr>
      </w:pPr>
      <w:ins w:id="44" w:author="julieta pellettieri" w:date="2025-05-27T19:57:00Z">
        <w:r w:rsidRPr="00A925C4">
          <w:rPr>
            <w:sz w:val="20"/>
            <w:szCs w:val="20"/>
            <w:lang w:val="es-ES"/>
          </w:rPr>
          <w:t xml:space="preserve">Dado que </w:t>
        </w:r>
        <w:r w:rsidRPr="00A925C4">
          <w:rPr>
            <w:i/>
            <w:iCs/>
            <w:sz w:val="20"/>
            <w:szCs w:val="20"/>
            <w:lang w:val="es-ES"/>
          </w:rPr>
          <w:t xml:space="preserve">B. </w:t>
        </w:r>
        <w:proofErr w:type="spellStart"/>
        <w:r w:rsidRPr="00A925C4">
          <w:rPr>
            <w:i/>
            <w:iCs/>
            <w:sz w:val="20"/>
            <w:szCs w:val="20"/>
            <w:lang w:val="es-ES"/>
          </w:rPr>
          <w:t>pauloensis</w:t>
        </w:r>
        <w:proofErr w:type="spellEnd"/>
        <w:r w:rsidRPr="00A925C4">
          <w:rPr>
            <w:sz w:val="20"/>
            <w:szCs w:val="20"/>
            <w:lang w:val="es-ES"/>
          </w:rPr>
          <w:t xml:space="preserve"> pesa aproximadamente el doble que </w:t>
        </w:r>
        <w:r w:rsidRPr="00A925C4">
          <w:rPr>
            <w:i/>
            <w:iCs/>
            <w:sz w:val="20"/>
            <w:szCs w:val="20"/>
            <w:lang w:val="es-ES"/>
          </w:rPr>
          <w:t xml:space="preserve">A. </w:t>
        </w:r>
        <w:proofErr w:type="spellStart"/>
        <w:r w:rsidRPr="00A925C4">
          <w:rPr>
            <w:i/>
            <w:iCs/>
            <w:sz w:val="20"/>
            <w:szCs w:val="20"/>
            <w:lang w:val="es-ES"/>
          </w:rPr>
          <w:t>mellifera</w:t>
        </w:r>
        <w:proofErr w:type="spellEnd"/>
        <w:r w:rsidRPr="00A925C4">
          <w:rPr>
            <w:sz w:val="20"/>
            <w:szCs w:val="20"/>
            <w:lang w:val="es-ES"/>
          </w:rPr>
          <w:t>, se utilizaron las dosis efectivas reportadas para esta última (CAF 0,15 </w:t>
        </w:r>
        <w:proofErr w:type="spellStart"/>
        <w:r w:rsidRPr="00A925C4">
          <w:rPr>
            <w:sz w:val="20"/>
            <w:szCs w:val="20"/>
            <w:lang w:val="es-ES"/>
          </w:rPr>
          <w:t>mM</w:t>
        </w:r>
        <w:proofErr w:type="spellEnd"/>
        <w:r w:rsidRPr="00A925C4">
          <w:rPr>
            <w:sz w:val="20"/>
            <w:szCs w:val="20"/>
            <w:lang w:val="es-ES"/>
          </w:rPr>
          <w:t xml:space="preserve"> y ARG 0,03 </w:t>
        </w:r>
        <w:proofErr w:type="spellStart"/>
        <w:r w:rsidRPr="00A925C4">
          <w:rPr>
            <w:sz w:val="20"/>
            <w:szCs w:val="20"/>
            <w:lang w:val="es-ES"/>
          </w:rPr>
          <w:t>mM</w:t>
        </w:r>
        <w:proofErr w:type="spellEnd"/>
        <w:r w:rsidRPr="00A925C4">
          <w:rPr>
            <w:sz w:val="20"/>
            <w:szCs w:val="20"/>
            <w:lang w:val="es-ES"/>
          </w:rPr>
          <w:t xml:space="preserve">) y sus versiones duplicadas. Se aplicaron seis tratamientos (CAF, ARG y CAF+ARG en ambas dosis) y dos controles (uno sin olor y otro sin </w:t>
        </w:r>
        <w:del w:id="45" w:author="Walter Farina" w:date="2025-06-03T13:31:00Z" w16du:dateUtc="2025-06-03T04:31:00Z">
          <w:r w:rsidRPr="00A925C4" w:rsidDel="008F3915">
            <w:rPr>
              <w:sz w:val="20"/>
              <w:szCs w:val="20"/>
              <w:lang w:val="es-ES"/>
            </w:rPr>
            <w:delText>tonificantes</w:delText>
          </w:r>
        </w:del>
      </w:ins>
      <w:proofErr w:type="spellStart"/>
      <w:ins w:id="46" w:author="Walter Farina" w:date="2025-06-03T13:31:00Z" w16du:dateUtc="2025-06-03T04:31:00Z">
        <w:r w:rsidR="008F3915">
          <w:rPr>
            <w:sz w:val="20"/>
            <w:szCs w:val="20"/>
            <w:lang w:val="es-ES"/>
          </w:rPr>
          <w:t>CNAs</w:t>
        </w:r>
      </w:ins>
      <w:proofErr w:type="spellEnd"/>
      <w:ins w:id="47" w:author="julieta pellettieri" w:date="2025-05-27T19:57:00Z">
        <w:r w:rsidRPr="00A925C4">
          <w:rPr>
            <w:sz w:val="20"/>
            <w:szCs w:val="20"/>
            <w:lang w:val="es-ES"/>
          </w:rPr>
          <w:t xml:space="preserve">). Los tratamientos se administraron en una solución </w:t>
        </w:r>
        <w:del w:id="48" w:author="Walter Farina" w:date="2025-06-03T13:25:00Z" w16du:dateUtc="2025-06-03T04:25:00Z">
          <w:r w:rsidRPr="00A925C4" w:rsidDel="008F3915">
            <w:rPr>
              <w:sz w:val="20"/>
              <w:szCs w:val="20"/>
              <w:lang w:val="es-ES"/>
            </w:rPr>
            <w:delText xml:space="preserve">azucarada </w:delText>
          </w:r>
        </w:del>
      </w:ins>
      <w:ins w:id="49" w:author="Walter Farina" w:date="2025-06-03T13:25:00Z" w16du:dateUtc="2025-06-03T04:25:00Z">
        <w:r w:rsidR="008F3915">
          <w:rPr>
            <w:sz w:val="20"/>
            <w:szCs w:val="20"/>
            <w:lang w:val="es-ES"/>
          </w:rPr>
          <w:t xml:space="preserve">de sacarosa </w:t>
        </w:r>
      </w:ins>
      <w:ins w:id="50" w:author="julieta pellettieri" w:date="2025-05-27T19:57:00Z">
        <w:r w:rsidRPr="00A925C4">
          <w:rPr>
            <w:sz w:val="20"/>
            <w:szCs w:val="20"/>
            <w:lang w:val="es-ES"/>
          </w:rPr>
          <w:t>(50% p/p) durante seis ensayos de condicionamiento olfativo clásico bajo el paradigma de Respuesta de Extensión de Probóscide (REP). Se registró la ingesta</w:t>
        </w:r>
        <w:del w:id="51" w:author="Walter Farina" w:date="2025-06-03T13:33:00Z" w16du:dateUtc="2025-06-03T04:33:00Z">
          <w:r w:rsidRPr="00A925C4" w:rsidDel="00111542">
            <w:rPr>
              <w:sz w:val="20"/>
              <w:szCs w:val="20"/>
              <w:lang w:val="es-ES"/>
            </w:rPr>
            <w:delText xml:space="preserve"> y</w:delText>
          </w:r>
        </w:del>
      </w:ins>
      <w:ins w:id="52" w:author="Walter Farina" w:date="2025-06-03T13:33:00Z" w16du:dateUtc="2025-06-03T04:33:00Z">
        <w:r w:rsidR="00111542">
          <w:rPr>
            <w:sz w:val="20"/>
            <w:szCs w:val="20"/>
            <w:lang w:val="es-ES"/>
          </w:rPr>
          <w:t>,</w:t>
        </w:r>
      </w:ins>
      <w:ins w:id="53" w:author="julieta pellettieri" w:date="2025-05-27T19:57:00Z">
        <w:r w:rsidRPr="00A925C4">
          <w:rPr>
            <w:sz w:val="20"/>
            <w:szCs w:val="20"/>
            <w:lang w:val="es-ES"/>
          </w:rPr>
          <w:t xml:space="preserve"> la respuesta durante la adquisición, y la </w:t>
        </w:r>
      </w:ins>
      <w:ins w:id="54" w:author="Walter Farina" w:date="2025-06-03T13:26:00Z" w16du:dateUtc="2025-06-03T04:26:00Z">
        <w:r w:rsidR="008F3915">
          <w:rPr>
            <w:sz w:val="20"/>
            <w:szCs w:val="20"/>
            <w:lang w:val="es-ES"/>
          </w:rPr>
          <w:t xml:space="preserve">retención de la </w:t>
        </w:r>
      </w:ins>
      <w:ins w:id="55" w:author="julieta pellettieri" w:date="2025-05-27T19:57:00Z">
        <w:r w:rsidRPr="00A925C4">
          <w:rPr>
            <w:sz w:val="20"/>
            <w:szCs w:val="20"/>
            <w:lang w:val="es-ES"/>
          </w:rPr>
          <w:t xml:space="preserve">memoria </w:t>
        </w:r>
        <w:del w:id="56" w:author="Walter Farina" w:date="2025-06-03T13:27:00Z" w16du:dateUtc="2025-06-03T04:27:00Z">
          <w:r w:rsidRPr="00A925C4" w:rsidDel="008F3915">
            <w:rPr>
              <w:sz w:val="20"/>
              <w:szCs w:val="20"/>
              <w:lang w:val="es-ES"/>
            </w:rPr>
            <w:delText xml:space="preserve">a largo término fue evaluada </w:delText>
          </w:r>
        </w:del>
        <w:r w:rsidRPr="00A925C4">
          <w:rPr>
            <w:sz w:val="20"/>
            <w:szCs w:val="20"/>
            <w:lang w:val="es-ES"/>
          </w:rPr>
          <w:t xml:space="preserve">a las 24 horas </w:t>
        </w:r>
      </w:ins>
      <w:ins w:id="57" w:author="Walter Farina" w:date="2025-06-03T13:27:00Z" w16du:dateUtc="2025-06-03T04:27:00Z">
        <w:r w:rsidR="008F3915">
          <w:rPr>
            <w:sz w:val="20"/>
            <w:szCs w:val="20"/>
            <w:lang w:val="es-ES"/>
          </w:rPr>
          <w:t xml:space="preserve">(MLT) </w:t>
        </w:r>
      </w:ins>
      <w:ins w:id="58" w:author="julieta pellettieri" w:date="2025-05-27T19:57:00Z">
        <w:r w:rsidRPr="00A925C4">
          <w:rPr>
            <w:sz w:val="20"/>
            <w:szCs w:val="20"/>
            <w:lang w:val="es-ES"/>
          </w:rPr>
          <w:t>mediante la REP frente al olor condicionado (</w:t>
        </w:r>
        <w:proofErr w:type="spellStart"/>
        <w:r w:rsidRPr="00A925C4">
          <w:rPr>
            <w:sz w:val="20"/>
            <w:szCs w:val="20"/>
            <w:lang w:val="es-ES"/>
          </w:rPr>
          <w:t>linalol</w:t>
        </w:r>
        <w:proofErr w:type="spellEnd"/>
        <w:r w:rsidRPr="00A925C4">
          <w:rPr>
            <w:sz w:val="20"/>
            <w:szCs w:val="20"/>
            <w:lang w:val="es-ES"/>
          </w:rPr>
          <w:t>) y uno novedoso (</w:t>
        </w:r>
        <w:proofErr w:type="spellStart"/>
        <w:r w:rsidRPr="00A925C4">
          <w:rPr>
            <w:sz w:val="20"/>
            <w:szCs w:val="20"/>
            <w:lang w:val="es-ES"/>
          </w:rPr>
          <w:t>nonanal</w:t>
        </w:r>
        <w:proofErr w:type="spellEnd"/>
        <w:r w:rsidRPr="00A925C4">
          <w:rPr>
            <w:sz w:val="20"/>
            <w:szCs w:val="20"/>
            <w:lang w:val="es-ES"/>
          </w:rPr>
          <w:t>). Finalmente, se registró la supervivencia en cautiverio y se pesaron los individuos.</w:t>
        </w:r>
      </w:ins>
    </w:p>
    <w:p w14:paraId="73C7D75E" w14:textId="1C1C9F06" w:rsidR="00606BF5" w:rsidRDefault="00AE3F3C">
      <w:pPr>
        <w:spacing w:before="240" w:after="240"/>
        <w:jc w:val="both"/>
        <w:rPr>
          <w:ins w:id="59" w:author="julieta pellettieri" w:date="2025-05-27T16:35:00Z" w16du:dateUtc="2025-05-27T19:35:00Z"/>
          <w:sz w:val="20"/>
          <w:szCs w:val="20"/>
        </w:rPr>
        <w:pPrChange w:id="60" w:author="julieta pellettieri" w:date="2025-05-27T18:23:00Z" w16du:dateUtc="2025-05-27T21:23:00Z">
          <w:pPr>
            <w:spacing w:before="240" w:after="240" w:line="360" w:lineRule="auto"/>
            <w:jc w:val="both"/>
          </w:pPr>
        </w:pPrChange>
      </w:pPr>
      <w:ins w:id="61" w:author="julieta pellettieri" w:date="2025-05-27T18:18:00Z" w16du:dateUtc="2025-05-27T21:18:00Z">
        <w:r>
          <w:rPr>
            <w:sz w:val="20"/>
            <w:szCs w:val="20"/>
          </w:rPr>
          <w:t xml:space="preserve">Los resultados mostraron que la </w:t>
        </w:r>
      </w:ins>
      <w:ins w:id="62" w:author="julieta pellettieri" w:date="2025-05-27T18:23:00Z" w16du:dateUtc="2025-05-27T21:23:00Z">
        <w:r>
          <w:rPr>
            <w:sz w:val="20"/>
            <w:szCs w:val="20"/>
          </w:rPr>
          <w:t>cafeína</w:t>
        </w:r>
      </w:ins>
      <w:ins w:id="63" w:author="julieta pellettieri" w:date="2025-05-27T16:35:00Z" w16du:dateUtc="2025-05-27T19:35:00Z">
        <w:r w:rsidR="00606BF5">
          <w:rPr>
            <w:sz w:val="20"/>
            <w:szCs w:val="20"/>
          </w:rPr>
          <w:t xml:space="preserve"> en concentración alta (0,3 </w:t>
        </w:r>
        <w:proofErr w:type="spellStart"/>
        <w:r w:rsidR="00606BF5">
          <w:rPr>
            <w:sz w:val="20"/>
            <w:szCs w:val="20"/>
          </w:rPr>
          <w:t>mM</w:t>
        </w:r>
        <w:proofErr w:type="spellEnd"/>
        <w:r w:rsidR="00606BF5">
          <w:rPr>
            <w:sz w:val="20"/>
            <w:szCs w:val="20"/>
          </w:rPr>
          <w:t xml:space="preserve">), sola o combinada con ARG, aumentó significativamente la tasa de adquisición (Tukey, p &lt; 0,01). Todos los tratamientos incrementaron la </w:t>
        </w:r>
        <w:r w:rsidR="00606BF5" w:rsidRPr="00C40C1A">
          <w:rPr>
            <w:sz w:val="20"/>
            <w:szCs w:val="20"/>
          </w:rPr>
          <w:t xml:space="preserve">respuesta al olor conocido </w:t>
        </w:r>
      </w:ins>
      <w:ins w:id="64" w:author="Walter Farina" w:date="2025-06-03T13:28:00Z" w16du:dateUtc="2025-06-03T04:28:00Z">
        <w:r w:rsidR="008F3915">
          <w:rPr>
            <w:sz w:val="20"/>
            <w:szCs w:val="20"/>
          </w:rPr>
          <w:t xml:space="preserve">al compararlos con </w:t>
        </w:r>
      </w:ins>
      <w:ins w:id="65" w:author="Walter Farina" w:date="2025-06-03T13:34:00Z" w16du:dateUtc="2025-06-03T04:34:00Z">
        <w:r w:rsidR="00111542">
          <w:rPr>
            <w:sz w:val="20"/>
            <w:szCs w:val="20"/>
          </w:rPr>
          <w:t xml:space="preserve">el </w:t>
        </w:r>
      </w:ins>
      <w:ins w:id="66" w:author="Walter Farina" w:date="2025-06-03T13:28:00Z" w16du:dateUtc="2025-06-03T04:28:00Z">
        <w:r w:rsidR="008F3915">
          <w:rPr>
            <w:sz w:val="20"/>
            <w:szCs w:val="20"/>
          </w:rPr>
          <w:t xml:space="preserve">grupo control </w:t>
        </w:r>
      </w:ins>
      <w:ins w:id="67" w:author="julieta pellettieri" w:date="2025-05-27T16:35:00Z" w16du:dateUtc="2025-05-27T19:35:00Z">
        <w:r w:rsidR="00606BF5">
          <w:rPr>
            <w:sz w:val="20"/>
            <w:szCs w:val="20"/>
          </w:rPr>
          <w:t xml:space="preserve">(Wald test, p &lt; 0,05). Evaluando solo aquellos que mostraron REP durante el entrenamiento, la alta concentración de CAF, sola o combinada, aumentó significativamente la MLT (Wald test, p &lt; 0,05). Además, </w:t>
        </w:r>
      </w:ins>
      <w:ins w:id="68" w:author="Walter Farina" w:date="2025-06-03T13:29:00Z" w16du:dateUtc="2025-06-03T04:29:00Z">
        <w:r w:rsidR="008F3915">
          <w:rPr>
            <w:sz w:val="20"/>
            <w:szCs w:val="20"/>
          </w:rPr>
          <w:t>los CNA</w:t>
        </w:r>
      </w:ins>
      <w:ins w:id="69" w:author="Walter Farina" w:date="2025-06-03T13:30:00Z" w16du:dateUtc="2025-06-03T04:30:00Z">
        <w:r w:rsidR="008F3915">
          <w:rPr>
            <w:sz w:val="20"/>
            <w:szCs w:val="20"/>
          </w:rPr>
          <w:t xml:space="preserve"> </w:t>
        </w:r>
      </w:ins>
      <w:ins w:id="70" w:author="julieta pellettieri" w:date="2025-05-27T16:35:00Z" w16du:dateUtc="2025-05-27T19:35:00Z">
        <w:del w:id="71" w:author="Walter Farina" w:date="2025-06-03T13:30:00Z" w16du:dateUtc="2025-06-03T04:30:00Z">
          <w:r w:rsidR="00606BF5" w:rsidDel="008F3915">
            <w:rPr>
              <w:sz w:val="20"/>
              <w:szCs w:val="20"/>
            </w:rPr>
            <w:delText>estos compuestos</w:delText>
          </w:r>
        </w:del>
      </w:ins>
      <w:customXmlInsRangeStart w:id="72" w:author="julieta pellettieri" w:date="2025-05-27T16:35:00Z"/>
      <w:sdt>
        <w:sdtPr>
          <w:tag w:val="goog_rdk_24"/>
          <w:id w:val="809210719"/>
        </w:sdtPr>
        <w:sdtContent>
          <w:customXmlInsRangeEnd w:id="72"/>
          <w:ins w:id="73" w:author="julieta pellettieri" w:date="2025-05-27T16:35:00Z" w16du:dateUtc="2025-05-27T19:35:00Z">
            <w:r w:rsidR="00606BF5">
              <w:rPr>
                <w:sz w:val="20"/>
                <w:szCs w:val="20"/>
              </w:rPr>
              <w:t xml:space="preserve"> </w:t>
            </w:r>
          </w:ins>
          <w:customXmlInsRangeStart w:id="74" w:author="julieta pellettieri" w:date="2025-05-27T16:35:00Z"/>
        </w:sdtContent>
      </w:sdt>
      <w:customXmlInsRangeEnd w:id="74"/>
      <w:ins w:id="75" w:author="julieta pellettieri" w:date="2025-05-27T16:35:00Z" w16du:dateUtc="2025-05-27T19:35:00Z">
        <w:r w:rsidR="00606BF5">
          <w:rPr>
            <w:sz w:val="20"/>
            <w:szCs w:val="20"/>
          </w:rPr>
          <w:t xml:space="preserve">redujeron la mortalidad en cautiverio en un 78% (Tukey, p &lt; 0,005). Se concluye que la cafeína en altas dosis mejora la adquisición y retención de memoria, y que </w:t>
        </w:r>
        <w:del w:id="76" w:author="Walter Farina" w:date="2025-06-03T13:30:00Z" w16du:dateUtc="2025-06-03T04:30:00Z">
          <w:r w:rsidR="00606BF5" w:rsidDel="008F3915">
            <w:rPr>
              <w:sz w:val="20"/>
              <w:szCs w:val="20"/>
            </w:rPr>
            <w:delText>la ingesta de los compuestos secundarios evaluados incrementan</w:delText>
          </w:r>
        </w:del>
      </w:ins>
      <w:ins w:id="77" w:author="Walter Farina" w:date="2025-06-03T13:30:00Z" w16du:dateUtc="2025-06-03T04:30:00Z">
        <w:r w:rsidR="008F3915">
          <w:rPr>
            <w:sz w:val="20"/>
            <w:szCs w:val="20"/>
          </w:rPr>
          <w:t>la ingesta de los compuestos secundarios evaluados incrementa</w:t>
        </w:r>
      </w:ins>
      <w:ins w:id="78" w:author="julieta pellettieri" w:date="2025-05-27T16:35:00Z" w16du:dateUtc="2025-05-27T19:35:00Z">
        <w:r w:rsidR="00606BF5">
          <w:rPr>
            <w:sz w:val="20"/>
            <w:szCs w:val="20"/>
          </w:rPr>
          <w:t xml:space="preserve"> la supervivencia.</w:t>
        </w:r>
      </w:ins>
      <w:ins w:id="79" w:author="Walter Farina" w:date="2025-06-03T13:34:00Z" w16du:dateUtc="2025-06-03T04:34:00Z">
        <w:r w:rsidR="00111542">
          <w:rPr>
            <w:sz w:val="20"/>
            <w:szCs w:val="20"/>
          </w:rPr>
          <w:t xml:space="preserve"> Sin embargo, no s</w:t>
        </w:r>
      </w:ins>
      <w:ins w:id="80" w:author="Walter Farina" w:date="2025-06-03T13:35:00Z" w16du:dateUtc="2025-06-03T04:35:00Z">
        <w:r w:rsidR="00111542">
          <w:rPr>
            <w:sz w:val="20"/>
            <w:szCs w:val="20"/>
          </w:rPr>
          <w:t>e observa</w:t>
        </w:r>
      </w:ins>
      <w:ins w:id="81" w:author="Walter Farina" w:date="2025-06-03T13:39:00Z" w16du:dateUtc="2025-06-03T04:39:00Z">
        <w:r w:rsidR="00111542">
          <w:rPr>
            <w:sz w:val="20"/>
            <w:szCs w:val="20"/>
          </w:rPr>
          <w:t xml:space="preserve">n efectos combinados </w:t>
        </w:r>
      </w:ins>
      <w:ins w:id="82" w:author="Walter Farina" w:date="2025-06-03T13:36:00Z" w16du:dateUtc="2025-06-03T04:36:00Z">
        <w:r w:rsidR="00111542">
          <w:rPr>
            <w:sz w:val="20"/>
            <w:szCs w:val="20"/>
          </w:rPr>
          <w:t xml:space="preserve">sobre el aprendizaje asociativo como </w:t>
        </w:r>
      </w:ins>
      <w:ins w:id="83" w:author="Walter Farina" w:date="2025-06-03T13:37:00Z" w16du:dateUtc="2025-06-03T04:37:00Z">
        <w:r w:rsidR="00111542">
          <w:rPr>
            <w:sz w:val="20"/>
            <w:szCs w:val="20"/>
          </w:rPr>
          <w:t xml:space="preserve">fue reportado en la abeja </w:t>
        </w:r>
        <w:r w:rsidR="00111542" w:rsidRPr="00111542">
          <w:rPr>
            <w:i/>
            <w:iCs/>
            <w:sz w:val="20"/>
            <w:szCs w:val="20"/>
            <w:rPrChange w:id="84" w:author="Walter Farina" w:date="2025-06-03T13:37:00Z" w16du:dateUtc="2025-06-03T04:37:00Z">
              <w:rPr>
                <w:sz w:val="20"/>
                <w:szCs w:val="20"/>
              </w:rPr>
            </w:rPrChange>
          </w:rPr>
          <w:t xml:space="preserve">Apis </w:t>
        </w:r>
        <w:proofErr w:type="spellStart"/>
        <w:r w:rsidR="00111542" w:rsidRPr="00111542">
          <w:rPr>
            <w:i/>
            <w:iCs/>
            <w:sz w:val="20"/>
            <w:szCs w:val="20"/>
            <w:rPrChange w:id="85" w:author="Walter Farina" w:date="2025-06-03T13:37:00Z" w16du:dateUtc="2025-06-03T04:37:00Z">
              <w:rPr>
                <w:sz w:val="20"/>
                <w:szCs w:val="20"/>
              </w:rPr>
            </w:rPrChange>
          </w:rPr>
          <w:t>mellifera</w:t>
        </w:r>
        <w:proofErr w:type="spellEnd"/>
        <w:r w:rsidR="00111542">
          <w:rPr>
            <w:sz w:val="20"/>
            <w:szCs w:val="20"/>
          </w:rPr>
          <w:t>.</w:t>
        </w:r>
      </w:ins>
    </w:p>
    <w:p w14:paraId="2E11F22D" w14:textId="581A479F" w:rsidR="00606BF5" w:rsidRDefault="00606BF5">
      <w:pPr>
        <w:spacing w:before="240" w:after="240"/>
        <w:jc w:val="both"/>
        <w:rPr>
          <w:ins w:id="86" w:author="julieta pellettieri" w:date="2025-05-27T16:36:00Z" w16du:dateUtc="2025-05-27T19:36:00Z"/>
        </w:rPr>
        <w:pPrChange w:id="87" w:author="julieta pellettieri" w:date="2025-05-27T18:23:00Z" w16du:dateUtc="2025-05-27T21:23:00Z">
          <w:pPr>
            <w:spacing w:before="240" w:after="240" w:line="360" w:lineRule="auto"/>
            <w:jc w:val="both"/>
          </w:pPr>
        </w:pPrChange>
      </w:pPr>
      <w:ins w:id="88" w:author="julieta pellettieri" w:date="2025-05-27T16:36:00Z" w16du:dateUtc="2025-05-27T19:36:00Z">
        <w:r>
          <w:rPr>
            <w:b/>
            <w:sz w:val="20"/>
            <w:szCs w:val="20"/>
          </w:rPr>
          <w:t>Palabras clave:</w:t>
        </w:r>
        <w:r>
          <w:rPr>
            <w:sz w:val="20"/>
            <w:szCs w:val="20"/>
          </w:rPr>
          <w:t xml:space="preserve"> </w:t>
        </w:r>
      </w:ins>
      <w:ins w:id="89" w:author="julieta pellettieri" w:date="2025-05-27T18:21:00Z" w16du:dateUtc="2025-05-27T21:21:00Z">
        <w:r w:rsidR="00AE3F3C">
          <w:rPr>
            <w:sz w:val="20"/>
            <w:szCs w:val="20"/>
          </w:rPr>
          <w:t>c</w:t>
        </w:r>
      </w:ins>
      <w:ins w:id="90" w:author="julieta pellettieri" w:date="2025-05-27T16:36:00Z" w16du:dateUtc="2025-05-27T19:36:00Z">
        <w:r>
          <w:rPr>
            <w:sz w:val="20"/>
            <w:szCs w:val="20"/>
          </w:rPr>
          <w:t>afeína, arginina, aprendizaje asociativo, respuesta de extensión de probóscide, sobrevida</w:t>
        </w:r>
        <w:del w:id="91" w:author="Walter Farina" w:date="2025-06-03T13:38:00Z" w16du:dateUtc="2025-06-03T04:38:00Z">
          <w:r w:rsidDel="00111542">
            <w:rPr>
              <w:sz w:val="20"/>
              <w:szCs w:val="20"/>
            </w:rPr>
            <w:delText>, memoria a largo término</w:delText>
          </w:r>
        </w:del>
        <w:r>
          <w:rPr>
            <w:sz w:val="20"/>
            <w:szCs w:val="20"/>
          </w:rPr>
          <w:t>.</w:t>
        </w:r>
      </w:ins>
    </w:p>
    <w:p w14:paraId="74AB8120" w14:textId="35B50ED4" w:rsidR="00434AED" w:rsidDel="00606BF5" w:rsidRDefault="00000000">
      <w:pPr>
        <w:jc w:val="both"/>
        <w:rPr>
          <w:del w:id="92" w:author="julieta pellettieri" w:date="2025-05-27T16:35:00Z" w16du:dateUtc="2025-05-27T19:35:00Z"/>
        </w:rPr>
      </w:pPr>
      <w:del w:id="93" w:author="julieta pellettieri" w:date="2025-05-27T16:35:00Z" w16du:dateUtc="2025-05-27T19:35:00Z">
        <w:r w:rsidDel="00606BF5">
          <w:delText xml:space="preserve"> Mini intro importancia ecológica de abejorros, polinización dirigida. </w:delText>
        </w:r>
      </w:del>
    </w:p>
    <w:p w14:paraId="7285B051" w14:textId="5FF0C2C6" w:rsidR="00434AED" w:rsidDel="00606BF5" w:rsidRDefault="00000000">
      <w:pPr>
        <w:jc w:val="both"/>
        <w:rPr>
          <w:del w:id="94" w:author="julieta pellettieri" w:date="2025-05-27T16:35:00Z" w16du:dateUtc="2025-05-27T19:35:00Z"/>
        </w:rPr>
      </w:pPr>
      <w:del w:id="95" w:author="julieta pellettieri" w:date="2025-05-27T16:35:00Z" w16du:dateUtc="2025-05-27T19:35:00Z">
        <w:r w:rsidDel="00606BF5">
          <w:delText xml:space="preserve">Plantear objetivos, hipótesis, </w:delText>
        </w:r>
      </w:del>
    </w:p>
    <w:p w14:paraId="0DCA11D5" w14:textId="1F9F0090" w:rsidR="00434AED" w:rsidDel="00606BF5" w:rsidRDefault="00000000">
      <w:pPr>
        <w:jc w:val="both"/>
        <w:rPr>
          <w:del w:id="96" w:author="julieta pellettieri" w:date="2025-05-27T16:35:00Z" w16du:dateUtc="2025-05-27T19:35:00Z"/>
        </w:rPr>
      </w:pPr>
      <w:del w:id="97" w:author="julieta pellettieri" w:date="2025-05-27T16:35:00Z" w16du:dateUtc="2025-05-27T19:35:00Z">
        <w:r w:rsidDel="00606BF5">
          <w:delText xml:space="preserve">resultados </w:delText>
        </w:r>
      </w:del>
    </w:p>
    <w:p w14:paraId="1C1ADC57" w14:textId="4472DCE2" w:rsidR="00434AED" w:rsidDel="00606BF5" w:rsidRDefault="00000000">
      <w:pPr>
        <w:jc w:val="both"/>
        <w:rPr>
          <w:del w:id="98" w:author="julieta pellettieri" w:date="2025-05-27T16:35:00Z" w16du:dateUtc="2025-05-27T19:35:00Z"/>
        </w:rPr>
      </w:pPr>
      <w:del w:id="99" w:author="julieta pellettieri" w:date="2025-05-27T16:35:00Z" w16du:dateUtc="2025-05-27T19:35:00Z">
        <w:r w:rsidDel="00606BF5">
          <w:delText xml:space="preserve"> conclusiones</w:delText>
        </w:r>
      </w:del>
    </w:p>
    <w:p w14:paraId="4D83C5C7" w14:textId="77777777" w:rsidR="00434AED" w:rsidRDefault="00434AED">
      <w:pPr>
        <w:jc w:val="both"/>
      </w:pPr>
    </w:p>
    <w:p w14:paraId="5E3DA0C5" w14:textId="77777777" w:rsidR="00A925C4" w:rsidRDefault="00000000" w:rsidP="00AE3F3C">
      <w:pPr>
        <w:rPr>
          <w:ins w:id="100" w:author="julieta pellettieri" w:date="2025-05-27T19:59:00Z" w16du:dateUtc="2025-05-27T22:59:00Z"/>
        </w:rPr>
      </w:pPr>
      <w:r>
        <w:br w:type="page"/>
      </w:r>
    </w:p>
    <w:p w14:paraId="4F2ED3A5" w14:textId="2081F105" w:rsidR="00A925C4" w:rsidRPr="008F3915" w:rsidRDefault="00A925C4">
      <w:pPr>
        <w:jc w:val="center"/>
        <w:rPr>
          <w:ins w:id="101" w:author="julieta pellettieri" w:date="2025-05-27T19:59:00Z" w16du:dateUtc="2025-05-27T22:59:00Z"/>
          <w:b/>
          <w:bCs/>
          <w:i/>
          <w:iCs/>
          <w:sz w:val="28"/>
          <w:szCs w:val="28"/>
          <w:lang w:val="en-US"/>
          <w:rPrChange w:id="102" w:author="julieta pellettieri" w:date="2025-05-27T20:00:00Z" w16du:dateUtc="2025-05-27T23:00:00Z">
            <w:rPr>
              <w:ins w:id="103" w:author="julieta pellettieri" w:date="2025-05-27T19:59:00Z" w16du:dateUtc="2025-05-27T22:59:00Z"/>
              <w:i/>
              <w:iCs/>
            </w:rPr>
          </w:rPrChange>
        </w:rPr>
        <w:pPrChange w:id="104" w:author="julieta pellettieri" w:date="2025-05-27T20:00:00Z" w16du:dateUtc="2025-05-27T23:00:00Z">
          <w:pPr/>
        </w:pPrChange>
      </w:pPr>
      <w:commentRangeStart w:id="105"/>
      <w:ins w:id="106" w:author="julieta pellettieri" w:date="2025-05-27T19:59:00Z">
        <w:r w:rsidRPr="008F3915">
          <w:rPr>
            <w:b/>
            <w:bCs/>
            <w:sz w:val="28"/>
            <w:szCs w:val="28"/>
            <w:lang w:val="en-US"/>
            <w:rPrChange w:id="107" w:author="julieta pellettieri" w:date="2025-05-27T20:00:00Z" w16du:dateUtc="2025-05-27T23:00:00Z">
              <w:rPr/>
            </w:rPrChange>
          </w:rPr>
          <w:lastRenderedPageBreak/>
          <w:t xml:space="preserve">COMBINED EFFECTS OF NECTAR-DERIVED SECONDARY COMPOUNDS ON LONG-TERM MEMORY FORMATION IN THE NATIVE BUMBLEBEE </w:t>
        </w:r>
        <w:r w:rsidRPr="008F3915">
          <w:rPr>
            <w:b/>
            <w:bCs/>
            <w:i/>
            <w:iCs/>
            <w:sz w:val="28"/>
            <w:szCs w:val="28"/>
            <w:lang w:val="en-US"/>
            <w:rPrChange w:id="108" w:author="julieta pellettieri" w:date="2025-05-27T20:00:00Z" w16du:dateUtc="2025-05-27T23:00:00Z">
              <w:rPr>
                <w:i/>
                <w:iCs/>
              </w:rPr>
            </w:rPrChange>
          </w:rPr>
          <w:t xml:space="preserve">Bombus </w:t>
        </w:r>
        <w:proofErr w:type="spellStart"/>
        <w:r w:rsidRPr="008F3915">
          <w:rPr>
            <w:b/>
            <w:bCs/>
            <w:i/>
            <w:iCs/>
            <w:sz w:val="28"/>
            <w:szCs w:val="28"/>
            <w:lang w:val="en-US"/>
            <w:rPrChange w:id="109" w:author="julieta pellettieri" w:date="2025-05-27T20:00:00Z" w16du:dateUtc="2025-05-27T23:00:00Z">
              <w:rPr>
                <w:i/>
                <w:iCs/>
              </w:rPr>
            </w:rPrChange>
          </w:rPr>
          <w:t>pauloensis</w:t>
        </w:r>
      </w:ins>
      <w:commentRangeEnd w:id="105"/>
      <w:proofErr w:type="spellEnd"/>
      <w:r w:rsidR="003106EC">
        <w:rPr>
          <w:rStyle w:val="Refdecomentario"/>
        </w:rPr>
        <w:commentReference w:id="105"/>
      </w:r>
    </w:p>
    <w:p w14:paraId="5AFECE49" w14:textId="77777777" w:rsidR="00A925C4" w:rsidRPr="008F3915" w:rsidRDefault="00A925C4" w:rsidP="00AE3F3C">
      <w:pPr>
        <w:rPr>
          <w:ins w:id="110" w:author="julieta pellettieri" w:date="2025-05-27T19:59:00Z" w16du:dateUtc="2025-05-27T22:59:00Z"/>
          <w:lang w:val="en-US"/>
        </w:rPr>
      </w:pPr>
    </w:p>
    <w:p w14:paraId="6AD84BDC" w14:textId="3E53F55F" w:rsidR="00AE3F3C" w:rsidRPr="008F3915" w:rsidRDefault="00AE3F3C" w:rsidP="00AE3F3C">
      <w:pPr>
        <w:rPr>
          <w:ins w:id="111" w:author="julieta pellettieri" w:date="2025-05-27T18:21:00Z"/>
          <w:b/>
          <w:bCs/>
          <w:sz w:val="32"/>
          <w:szCs w:val="32"/>
          <w:lang w:val="en-US"/>
          <w:rPrChange w:id="112" w:author="julieta pellettieri" w:date="2025-05-27T21:28:00Z" w16du:dateUtc="2025-05-28T00:28:00Z">
            <w:rPr>
              <w:ins w:id="113" w:author="julieta pellettieri" w:date="2025-05-27T18:21:00Z"/>
              <w:lang w:val="es-ES"/>
            </w:rPr>
          </w:rPrChange>
        </w:rPr>
      </w:pPr>
      <w:ins w:id="114" w:author="julieta pellettieri" w:date="2025-05-27T18:21:00Z">
        <w:r w:rsidRPr="008F3915">
          <w:rPr>
            <w:b/>
            <w:bCs/>
            <w:sz w:val="32"/>
            <w:szCs w:val="32"/>
            <w:lang w:val="en-US"/>
            <w:rPrChange w:id="115" w:author="julieta pellettieri" w:date="2025-05-27T21:28:00Z" w16du:dateUtc="2025-05-28T00:28:00Z">
              <w:rPr>
                <w:b/>
                <w:bCs/>
                <w:lang w:val="es-ES"/>
              </w:rPr>
            </w:rPrChange>
          </w:rPr>
          <w:t>Abstract</w:t>
        </w:r>
      </w:ins>
    </w:p>
    <w:p w14:paraId="7C9C037C" w14:textId="77777777" w:rsidR="00A925C4" w:rsidRPr="008F3915" w:rsidRDefault="00A925C4" w:rsidP="00A925C4">
      <w:pPr>
        <w:rPr>
          <w:ins w:id="116" w:author="julieta pellettieri" w:date="2025-05-27T19:59:00Z" w16du:dateUtc="2025-05-27T22:59:00Z"/>
          <w:b/>
          <w:bCs/>
          <w:sz w:val="20"/>
          <w:szCs w:val="20"/>
          <w:lang w:val="en-US"/>
        </w:rPr>
      </w:pPr>
    </w:p>
    <w:p w14:paraId="007115E6" w14:textId="485EEC4C" w:rsidR="00A925C4" w:rsidRPr="008F3915" w:rsidRDefault="00A925C4" w:rsidP="00A925C4">
      <w:pPr>
        <w:rPr>
          <w:ins w:id="117" w:author="julieta pellettieri" w:date="2025-05-27T19:59:00Z"/>
          <w:sz w:val="20"/>
          <w:szCs w:val="20"/>
          <w:lang w:val="en-US"/>
        </w:rPr>
      </w:pPr>
      <w:ins w:id="118" w:author="julieta pellettieri" w:date="2025-05-27T19:59:00Z">
        <w:r w:rsidRPr="008F3915">
          <w:rPr>
            <w:sz w:val="20"/>
            <w:szCs w:val="20"/>
            <w:lang w:val="en-US"/>
          </w:rPr>
          <w:t xml:space="preserve">Directed pollination using native pollinators is a growing practice that helps increase agricultural yields without compromising local biodiversity. This study explored the effects of two nectar-derived secondary compounds—caffeine (CAF) and arginine (ARG)—on associative learning, long-term memory (LTM), and survival in the native bumblebee </w:t>
        </w:r>
        <w:r w:rsidRPr="008F3915">
          <w:rPr>
            <w:i/>
            <w:iCs/>
            <w:sz w:val="20"/>
            <w:szCs w:val="20"/>
            <w:lang w:val="en-US"/>
          </w:rPr>
          <w:t xml:space="preserve">Bombus </w:t>
        </w:r>
        <w:proofErr w:type="spellStart"/>
        <w:r w:rsidRPr="008F3915">
          <w:rPr>
            <w:i/>
            <w:iCs/>
            <w:sz w:val="20"/>
            <w:szCs w:val="20"/>
            <w:lang w:val="en-US"/>
          </w:rPr>
          <w:t>pauloensis</w:t>
        </w:r>
        <w:proofErr w:type="spellEnd"/>
        <w:r w:rsidRPr="008F3915">
          <w:rPr>
            <w:sz w:val="20"/>
            <w:szCs w:val="20"/>
            <w:lang w:val="en-US"/>
          </w:rPr>
          <w:t xml:space="preserve">, with the goal of developing a tonic to enhance its performance as a pollinator. Based on previous findings in </w:t>
        </w:r>
        <w:r w:rsidRPr="008F3915">
          <w:rPr>
            <w:i/>
            <w:iCs/>
            <w:sz w:val="20"/>
            <w:szCs w:val="20"/>
            <w:lang w:val="en-US"/>
          </w:rPr>
          <w:t>Apis mellifera</w:t>
        </w:r>
        <w:r w:rsidRPr="008F3915">
          <w:rPr>
            <w:sz w:val="20"/>
            <w:szCs w:val="20"/>
            <w:lang w:val="en-US"/>
          </w:rPr>
          <w:t xml:space="preserve">, we hypothesized that these compounds would similarly improve learning, memory retention, and short-term survival in </w:t>
        </w:r>
        <w:r w:rsidRPr="008F3915">
          <w:rPr>
            <w:i/>
            <w:iCs/>
            <w:sz w:val="20"/>
            <w:szCs w:val="20"/>
            <w:lang w:val="en-US"/>
          </w:rPr>
          <w:t xml:space="preserve">B. </w:t>
        </w:r>
        <w:proofErr w:type="spellStart"/>
        <w:r w:rsidRPr="008F3915">
          <w:rPr>
            <w:i/>
            <w:iCs/>
            <w:sz w:val="20"/>
            <w:szCs w:val="20"/>
            <w:lang w:val="en-US"/>
          </w:rPr>
          <w:t>pauloensis</w:t>
        </w:r>
        <w:proofErr w:type="spellEnd"/>
        <w:r w:rsidRPr="008F3915">
          <w:rPr>
            <w:sz w:val="20"/>
            <w:szCs w:val="20"/>
            <w:lang w:val="en-US"/>
          </w:rPr>
          <w:t>.</w:t>
        </w:r>
      </w:ins>
    </w:p>
    <w:p w14:paraId="0D61CCDC" w14:textId="77777777" w:rsidR="00A925C4" w:rsidRPr="008F3915" w:rsidRDefault="00A925C4" w:rsidP="00A925C4">
      <w:pPr>
        <w:rPr>
          <w:ins w:id="119" w:author="julieta pellettieri" w:date="2025-05-27T19:59:00Z"/>
          <w:sz w:val="20"/>
          <w:szCs w:val="20"/>
          <w:lang w:val="en-US"/>
        </w:rPr>
      </w:pPr>
      <w:ins w:id="120" w:author="julieta pellettieri" w:date="2025-05-27T19:59:00Z">
        <w:r w:rsidRPr="008F3915">
          <w:rPr>
            <w:sz w:val="20"/>
            <w:szCs w:val="20"/>
            <w:lang w:val="en-US"/>
          </w:rPr>
          <w:t xml:space="preserve">Since </w:t>
        </w:r>
        <w:r w:rsidRPr="008F3915">
          <w:rPr>
            <w:i/>
            <w:iCs/>
            <w:sz w:val="20"/>
            <w:szCs w:val="20"/>
            <w:lang w:val="en-US"/>
          </w:rPr>
          <w:t xml:space="preserve">B. </w:t>
        </w:r>
        <w:proofErr w:type="spellStart"/>
        <w:r w:rsidRPr="008F3915">
          <w:rPr>
            <w:i/>
            <w:iCs/>
            <w:sz w:val="20"/>
            <w:szCs w:val="20"/>
            <w:lang w:val="en-US"/>
          </w:rPr>
          <w:t>pauloensis</w:t>
        </w:r>
        <w:proofErr w:type="spellEnd"/>
        <w:r w:rsidRPr="008F3915">
          <w:rPr>
            <w:sz w:val="20"/>
            <w:szCs w:val="20"/>
            <w:lang w:val="en-US"/>
          </w:rPr>
          <w:t xml:space="preserve"> is approximately twice as heavy as </w:t>
        </w:r>
        <w:r w:rsidRPr="008F3915">
          <w:rPr>
            <w:i/>
            <w:iCs/>
            <w:sz w:val="20"/>
            <w:szCs w:val="20"/>
            <w:lang w:val="en-US"/>
          </w:rPr>
          <w:t>A. mellifera</w:t>
        </w:r>
        <w:r w:rsidRPr="008F3915">
          <w:rPr>
            <w:sz w:val="20"/>
            <w:szCs w:val="20"/>
            <w:lang w:val="en-US"/>
          </w:rPr>
          <w:t>, we tested both the effective doses used in honeybees (CAF 0.15 mM, ARG 0.03 mM) and their double concentrations. We applied six treatments (CAF, ARG, and CAF+ARG at both concentrations), along with two controls (a no-odor control and a no-tonic control). Treatments were delivered in a 50% sucrose solution during six classical olfactory conditioning trials using the Proboscis Extension Response (PER) paradigm. Ingestion and response were recorded during training, and LTM was tested 24 hours later using the conditioned odor (linalool) and a novel odor (nonanal). Survival under captivity and individual weights were also recorded.</w:t>
        </w:r>
      </w:ins>
    </w:p>
    <w:p w14:paraId="7BFCBF27" w14:textId="77777777" w:rsidR="00A925C4" w:rsidRPr="008F3915" w:rsidRDefault="00A925C4" w:rsidP="00A925C4">
      <w:pPr>
        <w:rPr>
          <w:ins w:id="121" w:author="julieta pellettieri" w:date="2025-05-27T19:59:00Z"/>
          <w:sz w:val="20"/>
          <w:szCs w:val="20"/>
          <w:lang w:val="en-US"/>
        </w:rPr>
      </w:pPr>
      <w:ins w:id="122" w:author="julieta pellettieri" w:date="2025-05-27T19:59:00Z">
        <w:r w:rsidRPr="008F3915">
          <w:rPr>
            <w:sz w:val="20"/>
            <w:szCs w:val="20"/>
            <w:lang w:val="en-US"/>
          </w:rPr>
          <w:t xml:space="preserve">Our results showed that high-dose caffeine (0.3 mM), either alone or combined with ARG, significantly enhanced acquisition (Tukey, p &lt; 0.01). All treatments increased the response to the conditioned odor (Wald test, p &lt; 0.05), but only high CAF treatments led to significantly higher LTM among bees that had shown PER during training (Wald test, p &lt; 0.05). Additionally, all tonic treatments significantly reduced 24-hour mortality in captivity by an average of 78% (Tukey, p &lt; 0.005). These findings suggest that caffeine improves both learning and memory retention in </w:t>
        </w:r>
        <w:r w:rsidRPr="008F3915">
          <w:rPr>
            <w:i/>
            <w:iCs/>
            <w:sz w:val="20"/>
            <w:szCs w:val="20"/>
            <w:lang w:val="en-US"/>
          </w:rPr>
          <w:t xml:space="preserve">B. </w:t>
        </w:r>
        <w:proofErr w:type="spellStart"/>
        <w:r w:rsidRPr="008F3915">
          <w:rPr>
            <w:i/>
            <w:iCs/>
            <w:sz w:val="20"/>
            <w:szCs w:val="20"/>
            <w:lang w:val="en-US"/>
          </w:rPr>
          <w:t>pauloensis</w:t>
        </w:r>
        <w:proofErr w:type="spellEnd"/>
        <w:r w:rsidRPr="008F3915">
          <w:rPr>
            <w:sz w:val="20"/>
            <w:szCs w:val="20"/>
            <w:lang w:val="en-US"/>
          </w:rPr>
          <w:t>, and that both compounds tested contribute to increased short-term survival under laboratory conditions.</w:t>
        </w:r>
      </w:ins>
    </w:p>
    <w:p w14:paraId="07947FDA" w14:textId="77777777" w:rsidR="00A925C4" w:rsidRPr="008F3915" w:rsidRDefault="00A925C4" w:rsidP="00A925C4">
      <w:pPr>
        <w:rPr>
          <w:ins w:id="123" w:author="julieta pellettieri" w:date="2025-05-27T19:59:00Z" w16du:dateUtc="2025-05-27T22:59:00Z"/>
          <w:b/>
          <w:bCs/>
          <w:sz w:val="20"/>
          <w:szCs w:val="20"/>
          <w:lang w:val="en-US"/>
        </w:rPr>
      </w:pPr>
    </w:p>
    <w:p w14:paraId="2A3E3F75" w14:textId="6D3B9A03" w:rsidR="00A925C4" w:rsidRPr="008F3915" w:rsidRDefault="00A925C4" w:rsidP="00A925C4">
      <w:pPr>
        <w:rPr>
          <w:ins w:id="124" w:author="julieta pellettieri" w:date="2025-05-27T19:59:00Z"/>
          <w:sz w:val="20"/>
          <w:szCs w:val="20"/>
          <w:lang w:val="en-US"/>
        </w:rPr>
      </w:pPr>
      <w:ins w:id="125" w:author="julieta pellettieri" w:date="2025-05-27T19:59:00Z">
        <w:r w:rsidRPr="008F3915">
          <w:rPr>
            <w:b/>
            <w:bCs/>
            <w:sz w:val="20"/>
            <w:szCs w:val="20"/>
            <w:lang w:val="en-US"/>
          </w:rPr>
          <w:t>Key</w:t>
        </w:r>
      </w:ins>
      <w:ins w:id="126" w:author="julieta pellettieri" w:date="2025-05-27T21:28:00Z" w16du:dateUtc="2025-05-28T00:28:00Z">
        <w:r w:rsidR="000E7BFE" w:rsidRPr="008F3915">
          <w:rPr>
            <w:b/>
            <w:bCs/>
            <w:sz w:val="20"/>
            <w:szCs w:val="20"/>
            <w:lang w:val="en-US"/>
          </w:rPr>
          <w:t xml:space="preserve"> </w:t>
        </w:r>
      </w:ins>
      <w:ins w:id="127" w:author="julieta pellettieri" w:date="2025-05-27T19:59:00Z">
        <w:r w:rsidRPr="008F3915">
          <w:rPr>
            <w:b/>
            <w:bCs/>
            <w:sz w:val="20"/>
            <w:szCs w:val="20"/>
            <w:lang w:val="en-US"/>
          </w:rPr>
          <w:t>words</w:t>
        </w:r>
        <w:r w:rsidRPr="008F3915">
          <w:rPr>
            <w:sz w:val="20"/>
            <w:szCs w:val="20"/>
            <w:lang w:val="en-US"/>
          </w:rPr>
          <w:t>: caffeine, arginine, associative learning, proboscis extension response, survival, long-term memory</w:t>
        </w:r>
      </w:ins>
    </w:p>
    <w:p w14:paraId="53474AC5" w14:textId="6B1C132A" w:rsidR="00AE3F3C" w:rsidRPr="008F3915" w:rsidRDefault="00AE3F3C">
      <w:pPr>
        <w:rPr>
          <w:ins w:id="128" w:author="julieta pellettieri" w:date="2025-05-27T18:19:00Z" w16du:dateUtc="2025-05-27T21:19:00Z"/>
          <w:lang w:val="en-US"/>
        </w:rPr>
      </w:pPr>
      <w:ins w:id="129" w:author="julieta pellettieri" w:date="2025-05-27T18:19:00Z" w16du:dateUtc="2025-05-27T21:19:00Z">
        <w:r w:rsidRPr="008F3915">
          <w:rPr>
            <w:lang w:val="en-US"/>
          </w:rPr>
          <w:br w:type="page"/>
        </w:r>
      </w:ins>
    </w:p>
    <w:p w14:paraId="64B2CAB8" w14:textId="77777777" w:rsidR="00434AED" w:rsidRPr="008F3915" w:rsidRDefault="00434AED">
      <w:pPr>
        <w:jc w:val="both"/>
        <w:rPr>
          <w:lang w:val="en-US"/>
        </w:rPr>
      </w:pPr>
    </w:p>
    <w:p w14:paraId="710C3B7C" w14:textId="77777777" w:rsidR="00434AED" w:rsidRDefault="00000000">
      <w:pPr>
        <w:jc w:val="both"/>
      </w:pPr>
      <w:commentRangeStart w:id="130"/>
      <w:r>
        <w:t xml:space="preserve">Índice: </w:t>
      </w:r>
      <w:commentRangeEnd w:id="130"/>
      <w:r>
        <w:commentReference w:id="130"/>
      </w:r>
    </w:p>
    <w:customXmlInsRangeStart w:id="131" w:author="julieta pellettieri" w:date="2025-05-27T21:33:00Z"/>
    <w:sdt>
      <w:sdtPr>
        <w:id w:val="-1267225700"/>
        <w:docPartObj>
          <w:docPartGallery w:val="Table of Contents"/>
          <w:docPartUnique/>
        </w:docPartObj>
      </w:sdtPr>
      <w:sdtContent>
        <w:customXmlInsRangeEnd w:id="131"/>
        <w:p w14:paraId="19F2CFD4" w14:textId="77777777" w:rsidR="004F56AF" w:rsidRPr="003E2BAD" w:rsidRDefault="004F56AF" w:rsidP="004F56AF">
          <w:pPr>
            <w:widowControl w:val="0"/>
            <w:pBdr>
              <w:top w:val="nil"/>
              <w:left w:val="nil"/>
              <w:bottom w:val="nil"/>
              <w:right w:val="nil"/>
              <w:between w:val="nil"/>
            </w:pBdr>
            <w:spacing w:line="240" w:lineRule="auto"/>
            <w:rPr>
              <w:ins w:id="132" w:author="julieta pellettieri" w:date="2025-05-27T21:33:00Z" w16du:dateUtc="2025-05-28T00:33:00Z"/>
              <w:b/>
              <w:bCs/>
              <w:color w:val="000000"/>
              <w:u w:val="single"/>
            </w:rPr>
          </w:pPr>
          <w:ins w:id="133" w:author="julieta pellettieri" w:date="2025-05-27T21:33:00Z" w16du:dateUtc="2025-05-28T00:33:00Z">
            <w:r w:rsidRPr="003E2BAD">
              <w:rPr>
                <w:b/>
                <w:bCs/>
                <w:color w:val="000000"/>
              </w:rPr>
              <w:t xml:space="preserve">1. </w:t>
            </w:r>
            <w:r w:rsidRPr="003E2BAD">
              <w:rPr>
                <w:b/>
                <w:bCs/>
                <w:color w:val="000000"/>
                <w:u w:val="single"/>
              </w:rPr>
              <w:t>Introducción</w:t>
            </w:r>
          </w:ins>
        </w:p>
        <w:p w14:paraId="131BC8A4" w14:textId="77777777" w:rsidR="004F56AF" w:rsidRPr="00FA2089" w:rsidRDefault="004F56AF" w:rsidP="004F56AF">
          <w:pPr>
            <w:widowControl w:val="0"/>
            <w:pBdr>
              <w:top w:val="nil"/>
              <w:left w:val="nil"/>
              <w:bottom w:val="nil"/>
              <w:right w:val="nil"/>
              <w:between w:val="nil"/>
            </w:pBdr>
            <w:spacing w:line="240" w:lineRule="auto"/>
            <w:ind w:firstLine="720"/>
            <w:rPr>
              <w:ins w:id="134" w:author="julieta pellettieri" w:date="2025-05-27T21:33:00Z" w16du:dateUtc="2025-05-28T00:33:00Z"/>
              <w:color w:val="000000"/>
            </w:rPr>
          </w:pPr>
          <w:ins w:id="135" w:author="julieta pellettieri" w:date="2025-05-27T21:33:00Z" w16du:dateUtc="2025-05-28T00:33:00Z">
            <w:r w:rsidRPr="00FA2089">
              <w:rPr>
                <w:color w:val="000000"/>
              </w:rPr>
              <w:t>1.1</w:t>
            </w:r>
            <w:r>
              <w:rPr>
                <w:color w:val="000000"/>
              </w:rPr>
              <w:t xml:space="preserve"> </w:t>
            </w:r>
            <w:r w:rsidRPr="00FA2089">
              <w:rPr>
                <w:color w:val="000000"/>
              </w:rPr>
              <w:t>Crisis en las redes de polinizadores: síntomas de un agroecosistema degradado.</w:t>
            </w:r>
          </w:ins>
        </w:p>
        <w:p w14:paraId="2BED0024" w14:textId="77777777" w:rsidR="004F56AF" w:rsidRPr="00FA2089" w:rsidRDefault="004F56AF" w:rsidP="004F56AF">
          <w:pPr>
            <w:widowControl w:val="0"/>
            <w:pBdr>
              <w:top w:val="nil"/>
              <w:left w:val="nil"/>
              <w:bottom w:val="nil"/>
              <w:right w:val="nil"/>
              <w:between w:val="nil"/>
            </w:pBdr>
            <w:spacing w:line="240" w:lineRule="auto"/>
            <w:ind w:firstLine="720"/>
            <w:rPr>
              <w:ins w:id="136" w:author="julieta pellettieri" w:date="2025-05-27T21:33:00Z" w16du:dateUtc="2025-05-28T00:33:00Z"/>
              <w:color w:val="000000"/>
            </w:rPr>
          </w:pPr>
          <w:ins w:id="137" w:author="julieta pellettieri" w:date="2025-05-27T21:33:00Z" w16du:dateUtc="2025-05-28T00:33:00Z">
            <w:r w:rsidRPr="00FA2089">
              <w:rPr>
                <w:color w:val="000000"/>
              </w:rPr>
              <w:t>1.2 Polinización asistida: soluciones y desafíos.</w:t>
            </w:r>
          </w:ins>
        </w:p>
        <w:p w14:paraId="3E2B2046" w14:textId="77777777" w:rsidR="004F56AF" w:rsidRPr="00FA2089" w:rsidRDefault="004F56AF" w:rsidP="004F56AF">
          <w:pPr>
            <w:widowControl w:val="0"/>
            <w:pBdr>
              <w:top w:val="nil"/>
              <w:left w:val="nil"/>
              <w:bottom w:val="nil"/>
              <w:right w:val="nil"/>
              <w:between w:val="nil"/>
            </w:pBdr>
            <w:spacing w:line="240" w:lineRule="auto"/>
            <w:ind w:firstLine="720"/>
            <w:rPr>
              <w:ins w:id="138" w:author="julieta pellettieri" w:date="2025-05-27T21:33:00Z" w16du:dateUtc="2025-05-28T00:33:00Z"/>
              <w:color w:val="000000"/>
            </w:rPr>
          </w:pPr>
          <w:ins w:id="139" w:author="julieta pellettieri" w:date="2025-05-27T21:33:00Z" w16du:dateUtc="2025-05-28T00:33:00Z">
            <w:r w:rsidRPr="00FA2089">
              <w:rPr>
                <w:color w:val="000000"/>
              </w:rPr>
              <w:t>1.3</w:t>
            </w:r>
            <w:r>
              <w:rPr>
                <w:color w:val="000000"/>
              </w:rPr>
              <w:t xml:space="preserve"> </w:t>
            </w:r>
            <w:r w:rsidRPr="00FA2089">
              <w:rPr>
                <w:color w:val="000000"/>
              </w:rPr>
              <w:t>Bombus Pauloensis: un modelo nativo.</w:t>
            </w:r>
          </w:ins>
        </w:p>
        <w:p w14:paraId="1781E3F1" w14:textId="77777777" w:rsidR="004F56AF" w:rsidRPr="00FA2089" w:rsidRDefault="004F56AF" w:rsidP="004F56AF">
          <w:pPr>
            <w:widowControl w:val="0"/>
            <w:pBdr>
              <w:top w:val="nil"/>
              <w:left w:val="nil"/>
              <w:bottom w:val="nil"/>
              <w:right w:val="nil"/>
              <w:between w:val="nil"/>
            </w:pBdr>
            <w:spacing w:line="240" w:lineRule="auto"/>
            <w:ind w:left="720" w:firstLine="720"/>
            <w:rPr>
              <w:ins w:id="140" w:author="julieta pellettieri" w:date="2025-05-27T21:33:00Z" w16du:dateUtc="2025-05-28T00:33:00Z"/>
              <w:color w:val="000000"/>
            </w:rPr>
          </w:pPr>
          <w:ins w:id="141" w:author="julieta pellettieri" w:date="2025-05-27T21:33:00Z" w16du:dateUtc="2025-05-28T00:33:00Z">
            <w:r w:rsidRPr="00FA2089">
              <w:rPr>
                <w:color w:val="000000"/>
              </w:rPr>
              <w:t>1.3.1</w:t>
            </w:r>
            <w:r w:rsidRPr="00FA2089">
              <w:rPr>
                <w:color w:val="000000"/>
              </w:rPr>
              <w:tab/>
              <w:t>Comunicación en el nido: uso de claves olfativas y señales vibrátiles para el reclutamiento.</w:t>
            </w:r>
          </w:ins>
        </w:p>
        <w:p w14:paraId="6D12451A" w14:textId="77777777" w:rsidR="004F56AF" w:rsidRPr="00FA2089" w:rsidRDefault="004F56AF" w:rsidP="004F56AF">
          <w:pPr>
            <w:widowControl w:val="0"/>
            <w:pBdr>
              <w:top w:val="nil"/>
              <w:left w:val="nil"/>
              <w:bottom w:val="nil"/>
              <w:right w:val="nil"/>
              <w:between w:val="nil"/>
            </w:pBdr>
            <w:spacing w:line="240" w:lineRule="auto"/>
            <w:ind w:left="720" w:firstLine="720"/>
            <w:rPr>
              <w:ins w:id="142" w:author="julieta pellettieri" w:date="2025-05-27T21:33:00Z" w16du:dateUtc="2025-05-28T00:33:00Z"/>
              <w:color w:val="000000"/>
            </w:rPr>
          </w:pPr>
          <w:proofErr w:type="gramStart"/>
          <w:ins w:id="143" w:author="julieta pellettieri" w:date="2025-05-27T21:33:00Z" w16du:dateUtc="2025-05-28T00:33:00Z">
            <w:r w:rsidRPr="00FA2089">
              <w:rPr>
                <w:color w:val="000000"/>
              </w:rPr>
              <w:t>1.3.2  Habilidades</w:t>
            </w:r>
            <w:proofErr w:type="gramEnd"/>
            <w:r w:rsidRPr="00FA2089">
              <w:rPr>
                <w:color w:val="000000"/>
              </w:rPr>
              <w:t xml:space="preserve"> cognitivas de Bombus</w:t>
            </w:r>
          </w:ins>
        </w:p>
        <w:p w14:paraId="70F1EB42" w14:textId="77777777" w:rsidR="004F56AF" w:rsidRPr="00FA2089" w:rsidRDefault="004F56AF" w:rsidP="004F56AF">
          <w:pPr>
            <w:widowControl w:val="0"/>
            <w:pBdr>
              <w:top w:val="nil"/>
              <w:left w:val="nil"/>
              <w:bottom w:val="nil"/>
              <w:right w:val="nil"/>
              <w:between w:val="nil"/>
            </w:pBdr>
            <w:spacing w:line="240" w:lineRule="auto"/>
            <w:ind w:firstLine="720"/>
            <w:rPr>
              <w:ins w:id="144" w:author="julieta pellettieri" w:date="2025-05-27T21:33:00Z" w16du:dateUtc="2025-05-28T00:33:00Z"/>
              <w:color w:val="000000"/>
            </w:rPr>
          </w:pPr>
          <w:ins w:id="145" w:author="julieta pellettieri" w:date="2025-05-27T21:33:00Z" w16du:dateUtc="2025-05-28T00:33:00Z">
            <w:r w:rsidRPr="00FA2089">
              <w:rPr>
                <w:color w:val="000000"/>
              </w:rPr>
              <w:t>1.4</w:t>
            </w:r>
            <w:r>
              <w:rPr>
                <w:color w:val="000000"/>
              </w:rPr>
              <w:t xml:space="preserve"> </w:t>
            </w:r>
            <w:r w:rsidRPr="00FA2089">
              <w:rPr>
                <w:color w:val="000000"/>
              </w:rPr>
              <w:t xml:space="preserve">Aprendizaje </w:t>
            </w:r>
          </w:ins>
        </w:p>
        <w:p w14:paraId="0BDB23B6" w14:textId="77777777" w:rsidR="004F56AF" w:rsidRPr="00FA2089" w:rsidRDefault="004F56AF" w:rsidP="004F56AF">
          <w:pPr>
            <w:widowControl w:val="0"/>
            <w:pBdr>
              <w:top w:val="nil"/>
              <w:left w:val="nil"/>
              <w:bottom w:val="nil"/>
              <w:right w:val="nil"/>
              <w:between w:val="nil"/>
            </w:pBdr>
            <w:spacing w:line="240" w:lineRule="auto"/>
            <w:ind w:left="720" w:firstLine="720"/>
            <w:rPr>
              <w:ins w:id="146" w:author="julieta pellettieri" w:date="2025-05-27T21:33:00Z" w16du:dateUtc="2025-05-28T00:33:00Z"/>
              <w:color w:val="000000"/>
            </w:rPr>
          </w:pPr>
          <w:ins w:id="147" w:author="julieta pellettieri" w:date="2025-05-27T21:33:00Z" w16du:dateUtc="2025-05-28T00:33:00Z">
            <w:r w:rsidRPr="00FA2089">
              <w:rPr>
                <w:color w:val="000000"/>
              </w:rPr>
              <w:t>1.4.1 Aprendizaje asociativo</w:t>
            </w:r>
          </w:ins>
        </w:p>
        <w:p w14:paraId="70F5C3C6" w14:textId="77777777" w:rsidR="004F56AF" w:rsidRPr="00FA2089" w:rsidRDefault="004F56AF" w:rsidP="004F56AF">
          <w:pPr>
            <w:widowControl w:val="0"/>
            <w:pBdr>
              <w:top w:val="nil"/>
              <w:left w:val="nil"/>
              <w:bottom w:val="nil"/>
              <w:right w:val="nil"/>
              <w:between w:val="nil"/>
            </w:pBdr>
            <w:spacing w:line="240" w:lineRule="auto"/>
            <w:ind w:left="1440"/>
            <w:rPr>
              <w:ins w:id="148" w:author="julieta pellettieri" w:date="2025-05-27T21:33:00Z" w16du:dateUtc="2025-05-28T00:33:00Z"/>
              <w:color w:val="000000"/>
            </w:rPr>
          </w:pPr>
          <w:ins w:id="149" w:author="julieta pellettieri" w:date="2025-05-27T21:33:00Z" w16du:dateUtc="2025-05-28T00:33:00Z">
            <w:r w:rsidRPr="00FA2089">
              <w:rPr>
                <w:color w:val="000000"/>
              </w:rPr>
              <w:t>1.4.2 Sustratos y procesos que subyacen al aprendizaje asociativo en insectos</w:t>
            </w:r>
          </w:ins>
        </w:p>
        <w:p w14:paraId="1F6467C9" w14:textId="77777777" w:rsidR="004F56AF" w:rsidRPr="00FA2089" w:rsidRDefault="004F56AF" w:rsidP="004F56AF">
          <w:pPr>
            <w:widowControl w:val="0"/>
            <w:pBdr>
              <w:top w:val="nil"/>
              <w:left w:val="nil"/>
              <w:bottom w:val="nil"/>
              <w:right w:val="nil"/>
              <w:between w:val="nil"/>
            </w:pBdr>
            <w:spacing w:line="240" w:lineRule="auto"/>
            <w:ind w:left="720" w:firstLine="720"/>
            <w:rPr>
              <w:ins w:id="150" w:author="julieta pellettieri" w:date="2025-05-27T21:33:00Z" w16du:dateUtc="2025-05-28T00:33:00Z"/>
              <w:color w:val="000000"/>
            </w:rPr>
          </w:pPr>
          <w:ins w:id="151" w:author="julieta pellettieri" w:date="2025-05-27T21:33:00Z" w16du:dateUtc="2025-05-28T00:33:00Z">
            <w:r w:rsidRPr="00FA2089">
              <w:rPr>
                <w:color w:val="000000"/>
              </w:rPr>
              <w:t>1.4.3 Memoria a corto y largo término</w:t>
            </w:r>
          </w:ins>
        </w:p>
        <w:p w14:paraId="69EE5060" w14:textId="77777777" w:rsidR="004F56AF" w:rsidRPr="00FA2089" w:rsidRDefault="004F56AF" w:rsidP="004F56AF">
          <w:pPr>
            <w:widowControl w:val="0"/>
            <w:pBdr>
              <w:top w:val="nil"/>
              <w:left w:val="nil"/>
              <w:bottom w:val="nil"/>
              <w:right w:val="nil"/>
              <w:between w:val="nil"/>
            </w:pBdr>
            <w:spacing w:line="240" w:lineRule="auto"/>
            <w:ind w:left="720" w:firstLine="720"/>
            <w:rPr>
              <w:ins w:id="152" w:author="julieta pellettieri" w:date="2025-05-27T21:33:00Z" w16du:dateUtc="2025-05-28T00:33:00Z"/>
              <w:color w:val="000000"/>
            </w:rPr>
          </w:pPr>
          <w:ins w:id="153" w:author="julieta pellettieri" w:date="2025-05-27T21:33:00Z" w16du:dateUtc="2025-05-28T00:33:00Z">
            <w:r w:rsidRPr="00FA2089">
              <w:rPr>
                <w:color w:val="000000"/>
              </w:rPr>
              <w:t xml:space="preserve">1.4. 4 </w:t>
            </w:r>
            <w:proofErr w:type="gramStart"/>
            <w:r w:rsidRPr="00FA2089">
              <w:rPr>
                <w:color w:val="000000"/>
              </w:rPr>
              <w:t>Formación</w:t>
            </w:r>
            <w:proofErr w:type="gramEnd"/>
            <w:r w:rsidRPr="00FA2089">
              <w:rPr>
                <w:color w:val="000000"/>
              </w:rPr>
              <w:t xml:space="preserve"> y consolidación de la memoria</w:t>
            </w:r>
          </w:ins>
        </w:p>
        <w:p w14:paraId="768E6237" w14:textId="65972B7F" w:rsidR="004F56AF" w:rsidRPr="00FA2089" w:rsidRDefault="004F56AF" w:rsidP="004F56AF">
          <w:pPr>
            <w:widowControl w:val="0"/>
            <w:pBdr>
              <w:top w:val="nil"/>
              <w:left w:val="nil"/>
              <w:bottom w:val="nil"/>
              <w:right w:val="nil"/>
              <w:between w:val="nil"/>
            </w:pBdr>
            <w:spacing w:line="240" w:lineRule="auto"/>
            <w:ind w:left="720" w:firstLine="720"/>
            <w:rPr>
              <w:ins w:id="154" w:author="julieta pellettieri" w:date="2025-05-27T21:33:00Z" w16du:dateUtc="2025-05-28T00:33:00Z"/>
              <w:color w:val="000000"/>
            </w:rPr>
          </w:pPr>
          <w:ins w:id="155" w:author="julieta pellettieri" w:date="2025-05-27T21:33:00Z" w16du:dateUtc="2025-05-28T00:33:00Z">
            <w:r w:rsidRPr="00FA2089">
              <w:rPr>
                <w:color w:val="000000"/>
              </w:rPr>
              <w:t xml:space="preserve">1.4. 5 </w:t>
            </w:r>
            <w:proofErr w:type="gramStart"/>
            <w:r>
              <w:rPr>
                <w:color w:val="000000"/>
              </w:rPr>
              <w:t>R</w:t>
            </w:r>
            <w:r w:rsidRPr="00FA2089">
              <w:rPr>
                <w:color w:val="000000"/>
              </w:rPr>
              <w:t>espuesta</w:t>
            </w:r>
            <w:proofErr w:type="gramEnd"/>
            <w:r w:rsidRPr="00FA2089">
              <w:rPr>
                <w:color w:val="000000"/>
              </w:rPr>
              <w:t xml:space="preserve"> de extensión de la probóscide </w:t>
            </w:r>
          </w:ins>
        </w:p>
        <w:p w14:paraId="7E06760C" w14:textId="77777777" w:rsidR="004F56AF" w:rsidRDefault="004F56AF" w:rsidP="004F56AF">
          <w:pPr>
            <w:widowControl w:val="0"/>
            <w:pBdr>
              <w:top w:val="nil"/>
              <w:left w:val="nil"/>
              <w:bottom w:val="nil"/>
              <w:right w:val="nil"/>
              <w:between w:val="nil"/>
            </w:pBdr>
            <w:spacing w:line="240" w:lineRule="auto"/>
            <w:ind w:left="720" w:firstLine="720"/>
            <w:rPr>
              <w:ins w:id="156" w:author="julieta pellettieri" w:date="2025-05-27T21:34:00Z" w16du:dateUtc="2025-05-28T00:34:00Z"/>
              <w:color w:val="000000"/>
            </w:rPr>
          </w:pPr>
          <w:ins w:id="157" w:author="julieta pellettieri" w:date="2025-05-27T21:33:00Z" w16du:dateUtc="2025-05-28T00:33:00Z">
            <w:r w:rsidRPr="00FA2089">
              <w:rPr>
                <w:color w:val="000000"/>
              </w:rPr>
              <w:t>1.4.6 Condicionamiento olfativo clásico basado en la REP y sus adaptaciones</w:t>
            </w:r>
          </w:ins>
        </w:p>
        <w:p w14:paraId="6AAB9A40" w14:textId="78876A50" w:rsidR="004F56AF" w:rsidRDefault="004F56AF">
          <w:pPr>
            <w:widowControl w:val="0"/>
            <w:pBdr>
              <w:top w:val="nil"/>
              <w:left w:val="nil"/>
              <w:bottom w:val="nil"/>
              <w:right w:val="nil"/>
              <w:between w:val="nil"/>
            </w:pBdr>
            <w:spacing w:line="240" w:lineRule="auto"/>
            <w:ind w:left="720"/>
            <w:rPr>
              <w:ins w:id="158" w:author="julieta pellettieri" w:date="2025-05-27T21:33:00Z" w16du:dateUtc="2025-05-28T00:33:00Z"/>
              <w:color w:val="000000"/>
            </w:rPr>
            <w:pPrChange w:id="159" w:author="julieta pellettieri" w:date="2025-05-27T21:34:00Z" w16du:dateUtc="2025-05-28T00:34:00Z">
              <w:pPr>
                <w:widowControl w:val="0"/>
                <w:pBdr>
                  <w:top w:val="nil"/>
                  <w:left w:val="nil"/>
                  <w:bottom w:val="nil"/>
                  <w:right w:val="nil"/>
                  <w:between w:val="nil"/>
                </w:pBdr>
                <w:spacing w:line="240" w:lineRule="auto"/>
                <w:ind w:firstLine="720"/>
              </w:pPr>
            </w:pPrChange>
          </w:pPr>
          <w:ins w:id="160" w:author="julieta pellettieri" w:date="2025-05-27T21:33:00Z" w16du:dateUtc="2025-05-28T00:33:00Z">
            <w:r w:rsidRPr="00FA2089">
              <w:rPr>
                <w:color w:val="000000"/>
              </w:rPr>
              <w:t xml:space="preserve">1.5 Cafeína y Arginina: compuestos presentes en el néctar de las flores con efectos en las habilidades cognitivas. </w:t>
            </w:r>
          </w:ins>
        </w:p>
        <w:p w14:paraId="54497D3D" w14:textId="77777777" w:rsidR="004F56AF" w:rsidRPr="00FA2089" w:rsidRDefault="004F56AF" w:rsidP="004F56AF">
          <w:pPr>
            <w:widowControl w:val="0"/>
            <w:pBdr>
              <w:top w:val="nil"/>
              <w:left w:val="nil"/>
              <w:bottom w:val="nil"/>
              <w:right w:val="nil"/>
              <w:between w:val="nil"/>
            </w:pBdr>
            <w:spacing w:line="240" w:lineRule="auto"/>
            <w:ind w:firstLine="720"/>
            <w:rPr>
              <w:ins w:id="161" w:author="julieta pellettieri" w:date="2025-05-27T21:33:00Z" w16du:dateUtc="2025-05-28T00:33:00Z"/>
              <w:color w:val="000000"/>
            </w:rPr>
          </w:pPr>
        </w:p>
        <w:p w14:paraId="22566DE5" w14:textId="77777777" w:rsidR="004F56AF" w:rsidRDefault="004F56AF" w:rsidP="004F56AF">
          <w:pPr>
            <w:widowControl w:val="0"/>
            <w:pBdr>
              <w:top w:val="nil"/>
              <w:left w:val="nil"/>
              <w:bottom w:val="nil"/>
              <w:right w:val="nil"/>
              <w:between w:val="nil"/>
            </w:pBdr>
            <w:spacing w:line="240" w:lineRule="auto"/>
            <w:rPr>
              <w:ins w:id="162" w:author="julieta pellettieri" w:date="2025-05-27T21:33:00Z" w16du:dateUtc="2025-05-28T00:33:00Z"/>
              <w:b/>
              <w:bCs/>
              <w:color w:val="000000"/>
              <w:u w:val="single"/>
            </w:rPr>
          </w:pPr>
          <w:ins w:id="163" w:author="julieta pellettieri" w:date="2025-05-27T21:33:00Z" w16du:dateUtc="2025-05-28T00:33:00Z">
            <w:r w:rsidRPr="003E2BAD">
              <w:rPr>
                <w:b/>
                <w:bCs/>
                <w:color w:val="000000"/>
              </w:rPr>
              <w:t xml:space="preserve">2. </w:t>
            </w:r>
            <w:r w:rsidRPr="003E2BAD">
              <w:rPr>
                <w:b/>
                <w:bCs/>
                <w:color w:val="000000"/>
                <w:u w:val="single"/>
              </w:rPr>
              <w:t>Hipótesis y Objetivos</w:t>
            </w:r>
          </w:ins>
        </w:p>
        <w:p w14:paraId="68C2B0C6" w14:textId="77777777" w:rsidR="004F56AF" w:rsidRPr="003E2BAD" w:rsidRDefault="004F56AF" w:rsidP="004F56AF">
          <w:pPr>
            <w:widowControl w:val="0"/>
            <w:pBdr>
              <w:top w:val="nil"/>
              <w:left w:val="nil"/>
              <w:bottom w:val="nil"/>
              <w:right w:val="nil"/>
              <w:between w:val="nil"/>
            </w:pBdr>
            <w:spacing w:line="240" w:lineRule="auto"/>
            <w:rPr>
              <w:ins w:id="164" w:author="julieta pellettieri" w:date="2025-05-27T21:33:00Z" w16du:dateUtc="2025-05-28T00:33:00Z"/>
              <w:b/>
              <w:bCs/>
              <w:color w:val="000000"/>
              <w:u w:val="single"/>
            </w:rPr>
          </w:pPr>
        </w:p>
        <w:p w14:paraId="100479D1" w14:textId="77777777" w:rsidR="004F56AF" w:rsidRPr="003E2BAD" w:rsidRDefault="004F56AF" w:rsidP="004F56AF">
          <w:pPr>
            <w:widowControl w:val="0"/>
            <w:pBdr>
              <w:top w:val="nil"/>
              <w:left w:val="nil"/>
              <w:bottom w:val="nil"/>
              <w:right w:val="nil"/>
              <w:between w:val="nil"/>
            </w:pBdr>
            <w:spacing w:line="240" w:lineRule="auto"/>
            <w:rPr>
              <w:ins w:id="165" w:author="julieta pellettieri" w:date="2025-05-27T21:33:00Z" w16du:dateUtc="2025-05-28T00:33:00Z"/>
              <w:b/>
              <w:bCs/>
              <w:color w:val="000000"/>
              <w:u w:val="single"/>
            </w:rPr>
          </w:pPr>
          <w:ins w:id="166" w:author="julieta pellettieri" w:date="2025-05-27T21:33:00Z" w16du:dateUtc="2025-05-28T00:33:00Z">
            <w:r w:rsidRPr="003E2BAD">
              <w:rPr>
                <w:b/>
                <w:bCs/>
                <w:color w:val="000000"/>
              </w:rPr>
              <w:t xml:space="preserve">3. </w:t>
            </w:r>
            <w:r w:rsidRPr="003E2BAD">
              <w:rPr>
                <w:b/>
                <w:bCs/>
                <w:color w:val="000000"/>
                <w:u w:val="single"/>
              </w:rPr>
              <w:t>Materiales y Métodos</w:t>
            </w:r>
          </w:ins>
        </w:p>
        <w:p w14:paraId="16C21142" w14:textId="77777777" w:rsidR="004F56AF" w:rsidRPr="00FA2089" w:rsidRDefault="004F56AF" w:rsidP="004F56AF">
          <w:pPr>
            <w:widowControl w:val="0"/>
            <w:pBdr>
              <w:top w:val="nil"/>
              <w:left w:val="nil"/>
              <w:bottom w:val="nil"/>
              <w:right w:val="nil"/>
              <w:between w:val="nil"/>
            </w:pBdr>
            <w:spacing w:line="240" w:lineRule="auto"/>
            <w:ind w:firstLine="720"/>
            <w:rPr>
              <w:ins w:id="167" w:author="julieta pellettieri" w:date="2025-05-27T21:33:00Z" w16du:dateUtc="2025-05-28T00:33:00Z"/>
              <w:color w:val="000000"/>
            </w:rPr>
          </w:pPr>
          <w:ins w:id="168" w:author="julieta pellettieri" w:date="2025-05-27T21:33:00Z" w16du:dateUtc="2025-05-28T00:33:00Z">
            <w:r w:rsidRPr="00FA2089">
              <w:rPr>
                <w:color w:val="000000"/>
              </w:rPr>
              <w:t>3.1 Sitio de estudio</w:t>
            </w:r>
          </w:ins>
        </w:p>
        <w:p w14:paraId="022F72BC" w14:textId="77777777" w:rsidR="00656C78" w:rsidRPr="00656C78" w:rsidRDefault="00656C78" w:rsidP="00656C78">
          <w:pPr>
            <w:widowControl w:val="0"/>
            <w:pBdr>
              <w:top w:val="nil"/>
              <w:left w:val="nil"/>
              <w:bottom w:val="nil"/>
              <w:right w:val="nil"/>
              <w:between w:val="nil"/>
            </w:pBdr>
            <w:spacing w:line="240" w:lineRule="auto"/>
            <w:ind w:firstLine="720"/>
            <w:rPr>
              <w:ins w:id="169" w:author="julieta pellettieri" w:date="2025-05-28T14:27:00Z" w16du:dateUtc="2025-05-28T17:27:00Z"/>
              <w:color w:val="000000"/>
            </w:rPr>
          </w:pPr>
          <w:ins w:id="170" w:author="julieta pellettieri" w:date="2025-05-28T14:27:00Z" w16du:dateUtc="2025-05-28T17:27:00Z">
            <w:r w:rsidRPr="00656C78">
              <w:rPr>
                <w:color w:val="000000"/>
              </w:rPr>
              <w:t>3.2 Manejo y entrenamiento de los abejorros</w:t>
            </w:r>
          </w:ins>
        </w:p>
        <w:p w14:paraId="71513CE2" w14:textId="77777777" w:rsidR="00656C78" w:rsidRPr="00656C78" w:rsidRDefault="00656C78">
          <w:pPr>
            <w:widowControl w:val="0"/>
            <w:pBdr>
              <w:top w:val="nil"/>
              <w:left w:val="nil"/>
              <w:bottom w:val="nil"/>
              <w:right w:val="nil"/>
              <w:between w:val="nil"/>
            </w:pBdr>
            <w:spacing w:line="240" w:lineRule="auto"/>
            <w:ind w:left="720" w:firstLine="720"/>
            <w:rPr>
              <w:ins w:id="171" w:author="julieta pellettieri" w:date="2025-05-28T14:27:00Z" w16du:dateUtc="2025-05-28T17:27:00Z"/>
              <w:color w:val="000000"/>
            </w:rPr>
            <w:pPrChange w:id="172" w:author="julieta pellettieri" w:date="2025-05-28T14:27:00Z" w16du:dateUtc="2025-05-28T17:27:00Z">
              <w:pPr>
                <w:widowControl w:val="0"/>
                <w:pBdr>
                  <w:top w:val="nil"/>
                  <w:left w:val="nil"/>
                  <w:bottom w:val="nil"/>
                  <w:right w:val="nil"/>
                  <w:between w:val="nil"/>
                </w:pBdr>
                <w:spacing w:line="240" w:lineRule="auto"/>
                <w:ind w:firstLine="720"/>
              </w:pPr>
            </w:pPrChange>
          </w:pPr>
          <w:ins w:id="173" w:author="julieta pellettieri" w:date="2025-05-28T14:27:00Z" w16du:dateUtc="2025-05-28T17:27:00Z">
            <w:r w:rsidRPr="00656C78">
              <w:rPr>
                <w:color w:val="000000"/>
              </w:rPr>
              <w:t>3.2.1 Preparación</w:t>
            </w:r>
          </w:ins>
        </w:p>
        <w:p w14:paraId="549998D9" w14:textId="77777777" w:rsidR="00656C78" w:rsidRPr="00656C78" w:rsidRDefault="00656C78">
          <w:pPr>
            <w:widowControl w:val="0"/>
            <w:pBdr>
              <w:top w:val="nil"/>
              <w:left w:val="nil"/>
              <w:bottom w:val="nil"/>
              <w:right w:val="nil"/>
              <w:between w:val="nil"/>
            </w:pBdr>
            <w:spacing w:line="240" w:lineRule="auto"/>
            <w:ind w:left="720" w:firstLine="720"/>
            <w:rPr>
              <w:ins w:id="174" w:author="julieta pellettieri" w:date="2025-05-28T14:27:00Z" w16du:dateUtc="2025-05-28T17:27:00Z"/>
              <w:color w:val="000000"/>
            </w:rPr>
            <w:pPrChange w:id="175" w:author="julieta pellettieri" w:date="2025-05-28T14:27:00Z" w16du:dateUtc="2025-05-28T17:27:00Z">
              <w:pPr>
                <w:widowControl w:val="0"/>
                <w:pBdr>
                  <w:top w:val="nil"/>
                  <w:left w:val="nil"/>
                  <w:bottom w:val="nil"/>
                  <w:right w:val="nil"/>
                  <w:between w:val="nil"/>
                </w:pBdr>
                <w:spacing w:line="240" w:lineRule="auto"/>
                <w:ind w:firstLine="720"/>
              </w:pPr>
            </w:pPrChange>
          </w:pPr>
          <w:ins w:id="176" w:author="julieta pellettieri" w:date="2025-05-28T14:27:00Z" w16du:dateUtc="2025-05-28T17:27:00Z">
            <w:r w:rsidRPr="00656C78">
              <w:rPr>
                <w:color w:val="000000"/>
              </w:rPr>
              <w:t>3.2.2 Entrenamiento</w:t>
            </w:r>
          </w:ins>
        </w:p>
        <w:p w14:paraId="23899938" w14:textId="77777777" w:rsidR="00656C78" w:rsidRPr="00656C78" w:rsidRDefault="00656C78">
          <w:pPr>
            <w:widowControl w:val="0"/>
            <w:pBdr>
              <w:top w:val="nil"/>
              <w:left w:val="nil"/>
              <w:bottom w:val="nil"/>
              <w:right w:val="nil"/>
              <w:between w:val="nil"/>
            </w:pBdr>
            <w:spacing w:line="240" w:lineRule="auto"/>
            <w:ind w:left="720" w:firstLine="720"/>
            <w:rPr>
              <w:ins w:id="177" w:author="julieta pellettieri" w:date="2025-05-28T14:27:00Z" w16du:dateUtc="2025-05-28T17:27:00Z"/>
              <w:color w:val="000000"/>
            </w:rPr>
            <w:pPrChange w:id="178" w:author="julieta pellettieri" w:date="2025-05-28T14:27:00Z" w16du:dateUtc="2025-05-28T17:27:00Z">
              <w:pPr>
                <w:widowControl w:val="0"/>
                <w:pBdr>
                  <w:top w:val="nil"/>
                  <w:left w:val="nil"/>
                  <w:bottom w:val="nil"/>
                  <w:right w:val="nil"/>
                  <w:between w:val="nil"/>
                </w:pBdr>
                <w:spacing w:line="240" w:lineRule="auto"/>
                <w:ind w:firstLine="720"/>
              </w:pPr>
            </w:pPrChange>
          </w:pPr>
          <w:ins w:id="179" w:author="julieta pellettieri" w:date="2025-05-28T14:27:00Z" w16du:dateUtc="2025-05-28T17:27:00Z">
            <w:r w:rsidRPr="00656C78">
              <w:rPr>
                <w:color w:val="000000"/>
              </w:rPr>
              <w:t>3.2.3 Evaluación de memoria 24hs</w:t>
            </w:r>
          </w:ins>
        </w:p>
        <w:p w14:paraId="70C7D1C2" w14:textId="77777777" w:rsidR="00656C78" w:rsidRPr="00656C78" w:rsidRDefault="00656C78" w:rsidP="00656C78">
          <w:pPr>
            <w:widowControl w:val="0"/>
            <w:pBdr>
              <w:top w:val="nil"/>
              <w:left w:val="nil"/>
              <w:bottom w:val="nil"/>
              <w:right w:val="nil"/>
              <w:between w:val="nil"/>
            </w:pBdr>
            <w:spacing w:line="240" w:lineRule="auto"/>
            <w:ind w:firstLine="720"/>
            <w:rPr>
              <w:ins w:id="180" w:author="julieta pellettieri" w:date="2025-05-28T14:27:00Z" w16du:dateUtc="2025-05-28T17:27:00Z"/>
              <w:color w:val="000000"/>
            </w:rPr>
          </w:pPr>
          <w:ins w:id="181" w:author="julieta pellettieri" w:date="2025-05-28T14:27:00Z" w16du:dateUtc="2025-05-28T17:27:00Z">
            <w:r w:rsidRPr="00656C78">
              <w:rPr>
                <w:color w:val="000000"/>
              </w:rPr>
              <w:t>3.3 Modificaciones Metodológicas</w:t>
            </w:r>
          </w:ins>
        </w:p>
        <w:p w14:paraId="3CC6E634" w14:textId="77777777" w:rsidR="00656C78" w:rsidRPr="00656C78" w:rsidRDefault="00656C78" w:rsidP="00656C78">
          <w:pPr>
            <w:widowControl w:val="0"/>
            <w:pBdr>
              <w:top w:val="nil"/>
              <w:left w:val="nil"/>
              <w:bottom w:val="nil"/>
              <w:right w:val="nil"/>
              <w:between w:val="nil"/>
            </w:pBdr>
            <w:spacing w:line="240" w:lineRule="auto"/>
            <w:ind w:firstLine="720"/>
            <w:rPr>
              <w:ins w:id="182" w:author="julieta pellettieri" w:date="2025-05-28T14:27:00Z" w16du:dateUtc="2025-05-28T17:27:00Z"/>
              <w:color w:val="000000"/>
            </w:rPr>
          </w:pPr>
          <w:ins w:id="183" w:author="julieta pellettieri" w:date="2025-05-28T14:27:00Z" w16du:dateUtc="2025-05-28T17:27:00Z">
            <w:r w:rsidRPr="00656C78">
              <w:rPr>
                <w:color w:val="000000"/>
              </w:rPr>
              <w:t>3.4 Tratamientos</w:t>
            </w:r>
          </w:ins>
        </w:p>
        <w:p w14:paraId="78682574" w14:textId="357A33EE" w:rsidR="004F56AF" w:rsidRDefault="00656C78" w:rsidP="00656C78">
          <w:pPr>
            <w:widowControl w:val="0"/>
            <w:pBdr>
              <w:top w:val="nil"/>
              <w:left w:val="nil"/>
              <w:bottom w:val="nil"/>
              <w:right w:val="nil"/>
              <w:between w:val="nil"/>
            </w:pBdr>
            <w:spacing w:line="240" w:lineRule="auto"/>
            <w:ind w:firstLine="720"/>
            <w:rPr>
              <w:ins w:id="184" w:author="julieta pellettieri" w:date="2025-05-28T14:27:00Z" w16du:dateUtc="2025-05-28T17:27:00Z"/>
              <w:color w:val="000000"/>
            </w:rPr>
          </w:pPr>
          <w:ins w:id="185" w:author="julieta pellettieri" w:date="2025-05-28T14:27:00Z" w16du:dateUtc="2025-05-28T17:27:00Z">
            <w:r w:rsidRPr="00656C78">
              <w:rPr>
                <w:color w:val="000000"/>
              </w:rPr>
              <w:t>3.5 Análisis estadístico</w:t>
            </w:r>
          </w:ins>
        </w:p>
        <w:p w14:paraId="34FDE207" w14:textId="77777777" w:rsidR="00656C78" w:rsidRPr="00FA2089" w:rsidRDefault="00656C78" w:rsidP="00656C78">
          <w:pPr>
            <w:widowControl w:val="0"/>
            <w:pBdr>
              <w:top w:val="nil"/>
              <w:left w:val="nil"/>
              <w:bottom w:val="nil"/>
              <w:right w:val="nil"/>
              <w:between w:val="nil"/>
            </w:pBdr>
            <w:spacing w:line="240" w:lineRule="auto"/>
            <w:ind w:firstLine="720"/>
            <w:rPr>
              <w:ins w:id="186" w:author="julieta pellettieri" w:date="2025-05-27T21:33:00Z" w16du:dateUtc="2025-05-28T00:33:00Z"/>
              <w:color w:val="000000"/>
            </w:rPr>
          </w:pPr>
        </w:p>
        <w:p w14:paraId="4E71C555" w14:textId="77777777" w:rsidR="004F56AF" w:rsidRPr="003E2BAD" w:rsidRDefault="004F56AF" w:rsidP="004F56AF">
          <w:pPr>
            <w:widowControl w:val="0"/>
            <w:pBdr>
              <w:top w:val="nil"/>
              <w:left w:val="nil"/>
              <w:bottom w:val="nil"/>
              <w:right w:val="nil"/>
              <w:between w:val="nil"/>
            </w:pBdr>
            <w:spacing w:line="240" w:lineRule="auto"/>
            <w:rPr>
              <w:ins w:id="187" w:author="julieta pellettieri" w:date="2025-05-27T21:33:00Z" w16du:dateUtc="2025-05-28T00:33:00Z"/>
              <w:b/>
              <w:bCs/>
              <w:color w:val="000000"/>
              <w:u w:val="single"/>
            </w:rPr>
          </w:pPr>
          <w:ins w:id="188" w:author="julieta pellettieri" w:date="2025-05-27T21:33:00Z" w16du:dateUtc="2025-05-28T00:33:00Z">
            <w:r w:rsidRPr="003E2BAD">
              <w:rPr>
                <w:b/>
                <w:bCs/>
                <w:color w:val="000000"/>
              </w:rPr>
              <w:t xml:space="preserve">4. </w:t>
            </w:r>
            <w:r w:rsidRPr="003E2BAD">
              <w:rPr>
                <w:b/>
                <w:bCs/>
                <w:color w:val="000000"/>
                <w:u w:val="single"/>
              </w:rPr>
              <w:t xml:space="preserve">Resultados </w:t>
            </w:r>
          </w:ins>
        </w:p>
        <w:p w14:paraId="7DAC20D2" w14:textId="77777777" w:rsidR="004F56AF" w:rsidRPr="00FA2089" w:rsidRDefault="004F56AF" w:rsidP="004F56AF">
          <w:pPr>
            <w:widowControl w:val="0"/>
            <w:pBdr>
              <w:top w:val="nil"/>
              <w:left w:val="nil"/>
              <w:bottom w:val="nil"/>
              <w:right w:val="nil"/>
              <w:between w:val="nil"/>
            </w:pBdr>
            <w:spacing w:line="240" w:lineRule="auto"/>
            <w:ind w:firstLine="720"/>
            <w:rPr>
              <w:ins w:id="189" w:author="julieta pellettieri" w:date="2025-05-27T21:33:00Z" w16du:dateUtc="2025-05-28T00:33:00Z"/>
              <w:color w:val="000000"/>
            </w:rPr>
          </w:pPr>
          <w:ins w:id="190" w:author="julieta pellettieri" w:date="2025-05-27T21:33:00Z" w16du:dateUtc="2025-05-28T00:33:00Z">
            <w:r w:rsidRPr="00FA2089">
              <w:rPr>
                <w:color w:val="000000"/>
              </w:rPr>
              <w:t>4.1 Tasa de adquisición</w:t>
            </w:r>
          </w:ins>
        </w:p>
        <w:p w14:paraId="4F741B6A" w14:textId="77777777" w:rsidR="004F56AF" w:rsidRPr="00FA2089" w:rsidRDefault="004F56AF" w:rsidP="004F56AF">
          <w:pPr>
            <w:widowControl w:val="0"/>
            <w:pBdr>
              <w:top w:val="nil"/>
              <w:left w:val="nil"/>
              <w:bottom w:val="nil"/>
              <w:right w:val="nil"/>
              <w:between w:val="nil"/>
            </w:pBdr>
            <w:spacing w:line="240" w:lineRule="auto"/>
            <w:ind w:firstLine="720"/>
            <w:rPr>
              <w:ins w:id="191" w:author="julieta pellettieri" w:date="2025-05-27T21:33:00Z" w16du:dateUtc="2025-05-28T00:33:00Z"/>
              <w:color w:val="000000"/>
            </w:rPr>
          </w:pPr>
          <w:ins w:id="192" w:author="julieta pellettieri" w:date="2025-05-27T21:33:00Z" w16du:dateUtc="2025-05-28T00:33:00Z">
            <w:r w:rsidRPr="00FA2089">
              <w:rPr>
                <w:color w:val="000000"/>
              </w:rPr>
              <w:t>4.2 Efecto de la cantidad de ingestas</w:t>
            </w:r>
          </w:ins>
        </w:p>
        <w:p w14:paraId="344C868D" w14:textId="77777777" w:rsidR="004F56AF" w:rsidRDefault="004F56AF" w:rsidP="004F56AF">
          <w:pPr>
            <w:widowControl w:val="0"/>
            <w:pBdr>
              <w:top w:val="nil"/>
              <w:left w:val="nil"/>
              <w:bottom w:val="nil"/>
              <w:right w:val="nil"/>
              <w:between w:val="nil"/>
            </w:pBdr>
            <w:spacing w:line="240" w:lineRule="auto"/>
            <w:ind w:firstLine="720"/>
            <w:rPr>
              <w:ins w:id="193" w:author="julieta pellettieri" w:date="2025-05-27T21:33:00Z" w16du:dateUtc="2025-05-28T00:33:00Z"/>
              <w:color w:val="000000"/>
            </w:rPr>
          </w:pPr>
          <w:ins w:id="194" w:author="julieta pellettieri" w:date="2025-05-27T21:33:00Z" w16du:dateUtc="2025-05-28T00:33:00Z">
            <w:r w:rsidRPr="00FA2089">
              <w:rPr>
                <w:color w:val="000000"/>
              </w:rPr>
              <w:t>4.3 Memoria a largo termino</w:t>
            </w:r>
          </w:ins>
        </w:p>
        <w:p w14:paraId="76D2AF47" w14:textId="77777777" w:rsidR="004F56AF" w:rsidRPr="00FA2089" w:rsidRDefault="004F56AF" w:rsidP="004F56AF">
          <w:pPr>
            <w:widowControl w:val="0"/>
            <w:pBdr>
              <w:top w:val="nil"/>
              <w:left w:val="nil"/>
              <w:bottom w:val="nil"/>
              <w:right w:val="nil"/>
              <w:between w:val="nil"/>
            </w:pBdr>
            <w:spacing w:line="240" w:lineRule="auto"/>
            <w:ind w:firstLine="720"/>
            <w:rPr>
              <w:ins w:id="195" w:author="julieta pellettieri" w:date="2025-05-27T21:33:00Z" w16du:dateUtc="2025-05-28T00:33:00Z"/>
              <w:color w:val="000000"/>
            </w:rPr>
          </w:pPr>
        </w:p>
        <w:p w14:paraId="25507BB0" w14:textId="77777777" w:rsidR="004F56AF" w:rsidRDefault="004F56AF" w:rsidP="004F56AF">
          <w:pPr>
            <w:widowControl w:val="0"/>
            <w:pBdr>
              <w:top w:val="nil"/>
              <w:left w:val="nil"/>
              <w:bottom w:val="nil"/>
              <w:right w:val="nil"/>
              <w:between w:val="nil"/>
            </w:pBdr>
            <w:spacing w:line="240" w:lineRule="auto"/>
            <w:rPr>
              <w:ins w:id="196" w:author="julieta pellettieri" w:date="2025-05-27T21:34:00Z" w16du:dateUtc="2025-05-28T00:34:00Z"/>
              <w:b/>
              <w:bCs/>
              <w:color w:val="000000"/>
              <w:u w:val="single"/>
            </w:rPr>
          </w:pPr>
          <w:ins w:id="197" w:author="julieta pellettieri" w:date="2025-05-27T21:33:00Z" w16du:dateUtc="2025-05-28T00:33:00Z">
            <w:r w:rsidRPr="003E2BAD">
              <w:rPr>
                <w:b/>
                <w:bCs/>
                <w:color w:val="000000"/>
              </w:rPr>
              <w:t xml:space="preserve">5. </w:t>
            </w:r>
            <w:r>
              <w:rPr>
                <w:b/>
                <w:bCs/>
                <w:color w:val="000000"/>
                <w:u w:val="single"/>
              </w:rPr>
              <w:t xml:space="preserve">Discusión y </w:t>
            </w:r>
            <w:r w:rsidRPr="003E2BAD">
              <w:rPr>
                <w:b/>
                <w:bCs/>
                <w:color w:val="000000"/>
                <w:u w:val="single"/>
              </w:rPr>
              <w:t>Conclusiones</w:t>
            </w:r>
          </w:ins>
        </w:p>
        <w:p w14:paraId="0A7BA910" w14:textId="77777777" w:rsidR="004F56AF" w:rsidRDefault="004F56AF" w:rsidP="004F56AF">
          <w:pPr>
            <w:widowControl w:val="0"/>
            <w:pBdr>
              <w:top w:val="nil"/>
              <w:left w:val="nil"/>
              <w:bottom w:val="nil"/>
              <w:right w:val="nil"/>
              <w:between w:val="nil"/>
            </w:pBdr>
            <w:spacing w:line="240" w:lineRule="auto"/>
            <w:rPr>
              <w:ins w:id="198" w:author="julieta pellettieri" w:date="2025-05-27T21:34:00Z" w16du:dateUtc="2025-05-28T00:34:00Z"/>
              <w:b/>
              <w:bCs/>
              <w:color w:val="000000"/>
              <w:u w:val="single"/>
            </w:rPr>
          </w:pPr>
        </w:p>
        <w:p w14:paraId="40BC52B3" w14:textId="2B08C509" w:rsidR="004F56AF" w:rsidRDefault="004F56AF">
          <w:pPr>
            <w:widowControl w:val="0"/>
            <w:pBdr>
              <w:top w:val="nil"/>
              <w:left w:val="nil"/>
              <w:bottom w:val="nil"/>
              <w:right w:val="nil"/>
              <w:between w:val="nil"/>
            </w:pBdr>
            <w:spacing w:line="240" w:lineRule="auto"/>
            <w:rPr>
              <w:ins w:id="199" w:author="julieta pellettieri" w:date="2025-05-27T21:33:00Z" w16du:dateUtc="2025-05-28T00:33:00Z"/>
            </w:rPr>
            <w:pPrChange w:id="200" w:author="julieta pellettieri" w:date="2025-05-27T21:34:00Z" w16du:dateUtc="2025-05-28T00:34:00Z">
              <w:pPr>
                <w:pStyle w:val="TtuloTDC"/>
              </w:pPr>
            </w:pPrChange>
          </w:pPr>
          <w:ins w:id="201" w:author="julieta pellettieri" w:date="2025-05-27T21:33:00Z" w16du:dateUtc="2025-05-28T00:33:00Z">
            <w:r w:rsidRPr="003E2BAD">
              <w:rPr>
                <w:b/>
                <w:bCs/>
                <w:color w:val="000000"/>
              </w:rPr>
              <w:t xml:space="preserve">6. </w:t>
            </w:r>
            <w:r w:rsidRPr="003E2BAD">
              <w:rPr>
                <w:b/>
                <w:bCs/>
                <w:color w:val="000000"/>
                <w:u w:val="single"/>
              </w:rPr>
              <w:t>Referencias Bibliográficas.</w:t>
            </w:r>
          </w:ins>
        </w:p>
        <w:customXmlInsRangeStart w:id="202" w:author="julieta pellettieri" w:date="2025-05-27T21:33:00Z"/>
      </w:sdtContent>
    </w:sdt>
    <w:customXmlInsRangeEnd w:id="202"/>
    <w:p w14:paraId="67FA5F68" w14:textId="77777777" w:rsidR="00434AED" w:rsidRDefault="00000000">
      <w:pPr>
        <w:jc w:val="both"/>
      </w:pPr>
      <w:r>
        <w:br w:type="page"/>
      </w:r>
    </w:p>
    <w:p w14:paraId="0B2B1085" w14:textId="51737B96" w:rsidR="00434AED" w:rsidRPr="00FA305D" w:rsidRDefault="00FA305D">
      <w:pPr>
        <w:pStyle w:val="Ttulo1"/>
        <w:pPrChange w:id="203" w:author="julieta pellettieri" w:date="2025-05-27T18:31:00Z" w16du:dateUtc="2025-05-27T21:31:00Z">
          <w:pPr>
            <w:pStyle w:val="Ttulo1"/>
            <w:jc w:val="both"/>
          </w:pPr>
        </w:pPrChange>
      </w:pPr>
      <w:ins w:id="204" w:author="julieta pellettieri" w:date="2025-05-27T18:32:00Z" w16du:dateUtc="2025-05-27T21:32:00Z">
        <w:r>
          <w:lastRenderedPageBreak/>
          <w:t>1.</w:t>
        </w:r>
      </w:ins>
      <w:r w:rsidRPr="00FA305D">
        <w:t>Introducción</w:t>
      </w:r>
    </w:p>
    <w:p w14:paraId="1F643B86" w14:textId="35DDECEF" w:rsidR="001572D6" w:rsidRPr="001572D6" w:rsidRDefault="00F300B2">
      <w:pPr>
        <w:pStyle w:val="Prrafodelista"/>
        <w:numPr>
          <w:ilvl w:val="1"/>
          <w:numId w:val="6"/>
        </w:numPr>
        <w:spacing w:before="240" w:after="240"/>
        <w:jc w:val="both"/>
        <w:rPr>
          <w:ins w:id="205" w:author="julieta pellettieri" w:date="2025-05-23T10:19:00Z" w16du:dateUtc="2025-05-23T13:19:00Z"/>
          <w:b/>
          <w:bCs/>
          <w:rPrChange w:id="206" w:author="julieta pellettieri" w:date="2025-05-23T10:21:00Z" w16du:dateUtc="2025-05-23T13:21:00Z">
            <w:rPr>
              <w:ins w:id="207" w:author="julieta pellettieri" w:date="2025-05-23T10:19:00Z" w16du:dateUtc="2025-05-23T13:19:00Z"/>
            </w:rPr>
          </w:rPrChange>
        </w:rPr>
        <w:pPrChange w:id="208" w:author="julieta pellettieri" w:date="2025-05-23T10:19:00Z" w16du:dateUtc="2025-05-23T13:19:00Z">
          <w:pPr>
            <w:spacing w:before="240" w:after="240"/>
            <w:jc w:val="both"/>
          </w:pPr>
        </w:pPrChange>
      </w:pPr>
      <w:ins w:id="209" w:author="julieta pellettieri" w:date="2025-05-23T10:16:00Z" w16du:dateUtc="2025-05-23T13:16:00Z">
        <w:r w:rsidRPr="001572D6">
          <w:rPr>
            <w:b/>
            <w:bCs/>
            <w:rPrChange w:id="210" w:author="julieta pellettieri" w:date="2025-05-23T10:21:00Z" w16du:dateUtc="2025-05-23T13:21:00Z">
              <w:rPr/>
            </w:rPrChange>
          </w:rPr>
          <w:t>C</w:t>
        </w:r>
      </w:ins>
      <w:ins w:id="211" w:author="julieta pellettieri" w:date="2025-05-23T10:15:00Z" w16du:dateUtc="2025-05-23T13:15:00Z">
        <w:r w:rsidRPr="001572D6">
          <w:rPr>
            <w:b/>
            <w:bCs/>
            <w:rPrChange w:id="212" w:author="julieta pellettieri" w:date="2025-05-23T10:21:00Z" w16du:dateUtc="2025-05-23T13:21:00Z">
              <w:rPr/>
            </w:rPrChange>
          </w:rPr>
          <w:t>risis en las redes de polinizadores</w:t>
        </w:r>
      </w:ins>
      <w:ins w:id="213" w:author="julieta pellettieri" w:date="2025-05-23T10:18:00Z" w16du:dateUtc="2025-05-23T13:18:00Z">
        <w:r w:rsidR="001572D6" w:rsidRPr="001572D6">
          <w:rPr>
            <w:b/>
            <w:bCs/>
            <w:rPrChange w:id="214" w:author="julieta pellettieri" w:date="2025-05-23T10:21:00Z" w16du:dateUtc="2025-05-23T13:21:00Z">
              <w:rPr/>
            </w:rPrChange>
          </w:rPr>
          <w:t xml:space="preserve">: </w:t>
        </w:r>
      </w:ins>
      <w:ins w:id="215" w:author="julieta pellettieri" w:date="2025-05-23T10:19:00Z">
        <w:r w:rsidR="001572D6" w:rsidRPr="001572D6">
          <w:rPr>
            <w:b/>
            <w:bCs/>
            <w:rPrChange w:id="216" w:author="julieta pellettieri" w:date="2025-05-23T10:21:00Z" w16du:dateUtc="2025-05-23T13:21:00Z">
              <w:rPr/>
            </w:rPrChange>
          </w:rPr>
          <w:t>síntomas de un agroecosistema degradado</w:t>
        </w:r>
      </w:ins>
      <w:ins w:id="217" w:author="julieta pellettieri" w:date="2025-05-23T10:21:00Z" w16du:dateUtc="2025-05-23T13:21:00Z">
        <w:del w:id="218" w:author="Walter Farina" w:date="2025-06-03T13:44:00Z" w16du:dateUtc="2025-06-03T04:44:00Z">
          <w:r w:rsidR="001572D6" w:rsidDel="003106EC">
            <w:rPr>
              <w:b/>
              <w:bCs/>
            </w:rPr>
            <w:delText>.</w:delText>
          </w:r>
        </w:del>
      </w:ins>
    </w:p>
    <w:p w14:paraId="0E257BD6" w14:textId="10F879CF" w:rsidR="00434AED" w:rsidRDefault="00000000" w:rsidP="001572D6">
      <w:pPr>
        <w:spacing w:before="240" w:after="240"/>
        <w:jc w:val="both"/>
      </w:pPr>
      <w:commentRangeStart w:id="219"/>
      <w:r>
        <w:t>La polinización animal es un proceso ecológico clave para el éxito reproductivo de aproximadamente el 90 % de las plantas con flores silvestres y cerca del 75 % de los cultivos de interés agronómico o cultural</w:t>
      </w:r>
      <w:ins w:id="220" w:author="Walter Farina" w:date="2025-06-03T13:45:00Z" w16du:dateUtc="2025-06-03T04:45:00Z">
        <w:r w:rsidR="003106EC">
          <w:t xml:space="preserve"> (Klein et al. 2007</w:t>
        </w:r>
      </w:ins>
      <w:ins w:id="221" w:author="Walter Farina" w:date="2025-06-03T13:46:00Z" w16du:dateUtc="2025-06-03T04:46:00Z">
        <w:r w:rsidR="003106EC">
          <w:t xml:space="preserve">; </w:t>
        </w:r>
        <w:proofErr w:type="spellStart"/>
        <w:r w:rsidR="003106EC">
          <w:t>Abrol</w:t>
        </w:r>
        <w:proofErr w:type="spellEnd"/>
        <w:r w:rsidR="003106EC">
          <w:t xml:space="preserve"> 2012</w:t>
        </w:r>
      </w:ins>
      <w:ins w:id="222" w:author="Walter Farina" w:date="2025-06-03T13:45:00Z" w16du:dateUtc="2025-06-03T04:45:00Z">
        <w:r w:rsidR="003106EC">
          <w:t>)</w:t>
        </w:r>
      </w:ins>
      <w:r>
        <w:t>. Sin embargo, la intensificación agrícola, impulsada por el crecimiento poblacional, ha llevado a la expansión de cultivos y al uso de estrategias productivas que comprometen la biodiversidad y la estabilidad de las redes de polinización</w:t>
      </w:r>
      <w:ins w:id="223" w:author="Walter Farina" w:date="2025-06-03T13:45:00Z" w16du:dateUtc="2025-06-03T04:45:00Z">
        <w:r w:rsidR="003106EC">
          <w:t xml:space="preserve"> (</w:t>
        </w:r>
        <w:proofErr w:type="spellStart"/>
        <w:r w:rsidR="003106EC">
          <w:t>A</w:t>
        </w:r>
      </w:ins>
      <w:ins w:id="224" w:author="Walter Farina" w:date="2025-06-03T13:46:00Z" w16du:dateUtc="2025-06-03T04:46:00Z">
        <w:r w:rsidR="003106EC">
          <w:t>izen</w:t>
        </w:r>
        <w:proofErr w:type="spellEnd"/>
        <w:r w:rsidR="003106EC">
          <w:t xml:space="preserve"> et al. 2019)</w:t>
        </w:r>
      </w:ins>
      <w:r>
        <w:t xml:space="preserve">. </w:t>
      </w:r>
      <w:commentRangeEnd w:id="219"/>
      <w:r w:rsidR="003106EC">
        <w:rPr>
          <w:rStyle w:val="Refdecomentario"/>
        </w:rPr>
        <w:commentReference w:id="219"/>
      </w:r>
      <w:r>
        <w:t>La pérdida y fragmentación del hábitat reducen la disponibilidad de refugios y recursos para los polinizadores, afectando su abundancia y diversidad (</w:t>
      </w:r>
      <w:proofErr w:type="spellStart"/>
      <w:r>
        <w:t>Winfree</w:t>
      </w:r>
      <w:proofErr w:type="spellEnd"/>
      <w:r>
        <w:t xml:space="preserve"> et al., 2009; </w:t>
      </w:r>
      <w:proofErr w:type="spellStart"/>
      <w:r>
        <w:t>Brosi</w:t>
      </w:r>
      <w:proofErr w:type="spellEnd"/>
      <w:r>
        <w:t xml:space="preserve"> et al., 2008). Además, el uso indiscriminado de </w:t>
      </w:r>
      <w:del w:id="225" w:author="Walter Farina" w:date="2025-06-03T13:47:00Z" w16du:dateUtc="2025-06-03T04:47:00Z">
        <w:r w:rsidDel="003106EC">
          <w:delText xml:space="preserve">insecticidas </w:delText>
        </w:r>
      </w:del>
      <w:ins w:id="226" w:author="Walter Farina" w:date="2025-06-03T13:47:00Z" w16du:dateUtc="2025-06-03T04:47:00Z">
        <w:r w:rsidR="003106EC">
          <w:t xml:space="preserve">pesticidas </w:t>
        </w:r>
      </w:ins>
      <w:r>
        <w:t>de amplio espectro contamina el polen y el néctar, impactando tanto a los consumidores directos como a los indirectos, como las larvas de insectos sociales (</w:t>
      </w:r>
      <w:proofErr w:type="spellStart"/>
      <w:r>
        <w:t>Rortais</w:t>
      </w:r>
      <w:proofErr w:type="spellEnd"/>
      <w:r>
        <w:t xml:space="preserve"> et al., 2005; </w:t>
      </w:r>
      <w:proofErr w:type="spellStart"/>
      <w:r>
        <w:t>Alston</w:t>
      </w:r>
      <w:proofErr w:type="spellEnd"/>
      <w:r>
        <w:t xml:space="preserve"> et al., 2007</w:t>
      </w:r>
      <w:r w:rsidR="00E66DEC">
        <w:t xml:space="preserve">; </w:t>
      </w:r>
      <w:commentRangeStart w:id="227"/>
      <w:r w:rsidR="00E66DEC">
        <w:t>Macri et al. 2024, 2025</w:t>
      </w:r>
      <w:commentRangeEnd w:id="227"/>
      <w:r w:rsidR="00E66DEC">
        <w:rPr>
          <w:rStyle w:val="Refdecomentario"/>
        </w:rPr>
        <w:commentReference w:id="227"/>
      </w:r>
      <w:r>
        <w:t>).</w:t>
      </w:r>
    </w:p>
    <w:p w14:paraId="4F0C7916" w14:textId="73DEAB4A" w:rsidR="00434AED" w:rsidRDefault="00000000">
      <w:pPr>
        <w:spacing w:before="240" w:after="240"/>
        <w:jc w:val="both"/>
      </w:pPr>
      <w:r>
        <w:t>Por otro lado, se ha demostrado que herbicidas como el glifosato no solo reducen la diversidad floral disponible, sino que también afectan directamente a los polinizadores sociales. En el caso de las abejas, se ha</w:t>
      </w:r>
      <w:ins w:id="228" w:author="Walter Farina" w:date="2025-06-03T13:54:00Z" w16du:dateUtc="2025-06-03T04:54:00Z">
        <w:r w:rsidR="00BD3C93">
          <w:t>n</w:t>
        </w:r>
      </w:ins>
      <w:r>
        <w:t xml:space="preserve"> observado </w:t>
      </w:r>
      <w:ins w:id="229" w:author="Walter Farina" w:date="2025-06-03T13:54:00Z" w16du:dateUtc="2025-06-03T04:54:00Z">
        <w:r w:rsidR="00BD3C93">
          <w:t xml:space="preserve">tanto </w:t>
        </w:r>
      </w:ins>
      <w:r>
        <w:t>una interferencia en su capacidad de orientación espacial y en sus habilidades cognitivas para aprender y reconocer olores florales (Balbuena et al., 2015; Herbert et al., 2014; Farina et al., 2019)</w:t>
      </w:r>
      <w:ins w:id="230" w:author="Walter Farina" w:date="2025-06-03T13:49:00Z" w16du:dateUtc="2025-06-03T04:49:00Z">
        <w:r w:rsidR="003106EC">
          <w:t xml:space="preserve">, como </w:t>
        </w:r>
        <w:proofErr w:type="gramStart"/>
        <w:r w:rsidR="003106EC">
          <w:t>un</w:t>
        </w:r>
      </w:ins>
      <w:ins w:id="231" w:author="Walter Farina" w:date="2025-06-03T13:54:00Z" w16du:dateUtc="2025-06-03T04:54:00Z">
        <w:r w:rsidR="00BD3C93">
          <w:t>a</w:t>
        </w:r>
      </w:ins>
      <w:ins w:id="232" w:author="Walter Farina" w:date="2025-06-03T13:49:00Z" w16du:dateUtc="2025-06-03T04:49:00Z">
        <w:r w:rsidR="003106EC">
          <w:t xml:space="preserve"> microbiota intestinal</w:t>
        </w:r>
        <w:proofErr w:type="gramEnd"/>
        <w:r w:rsidR="003106EC">
          <w:t xml:space="preserve"> empobrecida susceptible a </w:t>
        </w:r>
      </w:ins>
      <w:ins w:id="233" w:author="Walter Farina" w:date="2025-06-03T13:51:00Z" w16du:dateUtc="2025-06-03T04:51:00Z">
        <w:r w:rsidR="003106EC">
          <w:t>patógenos</w:t>
        </w:r>
      </w:ins>
      <w:ins w:id="234" w:author="Walter Farina" w:date="2025-06-03T13:49:00Z" w16du:dateUtc="2025-06-03T04:49:00Z">
        <w:r w:rsidR="003106EC">
          <w:t xml:space="preserve"> </w:t>
        </w:r>
      </w:ins>
      <w:ins w:id="235" w:author="Walter Farina" w:date="2025-06-03T13:55:00Z" w16du:dateUtc="2025-06-03T04:55:00Z">
        <w:r w:rsidR="00BD3C93">
          <w:t xml:space="preserve">en abejas expuestas al herbicida </w:t>
        </w:r>
      </w:ins>
      <w:ins w:id="236" w:author="Walter Farina" w:date="2025-06-03T13:49:00Z" w16du:dateUtc="2025-06-03T04:49:00Z">
        <w:r w:rsidR="003106EC">
          <w:t>(</w:t>
        </w:r>
      </w:ins>
      <w:commentRangeStart w:id="237"/>
      <w:ins w:id="238" w:author="Walter Farina" w:date="2025-06-03T13:53:00Z" w16du:dateUtc="2025-06-03T04:53:00Z">
        <w:r w:rsidR="00D42BB9">
          <w:t>Motta et al. 2018</w:t>
        </w:r>
        <w:commentRangeEnd w:id="237"/>
        <w:r w:rsidR="00D42BB9">
          <w:rPr>
            <w:rStyle w:val="Refdecomentario"/>
          </w:rPr>
          <w:commentReference w:id="237"/>
        </w:r>
        <w:r w:rsidR="00D42BB9">
          <w:t>)</w:t>
        </w:r>
      </w:ins>
      <w:r>
        <w:t>. La reducción de la diversidad de recursos florales, impulsada por el monocultivo, limita la oferta nutricional y disminuye la eficiencia polinizadora (</w:t>
      </w:r>
      <w:proofErr w:type="spellStart"/>
      <w:r>
        <w:t>Baude</w:t>
      </w:r>
      <w:proofErr w:type="spellEnd"/>
      <w:r>
        <w:t xml:space="preserve"> et al., 2016; </w:t>
      </w:r>
      <w:proofErr w:type="spellStart"/>
      <w:r>
        <w:t>Biesmeijer</w:t>
      </w:r>
      <w:proofErr w:type="spellEnd"/>
      <w:r>
        <w:t xml:space="preserve"> et al., 2006; </w:t>
      </w:r>
      <w:proofErr w:type="spellStart"/>
      <w:r>
        <w:t>Goulson</w:t>
      </w:r>
      <w:proofErr w:type="spellEnd"/>
      <w:r>
        <w:t xml:space="preserve"> et al., 2015). En conjunto, estos factores generan un deterioro en la estabilidad de los ecosistemas y ponen en riesgo la sostenibilidad de los cultivos dependientes de la polinización.</w:t>
      </w:r>
    </w:p>
    <w:p w14:paraId="6CD018B1" w14:textId="433C591E" w:rsidR="001572D6" w:rsidRPr="001572D6" w:rsidRDefault="001572D6" w:rsidP="001572D6">
      <w:pPr>
        <w:spacing w:before="240" w:after="240"/>
        <w:jc w:val="both"/>
        <w:rPr>
          <w:ins w:id="239" w:author="julieta pellettieri" w:date="2025-05-23T10:17:00Z" w16du:dateUtc="2025-05-23T13:17:00Z"/>
          <w:b/>
          <w:bCs/>
          <w:rPrChange w:id="240" w:author="julieta pellettieri" w:date="2025-05-23T10:21:00Z" w16du:dateUtc="2025-05-23T13:21:00Z">
            <w:rPr>
              <w:ins w:id="241" w:author="julieta pellettieri" w:date="2025-05-23T10:17:00Z" w16du:dateUtc="2025-05-23T13:17:00Z"/>
            </w:rPr>
          </w:rPrChange>
        </w:rPr>
      </w:pPr>
      <w:ins w:id="242" w:author="julieta pellettieri" w:date="2025-05-23T10:25:00Z" w16du:dateUtc="2025-05-23T13:25:00Z">
        <w:r>
          <w:rPr>
            <w:b/>
            <w:bCs/>
          </w:rPr>
          <w:t>1.</w:t>
        </w:r>
      </w:ins>
      <w:ins w:id="243" w:author="julieta pellettieri" w:date="2025-05-23T10:17:00Z" w16du:dateUtc="2025-05-23T13:17:00Z">
        <w:r w:rsidRPr="001572D6">
          <w:rPr>
            <w:b/>
            <w:bCs/>
            <w:rPrChange w:id="244" w:author="julieta pellettieri" w:date="2025-05-23T10:21:00Z" w16du:dateUtc="2025-05-23T13:21:00Z">
              <w:rPr/>
            </w:rPrChange>
          </w:rPr>
          <w:t>2</w:t>
        </w:r>
      </w:ins>
      <w:ins w:id="245" w:author="julieta pellettieri" w:date="2025-05-23T10:25:00Z" w16du:dateUtc="2025-05-23T13:25:00Z">
        <w:r>
          <w:rPr>
            <w:b/>
            <w:bCs/>
          </w:rPr>
          <w:t xml:space="preserve"> </w:t>
        </w:r>
      </w:ins>
      <w:ins w:id="246" w:author="Walter Farina" w:date="2025-06-03T13:57:00Z" w16du:dateUtc="2025-06-03T04:57:00Z">
        <w:r w:rsidR="00BD3C93">
          <w:rPr>
            <w:b/>
            <w:bCs/>
          </w:rPr>
          <w:t xml:space="preserve">Servicios de </w:t>
        </w:r>
      </w:ins>
      <w:ins w:id="247" w:author="julieta pellettieri" w:date="2025-05-23T10:17:00Z" w16du:dateUtc="2025-05-23T13:17:00Z">
        <w:del w:id="248" w:author="Walter Farina" w:date="2025-06-03T13:57:00Z" w16du:dateUtc="2025-06-03T04:57:00Z">
          <w:r w:rsidRPr="001572D6" w:rsidDel="00BD3C93">
            <w:rPr>
              <w:b/>
              <w:bCs/>
              <w:rPrChange w:id="249" w:author="julieta pellettieri" w:date="2025-05-23T10:21:00Z" w16du:dateUtc="2025-05-23T13:21:00Z">
                <w:rPr/>
              </w:rPrChange>
            </w:rPr>
            <w:delText>P</w:delText>
          </w:r>
        </w:del>
      </w:ins>
      <w:ins w:id="250" w:author="Walter Farina" w:date="2025-06-03T13:57:00Z" w16du:dateUtc="2025-06-03T04:57:00Z">
        <w:r w:rsidR="00BD3C93">
          <w:rPr>
            <w:b/>
            <w:bCs/>
          </w:rPr>
          <w:t>p</w:t>
        </w:r>
      </w:ins>
      <w:ins w:id="251" w:author="julieta pellettieri" w:date="2025-05-23T10:17:00Z" w16du:dateUtc="2025-05-23T13:17:00Z">
        <w:r w:rsidRPr="001572D6">
          <w:rPr>
            <w:b/>
            <w:bCs/>
            <w:rPrChange w:id="252" w:author="julieta pellettieri" w:date="2025-05-23T10:21:00Z" w16du:dateUtc="2025-05-23T13:21:00Z">
              <w:rPr/>
            </w:rPrChange>
          </w:rPr>
          <w:t>olinización</w:t>
        </w:r>
        <w:del w:id="253" w:author="Walter Farina" w:date="2025-06-03T13:57:00Z" w16du:dateUtc="2025-06-03T04:57:00Z">
          <w:r w:rsidRPr="001572D6" w:rsidDel="00BD3C93">
            <w:rPr>
              <w:b/>
              <w:bCs/>
              <w:rPrChange w:id="254" w:author="julieta pellettieri" w:date="2025-05-23T10:21:00Z" w16du:dateUtc="2025-05-23T13:21:00Z">
                <w:rPr/>
              </w:rPrChange>
            </w:rPr>
            <w:delText xml:space="preserve"> asistida</w:delText>
          </w:r>
        </w:del>
        <w:r w:rsidRPr="001572D6">
          <w:rPr>
            <w:b/>
            <w:bCs/>
            <w:rPrChange w:id="255" w:author="julieta pellettieri" w:date="2025-05-23T10:21:00Z" w16du:dateUtc="2025-05-23T13:21:00Z">
              <w:rPr/>
            </w:rPrChange>
          </w:rPr>
          <w:t>: soluciones y desafíos</w:t>
        </w:r>
      </w:ins>
      <w:ins w:id="256" w:author="julieta pellettieri" w:date="2025-05-23T10:21:00Z" w16du:dateUtc="2025-05-23T13:21:00Z">
        <w:r>
          <w:rPr>
            <w:b/>
            <w:bCs/>
          </w:rPr>
          <w:t>.</w:t>
        </w:r>
      </w:ins>
    </w:p>
    <w:p w14:paraId="2C8E319C" w14:textId="4747DE94" w:rsidR="00434AED" w:rsidRDefault="00000000">
      <w:pPr>
        <w:spacing w:before="240" w:after="240"/>
        <w:jc w:val="both"/>
      </w:pPr>
      <w:r>
        <w:t xml:space="preserve">Para contrarrestar la disminución de la polinización natural, muchos productores han recurrido a </w:t>
      </w:r>
      <w:ins w:id="257" w:author="Walter Farina" w:date="2025-06-03T13:55:00Z" w16du:dateUtc="2025-06-03T04:55:00Z">
        <w:r w:rsidR="00BD3C93">
          <w:t xml:space="preserve">servicios de </w:t>
        </w:r>
      </w:ins>
      <w:del w:id="258" w:author="Walter Farina" w:date="2025-06-03T13:55:00Z" w16du:dateUtc="2025-06-03T04:55:00Z">
        <w:r w:rsidDel="00BD3C93">
          <w:delText xml:space="preserve">la </w:delText>
        </w:r>
      </w:del>
      <w:r>
        <w:t xml:space="preserve">polinización </w:t>
      </w:r>
      <w:ins w:id="259" w:author="Walter Farina" w:date="2025-06-03T13:56:00Z" w16du:dateUtc="2025-06-03T04:56:00Z">
        <w:r w:rsidR="00BD3C93">
          <w:t xml:space="preserve">que contemplen </w:t>
        </w:r>
      </w:ins>
      <w:del w:id="260" w:author="Walter Farina" w:date="2025-06-03T13:56:00Z" w16du:dateUtc="2025-06-03T04:56:00Z">
        <w:r w:rsidDel="00BD3C93">
          <w:delText xml:space="preserve">asistida mediante </w:delText>
        </w:r>
      </w:del>
      <w:ins w:id="261" w:author="Walter Farina" w:date="2025-06-03T13:56:00Z" w16du:dateUtc="2025-06-03T04:56:00Z">
        <w:r w:rsidR="00BD3C93">
          <w:t xml:space="preserve">el uso de </w:t>
        </w:r>
      </w:ins>
      <w:r>
        <w:t xml:space="preserve">nidos comerciales de abejas </w:t>
      </w:r>
      <w:ins w:id="262" w:author="Walter Farina" w:date="2025-06-03T13:57:00Z" w16du:dateUtc="2025-06-03T04:57:00Z">
        <w:r w:rsidR="00BD3C93">
          <w:t>melíferas</w:t>
        </w:r>
      </w:ins>
      <w:ins w:id="263" w:author="Walter Farina" w:date="2025-06-03T13:56:00Z" w16du:dateUtc="2025-06-03T04:56:00Z">
        <w:r w:rsidR="00BD3C93">
          <w:t xml:space="preserve"> </w:t>
        </w:r>
      </w:ins>
      <w:r>
        <w:t xml:space="preserve">y abejorros. </w:t>
      </w:r>
      <w:commentRangeStart w:id="264"/>
      <w:r>
        <w:t>Sin embargo, esta estrategia no está exenta de consecuencias</w:t>
      </w:r>
      <w:commentRangeEnd w:id="264"/>
      <w:r w:rsidR="00BD3C93">
        <w:rPr>
          <w:rStyle w:val="Refdecomentario"/>
        </w:rPr>
        <w:commentReference w:id="264"/>
      </w:r>
      <w:r>
        <w:t xml:space="preserve">. </w:t>
      </w:r>
      <w:commentRangeStart w:id="265"/>
      <w:r>
        <w:t xml:space="preserve">En la Patagonia argentina, la introducción de abejorros exóticos para la polinización de frutales ha puesto en peligro a </w:t>
      </w:r>
      <w:proofErr w:type="spellStart"/>
      <w:r w:rsidRPr="00E66DEC">
        <w:rPr>
          <w:b/>
          <w:i/>
          <w:iCs/>
        </w:rPr>
        <w:t>Bombus</w:t>
      </w:r>
      <w:proofErr w:type="spellEnd"/>
      <w:r w:rsidRPr="00E66DEC">
        <w:rPr>
          <w:b/>
          <w:i/>
          <w:iCs/>
        </w:rPr>
        <w:t xml:space="preserve"> </w:t>
      </w:r>
      <w:proofErr w:type="spellStart"/>
      <w:r w:rsidRPr="00E66DEC">
        <w:rPr>
          <w:b/>
          <w:i/>
          <w:iCs/>
        </w:rPr>
        <w:t>dahlbomii</w:t>
      </w:r>
      <w:proofErr w:type="spellEnd"/>
      <w:r>
        <w:t xml:space="preserve">, el abejorro nativo más grande de Sudamérica. Especies introducidas como </w:t>
      </w:r>
      <w:proofErr w:type="spellStart"/>
      <w:r>
        <w:rPr>
          <w:i/>
        </w:rPr>
        <w:t>Bombus</w:t>
      </w:r>
      <w:proofErr w:type="spellEnd"/>
      <w:r>
        <w:rPr>
          <w:i/>
        </w:rPr>
        <w:t xml:space="preserve"> </w:t>
      </w:r>
      <w:proofErr w:type="spellStart"/>
      <w:r>
        <w:rPr>
          <w:i/>
        </w:rPr>
        <w:t>terrestris</w:t>
      </w:r>
      <w:proofErr w:type="spellEnd"/>
      <w:r>
        <w:t xml:space="preserve"> compiten por recursos con los abejorros nativos y, además, han modificado las dinámicas de polinización. </w:t>
      </w:r>
      <w:commentRangeEnd w:id="265"/>
      <w:r w:rsidR="000C7A51">
        <w:rPr>
          <w:rStyle w:val="Refdecomentario"/>
        </w:rPr>
        <w:commentReference w:id="265"/>
      </w:r>
      <w:r>
        <w:t>Este abejorro exótico se destaca por extraer néctar perforando la corola de las flores, evitando así la polinización. Se ha documentado que incluso los abejorros nativos han comenzado a imitar esta estrategia, actuando como "ladrones secundarios", es decir, aprovechando las perforaciones previas para extraer el néctar sin polinizar la flor. Esto agrava aún más la disminución de la polinización natural, especialmente en especies vegetales nativas.</w:t>
      </w:r>
    </w:p>
    <w:p w14:paraId="661207BC" w14:textId="045685D6" w:rsidR="00434AED" w:rsidRDefault="00000000">
      <w:pPr>
        <w:spacing w:before="240" w:after="240"/>
        <w:jc w:val="both"/>
      </w:pPr>
      <w:commentRangeStart w:id="266"/>
      <w:r>
        <w:t xml:space="preserve">Ante este escenario, resulta crucial desarrollar estrategias de polinización asistida que favorezcan a los polinizadores nativos. Un enfoque prometedor es el uso de nidos comerciales de </w:t>
      </w:r>
      <w:r w:rsidRPr="00E66DEC">
        <w:rPr>
          <w:b/>
          <w:i/>
          <w:iCs/>
        </w:rPr>
        <w:t>Bombus pauloensis</w:t>
      </w:r>
      <w:r>
        <w:t>, un abejorro nativo de Sudamérica cuyo uso como polinizador comercial ha aumentado recientemente</w:t>
      </w:r>
      <w:commentRangeEnd w:id="266"/>
      <w:r w:rsidR="000C7A51">
        <w:rPr>
          <w:rStyle w:val="Refdecomentario"/>
        </w:rPr>
        <w:commentReference w:id="266"/>
      </w:r>
      <w:r>
        <w:t xml:space="preserve">. Se ha empleado con éxito en </w:t>
      </w:r>
      <w:ins w:id="267" w:author="Walter Farina" w:date="2025-06-03T14:14:00Z" w16du:dateUtc="2025-06-03T05:14:00Z">
        <w:r w:rsidR="00694BA8">
          <w:t xml:space="preserve">distintos </w:t>
        </w:r>
      </w:ins>
      <w:r>
        <w:t xml:space="preserve">cultivos </w:t>
      </w:r>
      <w:del w:id="268" w:author="Walter Farina" w:date="2025-06-03T14:14:00Z" w16du:dateUtc="2025-06-03T05:14:00Z">
        <w:r w:rsidDel="00694BA8">
          <w:delText xml:space="preserve">como kiwi, arándanos y girasol </w:delText>
        </w:r>
      </w:del>
      <w:r w:rsidRPr="000C7A51">
        <w:rPr>
          <w:u w:val="single"/>
          <w:rPrChange w:id="269" w:author="Walter Farina" w:date="2025-06-03T14:11:00Z" w16du:dateUtc="2025-06-03T05:11:00Z">
            <w:rPr/>
          </w:rPrChange>
        </w:rPr>
        <w:t>(</w:t>
      </w:r>
      <w:commentRangeStart w:id="270"/>
      <w:proofErr w:type="spellStart"/>
      <w:ins w:id="271" w:author="Walter Farina" w:date="2025-06-03T14:14:00Z" w16du:dateUtc="2025-06-03T05:14:00Z">
        <w:r w:rsidR="00694BA8">
          <w:rPr>
            <w:u w:val="single"/>
          </w:rPr>
          <w:t>Riano</w:t>
        </w:r>
        <w:proofErr w:type="spellEnd"/>
        <w:r w:rsidR="00694BA8">
          <w:rPr>
            <w:u w:val="single"/>
          </w:rPr>
          <w:t xml:space="preserve"> et al. 2015</w:t>
        </w:r>
      </w:ins>
      <w:ins w:id="272" w:author="Walter Farina" w:date="2025-06-03T14:16:00Z" w16du:dateUtc="2025-06-03T05:16:00Z">
        <w:r w:rsidR="00694BA8">
          <w:rPr>
            <w:u w:val="single"/>
          </w:rPr>
          <w:t xml:space="preserve">; </w:t>
        </w:r>
        <w:proofErr w:type="spellStart"/>
        <w:r w:rsidR="00694BA8">
          <w:rPr>
            <w:u w:val="single"/>
          </w:rPr>
          <w:t>Cavigliasso</w:t>
        </w:r>
        <w:proofErr w:type="spellEnd"/>
        <w:r w:rsidR="00694BA8">
          <w:rPr>
            <w:u w:val="single"/>
          </w:rPr>
          <w:t xml:space="preserve"> et al. 2020; </w:t>
        </w:r>
      </w:ins>
      <w:del w:id="273" w:author="Walter Farina" w:date="2025-06-03T14:11:00Z" w16du:dateUtc="2025-06-03T05:11:00Z">
        <w:r w:rsidRPr="000C7A51" w:rsidDel="000C7A51">
          <w:rPr>
            <w:u w:val="single"/>
            <w:rPrChange w:id="274" w:author="Walter Farina" w:date="2025-06-03T14:11:00Z" w16du:dateUtc="2025-06-03T05:11:00Z">
              <w:rPr>
                <w:i/>
              </w:rPr>
            </w:rPrChange>
          </w:rPr>
          <w:delText>fuente</w:delText>
        </w:r>
      </w:del>
      <w:proofErr w:type="spellStart"/>
      <w:ins w:id="275" w:author="Walter Farina" w:date="2025-06-03T14:11:00Z" w16du:dateUtc="2025-06-03T05:11:00Z">
        <w:r w:rsidR="000C7A51" w:rsidRPr="000C7A51">
          <w:rPr>
            <w:u w:val="single"/>
            <w:rPrChange w:id="276" w:author="Walter Farina" w:date="2025-06-03T14:11:00Z" w16du:dateUtc="2025-06-03T05:11:00Z">
              <w:rPr>
                <w:b/>
                <w:bCs/>
                <w:i/>
                <w:u w:val="single"/>
              </w:rPr>
            </w:rPrChange>
          </w:rPr>
          <w:t>Estravis</w:t>
        </w:r>
        <w:proofErr w:type="spellEnd"/>
        <w:r w:rsidR="000C7A51" w:rsidRPr="000C7A51">
          <w:rPr>
            <w:u w:val="single"/>
            <w:rPrChange w:id="277" w:author="Walter Farina" w:date="2025-06-03T14:11:00Z" w16du:dateUtc="2025-06-03T05:11:00Z">
              <w:rPr>
                <w:b/>
                <w:bCs/>
                <w:i/>
                <w:u w:val="single"/>
              </w:rPr>
            </w:rPrChange>
          </w:rPr>
          <w:t xml:space="preserve"> Barcala et al. 2021</w:t>
        </w:r>
      </w:ins>
      <w:commentRangeEnd w:id="270"/>
      <w:ins w:id="278" w:author="Walter Farina" w:date="2025-06-03T14:17:00Z" w16du:dateUtc="2025-06-03T05:17:00Z">
        <w:r w:rsidR="00694BA8">
          <w:rPr>
            <w:rStyle w:val="Refdecomentario"/>
          </w:rPr>
          <w:commentReference w:id="270"/>
        </w:r>
      </w:ins>
      <w:r w:rsidRPr="000C7A51">
        <w:rPr>
          <w:u w:val="single"/>
          <w:rPrChange w:id="279" w:author="Walter Farina" w:date="2025-06-03T14:11:00Z" w16du:dateUtc="2025-06-03T05:11:00Z">
            <w:rPr/>
          </w:rPrChange>
        </w:rPr>
        <w:t>).</w:t>
      </w:r>
      <w:r>
        <w:t xml:space="preserve"> </w:t>
      </w:r>
      <w:commentRangeStart w:id="280"/>
      <w:r>
        <w:t xml:space="preserve">No obstante, </w:t>
      </w:r>
      <w:r>
        <w:lastRenderedPageBreak/>
        <w:t>esta especie aún está poco estudiada</w:t>
      </w:r>
      <w:ins w:id="281" w:author="julieta pellettieri" w:date="2025-05-23T10:35:00Z" w16du:dateUtc="2025-05-23T13:35:00Z">
        <w:r w:rsidR="00A3646C">
          <w:t xml:space="preserve"> en parte</w:t>
        </w:r>
      </w:ins>
      <w:r>
        <w:t xml:space="preserve"> debido a las dificultades en su manejo. A diferencia de </w:t>
      </w:r>
      <w:r>
        <w:rPr>
          <w:i/>
        </w:rPr>
        <w:t xml:space="preserve">Apis </w:t>
      </w:r>
      <w:proofErr w:type="spellStart"/>
      <w:r>
        <w:rPr>
          <w:i/>
        </w:rPr>
        <w:t>mellifera</w:t>
      </w:r>
      <w:proofErr w:type="spellEnd"/>
      <w:r>
        <w:t xml:space="preserve">, </w:t>
      </w:r>
      <w:r>
        <w:rPr>
          <w:i/>
        </w:rPr>
        <w:t>B. pauloensis</w:t>
      </w:r>
      <w:r>
        <w:t xml:space="preserve"> es más sensible al estrés, y los protocolos de cría y m</w:t>
      </w:r>
      <w:ins w:id="282" w:author="julieta pellettieri" w:date="2025-05-23T10:36:00Z" w16du:dateUtc="2025-05-23T13:36:00Z">
        <w:r w:rsidR="00A3646C">
          <w:t>anipulación</w:t>
        </w:r>
      </w:ins>
      <w:del w:id="283" w:author="julieta pellettieri" w:date="2025-05-23T10:36:00Z" w16du:dateUtc="2025-05-23T13:36:00Z">
        <w:r w:rsidDel="00A3646C">
          <w:delText>anejo</w:delText>
        </w:r>
      </w:del>
      <w:r>
        <w:t xml:space="preserve"> todavía están en proceso de refinamiento.</w:t>
      </w:r>
      <w:commentRangeEnd w:id="280"/>
      <w:r w:rsidR="00694BA8">
        <w:rPr>
          <w:rStyle w:val="Refdecomentario"/>
        </w:rPr>
        <w:commentReference w:id="280"/>
      </w:r>
    </w:p>
    <w:p w14:paraId="0376C129" w14:textId="41FF5F75" w:rsidR="0047184B" w:rsidRDefault="000B73E9" w:rsidP="0047184B">
      <w:pPr>
        <w:pStyle w:val="Prrafodelista"/>
        <w:numPr>
          <w:ilvl w:val="1"/>
          <w:numId w:val="7"/>
        </w:numPr>
        <w:spacing w:before="240" w:after="240"/>
        <w:jc w:val="both"/>
        <w:rPr>
          <w:ins w:id="284" w:author="julieta pellettieri" w:date="2025-05-27T13:26:00Z" w16du:dateUtc="2025-05-27T16:26:00Z"/>
          <w:b/>
          <w:bCs/>
        </w:rPr>
      </w:pPr>
      <w:ins w:id="285" w:author="julieta pellettieri" w:date="2025-05-23T10:41:00Z" w16du:dateUtc="2025-05-23T13:41:00Z">
        <w:r w:rsidRPr="00965635">
          <w:rPr>
            <w:b/>
            <w:bCs/>
            <w:i/>
            <w:iCs/>
            <w:rPrChange w:id="286" w:author="julieta pellettieri" w:date="2025-05-27T20:54:00Z" w16du:dateUtc="2025-05-27T23:54:00Z">
              <w:rPr>
                <w:b/>
                <w:bCs/>
              </w:rPr>
            </w:rPrChange>
          </w:rPr>
          <w:t>Bombus Pauloensis</w:t>
        </w:r>
        <w:r w:rsidRPr="003E2BAD">
          <w:rPr>
            <w:b/>
            <w:bCs/>
          </w:rPr>
          <w:t xml:space="preserve">: </w:t>
        </w:r>
      </w:ins>
      <w:ins w:id="287" w:author="julieta pellettieri" w:date="2025-05-23T10:42:00Z" w16du:dateUtc="2025-05-23T13:42:00Z">
        <w:r>
          <w:rPr>
            <w:b/>
            <w:bCs/>
          </w:rPr>
          <w:t>un modelo</w:t>
        </w:r>
      </w:ins>
      <w:ins w:id="288" w:author="julieta pellettieri" w:date="2025-05-23T10:41:00Z" w16du:dateUtc="2025-05-23T13:41:00Z">
        <w:r>
          <w:rPr>
            <w:b/>
            <w:bCs/>
          </w:rPr>
          <w:t xml:space="preserve"> nativo</w:t>
        </w:r>
        <w:r w:rsidRPr="003E2BAD">
          <w:rPr>
            <w:b/>
            <w:bCs/>
          </w:rPr>
          <w:t>.</w:t>
        </w:r>
      </w:ins>
    </w:p>
    <w:p w14:paraId="3E987BB8" w14:textId="2AF01DCF" w:rsidR="0047184B" w:rsidRPr="00B136A1" w:rsidRDefault="00B136A1">
      <w:pPr>
        <w:spacing w:before="240" w:after="240"/>
        <w:jc w:val="both"/>
        <w:rPr>
          <w:ins w:id="289" w:author="julieta pellettieri" w:date="2025-05-27T13:24:00Z" w16du:dateUtc="2025-05-27T16:24:00Z"/>
          <w:b/>
          <w:bCs/>
          <w:rPrChange w:id="290" w:author="julieta pellettieri" w:date="2025-05-27T18:56:00Z" w16du:dateUtc="2025-05-27T21:56:00Z">
            <w:rPr>
              <w:ins w:id="291" w:author="julieta pellettieri" w:date="2025-05-27T13:24:00Z" w16du:dateUtc="2025-05-27T16:24:00Z"/>
              <w:lang w:val="es-ES" w:eastAsia="es-ES"/>
            </w:rPr>
          </w:rPrChange>
        </w:rPr>
        <w:pPrChange w:id="292" w:author="julieta pellettieri" w:date="2025-05-27T18:56:00Z" w16du:dateUtc="2025-05-27T21:56:00Z">
          <w:pPr>
            <w:pStyle w:val="Prrafodelista"/>
            <w:numPr>
              <w:numId w:val="7"/>
            </w:numPr>
            <w:spacing w:before="100" w:beforeAutospacing="1" w:after="100" w:afterAutospacing="1" w:line="240" w:lineRule="auto"/>
            <w:ind w:left="360" w:hanging="360"/>
          </w:pPr>
        </w:pPrChange>
      </w:pPr>
      <w:ins w:id="293" w:author="julieta pellettieri" w:date="2025-05-27T18:56:00Z" w16du:dateUtc="2025-05-27T21:56:00Z">
        <w:r w:rsidRPr="00B136A1">
          <w:rPr>
            <w:noProof/>
          </w:rPr>
          <w:drawing>
            <wp:anchor distT="0" distB="0" distL="114300" distR="114300" simplePos="0" relativeHeight="251661312" behindDoc="0" locked="0" layoutInCell="1" allowOverlap="1" wp14:anchorId="06EA10CB" wp14:editId="55F26F80">
              <wp:simplePos x="0" y="0"/>
              <wp:positionH relativeFrom="column">
                <wp:posOffset>1409700</wp:posOffset>
              </wp:positionH>
              <wp:positionV relativeFrom="paragraph">
                <wp:posOffset>2882265</wp:posOffset>
              </wp:positionV>
              <wp:extent cx="3172268" cy="4182059"/>
              <wp:effectExtent l="0" t="0" r="9525" b="9525"/>
              <wp:wrapTopAndBottom/>
              <wp:docPr id="14274164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416445" name=""/>
                      <pic:cNvPicPr/>
                    </pic:nvPicPr>
                    <pic:blipFill>
                      <a:blip r:embed="rId10">
                        <a:extLst>
                          <a:ext uri="{28A0092B-C50C-407E-A947-70E740481C1C}">
                            <a14:useLocalDpi xmlns:a14="http://schemas.microsoft.com/office/drawing/2010/main" val="0"/>
                          </a:ext>
                        </a:extLst>
                      </a:blip>
                      <a:stretch>
                        <a:fillRect/>
                      </a:stretch>
                    </pic:blipFill>
                    <pic:spPr>
                      <a:xfrm>
                        <a:off x="0" y="0"/>
                        <a:ext cx="3172268" cy="4182059"/>
                      </a:xfrm>
                      <a:prstGeom prst="rect">
                        <a:avLst/>
                      </a:prstGeom>
                    </pic:spPr>
                  </pic:pic>
                </a:graphicData>
              </a:graphic>
            </wp:anchor>
          </w:drawing>
        </w:r>
      </w:ins>
      <w:proofErr w:type="spellStart"/>
      <w:ins w:id="294" w:author="julieta pellettieri" w:date="2025-05-27T13:24:00Z" w16du:dateUtc="2025-05-27T16:24:00Z">
        <w:r w:rsidR="0047184B" w:rsidRPr="00B136A1">
          <w:rPr>
            <w:rFonts w:eastAsia="Times New Roman"/>
            <w:i/>
            <w:iCs/>
            <w:sz w:val="24"/>
            <w:szCs w:val="24"/>
            <w:lang w:val="es-ES" w:eastAsia="es-ES"/>
            <w:rPrChange w:id="295" w:author="julieta pellettieri" w:date="2025-05-27T18:56:00Z" w16du:dateUtc="2025-05-27T21:56:00Z">
              <w:rPr>
                <w:i/>
                <w:iCs/>
                <w:lang w:val="es-ES" w:eastAsia="es-ES"/>
              </w:rPr>
            </w:rPrChange>
          </w:rPr>
          <w:t>Bombus</w:t>
        </w:r>
        <w:proofErr w:type="spellEnd"/>
        <w:r w:rsidR="0047184B" w:rsidRPr="00B136A1">
          <w:rPr>
            <w:rFonts w:eastAsia="Times New Roman"/>
            <w:i/>
            <w:iCs/>
            <w:sz w:val="24"/>
            <w:szCs w:val="24"/>
            <w:lang w:val="es-ES" w:eastAsia="es-ES"/>
            <w:rPrChange w:id="296" w:author="julieta pellettieri" w:date="2025-05-27T18:56:00Z" w16du:dateUtc="2025-05-27T21:56:00Z">
              <w:rPr>
                <w:i/>
                <w:iCs/>
                <w:lang w:val="es-ES" w:eastAsia="es-ES"/>
              </w:rPr>
            </w:rPrChange>
          </w:rPr>
          <w:t xml:space="preserve"> </w:t>
        </w:r>
        <w:proofErr w:type="spellStart"/>
        <w:r w:rsidR="0047184B" w:rsidRPr="00B136A1">
          <w:rPr>
            <w:rFonts w:eastAsia="Times New Roman"/>
            <w:i/>
            <w:iCs/>
            <w:sz w:val="24"/>
            <w:szCs w:val="24"/>
            <w:lang w:val="es-ES" w:eastAsia="es-ES"/>
            <w:rPrChange w:id="297" w:author="julieta pellettieri" w:date="2025-05-27T18:56:00Z" w16du:dateUtc="2025-05-27T21:56:00Z">
              <w:rPr>
                <w:i/>
                <w:iCs/>
                <w:lang w:val="es-ES" w:eastAsia="es-ES"/>
              </w:rPr>
            </w:rPrChange>
          </w:rPr>
          <w:t>pauloensis</w:t>
        </w:r>
        <w:proofErr w:type="spellEnd"/>
        <w:r w:rsidR="0047184B" w:rsidRPr="00B136A1">
          <w:rPr>
            <w:rFonts w:eastAsia="Times New Roman"/>
            <w:sz w:val="24"/>
            <w:szCs w:val="24"/>
            <w:lang w:val="es-ES" w:eastAsia="es-ES"/>
            <w:rPrChange w:id="298" w:author="julieta pellettieri" w:date="2025-05-27T18:56:00Z" w16du:dateUtc="2025-05-27T21:56:00Z">
              <w:rPr>
                <w:lang w:val="es-ES" w:eastAsia="es-ES"/>
              </w:rPr>
            </w:rPrChange>
          </w:rPr>
          <w:t xml:space="preserve"> es una especie de abejorro </w:t>
        </w:r>
      </w:ins>
      <w:ins w:id="299" w:author="julieta pellettieri" w:date="2025-05-27T13:35:00Z" w16du:dateUtc="2025-05-27T16:35:00Z">
        <w:r w:rsidR="00D51BB2" w:rsidRPr="00B136A1">
          <w:rPr>
            <w:rFonts w:eastAsia="Times New Roman"/>
            <w:sz w:val="24"/>
            <w:szCs w:val="24"/>
            <w:lang w:val="es-ES" w:eastAsia="es-ES"/>
            <w:rPrChange w:id="300" w:author="julieta pellettieri" w:date="2025-05-27T18:56:00Z" w16du:dateUtc="2025-05-27T21:56:00Z">
              <w:rPr>
                <w:lang w:val="es-ES" w:eastAsia="es-ES"/>
              </w:rPr>
            </w:rPrChange>
          </w:rPr>
          <w:t xml:space="preserve">nativa de américa del sur, </w:t>
        </w:r>
      </w:ins>
      <w:ins w:id="301" w:author="julieta pellettieri" w:date="2025-05-27T13:24:00Z" w16du:dateUtc="2025-05-27T16:24:00Z">
        <w:r w:rsidR="0047184B" w:rsidRPr="00B136A1">
          <w:rPr>
            <w:rFonts w:eastAsia="Times New Roman"/>
            <w:sz w:val="24"/>
            <w:szCs w:val="24"/>
            <w:lang w:val="es-ES" w:eastAsia="es-ES"/>
            <w:rPrChange w:id="302" w:author="julieta pellettieri" w:date="2025-05-27T18:56:00Z" w16du:dateUtc="2025-05-27T21:56:00Z">
              <w:rPr>
                <w:lang w:val="es-ES" w:eastAsia="es-ES"/>
              </w:rPr>
            </w:rPrChange>
          </w:rPr>
          <w:t>que se distribuye en regiones de mayor altitud y latitud que otras abejas</w:t>
        </w:r>
      </w:ins>
      <w:ins w:id="303" w:author="julieta pellettieri" w:date="2025-05-27T13:26:00Z" w16du:dateUtc="2025-05-27T16:26:00Z">
        <w:r w:rsidR="0047184B" w:rsidRPr="00B136A1">
          <w:rPr>
            <w:rFonts w:eastAsia="Times New Roman"/>
            <w:sz w:val="24"/>
            <w:szCs w:val="24"/>
            <w:lang w:val="es-ES" w:eastAsia="es-ES"/>
            <w:rPrChange w:id="304" w:author="julieta pellettieri" w:date="2025-05-27T18:56:00Z" w16du:dateUtc="2025-05-27T21:56:00Z">
              <w:rPr>
                <w:lang w:val="es-ES" w:eastAsia="es-ES"/>
              </w:rPr>
            </w:rPrChange>
          </w:rPr>
          <w:t xml:space="preserve"> (Díaz, 1960</w:t>
        </w:r>
      </w:ins>
      <w:ins w:id="305" w:author="julieta pellettieri" w:date="2025-05-27T13:35:00Z" w16du:dateUtc="2025-05-27T16:35:00Z">
        <w:r w:rsidR="00D51BB2" w:rsidRPr="00B136A1">
          <w:rPr>
            <w:rFonts w:eastAsia="Times New Roman"/>
            <w:sz w:val="24"/>
            <w:szCs w:val="24"/>
            <w:lang w:val="es-ES" w:eastAsia="es-ES"/>
            <w:rPrChange w:id="306" w:author="julieta pellettieri" w:date="2025-05-27T18:56:00Z" w16du:dateUtc="2025-05-27T21:56:00Z">
              <w:rPr>
                <w:lang w:val="es-ES" w:eastAsia="es-ES"/>
              </w:rPr>
            </w:rPrChange>
          </w:rPr>
          <w:t>)</w:t>
        </w:r>
      </w:ins>
      <w:ins w:id="307" w:author="julieta pellettieri" w:date="2025-05-27T18:57:00Z" w16du:dateUtc="2025-05-27T21:57:00Z">
        <w:r w:rsidRPr="00B136A1">
          <w:rPr>
            <w:rFonts w:eastAsia="Times New Roman"/>
            <w:sz w:val="24"/>
            <w:szCs w:val="24"/>
            <w:lang w:val="es-ES" w:eastAsia="es-ES"/>
          </w:rPr>
          <w:t xml:space="preserve"> </w:t>
        </w:r>
        <w:r w:rsidRPr="003E2BAD">
          <w:rPr>
            <w:rFonts w:eastAsia="Times New Roman"/>
            <w:sz w:val="24"/>
            <w:szCs w:val="24"/>
            <w:lang w:val="es-ES" w:eastAsia="es-ES"/>
          </w:rPr>
          <w:t>(fig. 1)</w:t>
        </w:r>
        <w:r>
          <w:rPr>
            <w:rFonts w:eastAsia="Times New Roman"/>
            <w:sz w:val="24"/>
            <w:szCs w:val="24"/>
            <w:lang w:val="es-ES" w:eastAsia="es-ES"/>
          </w:rPr>
          <w:t>.</w:t>
        </w:r>
      </w:ins>
      <w:ins w:id="308" w:author="julieta pellettieri" w:date="2025-05-27T13:26:00Z" w16du:dateUtc="2025-05-27T16:26:00Z">
        <w:r w:rsidR="0047184B" w:rsidRPr="00B136A1">
          <w:rPr>
            <w:rFonts w:eastAsia="Times New Roman"/>
            <w:sz w:val="24"/>
            <w:szCs w:val="24"/>
            <w:lang w:val="es-ES" w:eastAsia="es-ES"/>
            <w:rPrChange w:id="309" w:author="julieta pellettieri" w:date="2025-05-27T18:56:00Z" w16du:dateUtc="2025-05-27T21:56:00Z">
              <w:rPr>
                <w:lang w:val="es-ES" w:eastAsia="es-ES"/>
              </w:rPr>
            </w:rPrChange>
          </w:rPr>
          <w:t xml:space="preserve"> Su </w:t>
        </w:r>
      </w:ins>
      <w:ins w:id="310" w:author="julieta pellettieri" w:date="2025-05-27T13:27:00Z" w16du:dateUtc="2025-05-27T16:27:00Z">
        <w:r w:rsidR="0047184B" w:rsidRPr="00B136A1">
          <w:rPr>
            <w:rFonts w:eastAsia="Times New Roman"/>
            <w:sz w:val="24"/>
            <w:szCs w:val="24"/>
            <w:lang w:val="es-ES" w:eastAsia="es-ES"/>
            <w:rPrChange w:id="311" w:author="julieta pellettieri" w:date="2025-05-27T18:56:00Z" w16du:dateUtc="2025-05-27T21:56:00Z">
              <w:rPr>
                <w:lang w:val="es-ES" w:eastAsia="es-ES"/>
              </w:rPr>
            </w:rPrChange>
          </w:rPr>
          <w:t xml:space="preserve">resistencia a mayores amplitudes térmicas se asocia directamente con que </w:t>
        </w:r>
      </w:ins>
      <w:ins w:id="312" w:author="julieta pellettieri" w:date="2025-05-27T13:24:00Z" w16du:dateUtc="2025-05-27T16:24:00Z">
        <w:r w:rsidR="0047184B" w:rsidRPr="00B136A1">
          <w:rPr>
            <w:rFonts w:eastAsia="Times New Roman"/>
            <w:sz w:val="24"/>
            <w:szCs w:val="24"/>
            <w:lang w:val="es-ES" w:eastAsia="es-ES"/>
            <w:rPrChange w:id="313" w:author="julieta pellettieri" w:date="2025-05-27T18:56:00Z" w16du:dateUtc="2025-05-27T21:56:00Z">
              <w:rPr>
                <w:lang w:val="es-ES" w:eastAsia="es-ES"/>
              </w:rPr>
            </w:rPrChange>
          </w:rPr>
          <w:t>construye</w:t>
        </w:r>
      </w:ins>
      <w:ins w:id="314" w:author="julieta pellettieri" w:date="2025-05-27T13:27:00Z" w16du:dateUtc="2025-05-27T16:27:00Z">
        <w:r w:rsidR="0047184B" w:rsidRPr="00B136A1">
          <w:rPr>
            <w:rFonts w:eastAsia="Times New Roman"/>
            <w:sz w:val="24"/>
            <w:szCs w:val="24"/>
            <w:lang w:val="es-ES" w:eastAsia="es-ES"/>
            <w:rPrChange w:id="315" w:author="julieta pellettieri" w:date="2025-05-27T18:56:00Z" w16du:dateUtc="2025-05-27T21:56:00Z">
              <w:rPr>
                <w:lang w:val="es-ES" w:eastAsia="es-ES"/>
              </w:rPr>
            </w:rPrChange>
          </w:rPr>
          <w:t>n</w:t>
        </w:r>
      </w:ins>
      <w:ins w:id="316" w:author="julieta pellettieri" w:date="2025-05-27T13:24:00Z" w16du:dateUtc="2025-05-27T16:24:00Z">
        <w:r w:rsidR="0047184B" w:rsidRPr="00B136A1">
          <w:rPr>
            <w:rFonts w:eastAsia="Times New Roman"/>
            <w:sz w:val="24"/>
            <w:szCs w:val="24"/>
            <w:lang w:val="es-ES" w:eastAsia="es-ES"/>
            <w:rPrChange w:id="317" w:author="julieta pellettieri" w:date="2025-05-27T18:56:00Z" w16du:dateUtc="2025-05-27T21:56:00Z">
              <w:rPr>
                <w:lang w:val="es-ES" w:eastAsia="es-ES"/>
              </w:rPr>
            </w:rPrChange>
          </w:rPr>
          <w:t xml:space="preserve"> sus nidos principalmente en el suelo (</w:t>
        </w:r>
        <w:proofErr w:type="spellStart"/>
        <w:r w:rsidR="0047184B" w:rsidRPr="00B136A1">
          <w:rPr>
            <w:rFonts w:eastAsia="Times New Roman"/>
            <w:sz w:val="24"/>
            <w:szCs w:val="24"/>
            <w:lang w:val="es-ES" w:eastAsia="es-ES"/>
            <w:rPrChange w:id="318" w:author="julieta pellettieri" w:date="2025-05-27T18:56:00Z" w16du:dateUtc="2025-05-27T21:56:00Z">
              <w:rPr>
                <w:lang w:val="es-ES" w:eastAsia="es-ES"/>
              </w:rPr>
            </w:rPrChange>
          </w:rPr>
          <w:t>Michener</w:t>
        </w:r>
        <w:proofErr w:type="spellEnd"/>
        <w:r w:rsidR="0047184B" w:rsidRPr="00B136A1">
          <w:rPr>
            <w:rFonts w:eastAsia="Times New Roman"/>
            <w:sz w:val="24"/>
            <w:szCs w:val="24"/>
            <w:lang w:val="es-ES" w:eastAsia="es-ES"/>
            <w:rPrChange w:id="319" w:author="julieta pellettieri" w:date="2025-05-27T18:56:00Z" w16du:dateUtc="2025-05-27T21:56:00Z">
              <w:rPr>
                <w:lang w:val="es-ES" w:eastAsia="es-ES"/>
              </w:rPr>
            </w:rPrChange>
          </w:rPr>
          <w:t>, 1969)</w:t>
        </w:r>
      </w:ins>
      <w:ins w:id="320" w:author="julieta pellettieri" w:date="2025-05-27T13:27:00Z" w16du:dateUtc="2025-05-27T16:27:00Z">
        <w:r w:rsidR="0047184B" w:rsidRPr="00B136A1">
          <w:rPr>
            <w:rFonts w:eastAsia="Times New Roman"/>
            <w:sz w:val="24"/>
            <w:szCs w:val="24"/>
            <w:lang w:val="es-ES" w:eastAsia="es-ES"/>
            <w:rPrChange w:id="321" w:author="julieta pellettieri" w:date="2025-05-27T18:56:00Z" w16du:dateUtc="2025-05-27T21:56:00Z">
              <w:rPr>
                <w:lang w:val="es-ES" w:eastAsia="es-ES"/>
              </w:rPr>
            </w:rPrChange>
          </w:rPr>
          <w:t xml:space="preserve"> </w:t>
        </w:r>
      </w:ins>
      <w:ins w:id="322" w:author="julieta pellettieri" w:date="2025-05-27T13:24:00Z" w16du:dateUtc="2025-05-27T16:24:00Z">
        <w:r w:rsidR="0047184B" w:rsidRPr="00B136A1">
          <w:rPr>
            <w:rFonts w:eastAsia="Times New Roman"/>
            <w:sz w:val="24"/>
            <w:szCs w:val="24"/>
            <w:lang w:val="es-ES" w:eastAsia="es-ES"/>
            <w:rPrChange w:id="323" w:author="julieta pellettieri" w:date="2025-05-27T18:56:00Z" w16du:dateUtc="2025-05-27T21:56:00Z">
              <w:rPr>
                <w:lang w:val="es-ES" w:eastAsia="es-ES"/>
              </w:rPr>
            </w:rPrChange>
          </w:rPr>
          <w:t xml:space="preserve">a veces recubiertos por una fina capa de cera y polen, </w:t>
        </w:r>
      </w:ins>
      <w:ins w:id="324" w:author="julieta pellettieri" w:date="2025-05-27T13:46:00Z" w16du:dateUtc="2025-05-27T16:46:00Z">
        <w:r w:rsidR="00EA79AD" w:rsidRPr="00B136A1">
          <w:rPr>
            <w:rFonts w:eastAsia="Times New Roman"/>
            <w:sz w:val="24"/>
            <w:szCs w:val="24"/>
            <w:lang w:val="es-ES" w:eastAsia="es-ES"/>
            <w:rPrChange w:id="325" w:author="julieta pellettieri" w:date="2025-05-27T18:56:00Z" w16du:dateUtc="2025-05-27T21:56:00Z">
              <w:rPr>
                <w:lang w:val="es-ES" w:eastAsia="es-ES"/>
              </w:rPr>
            </w:rPrChange>
          </w:rPr>
          <w:t>y cuentan con</w:t>
        </w:r>
      </w:ins>
      <w:ins w:id="326" w:author="julieta pellettieri" w:date="2025-05-27T13:24:00Z" w16du:dateUtc="2025-05-27T16:24:00Z">
        <w:r w:rsidR="0047184B" w:rsidRPr="00B136A1">
          <w:rPr>
            <w:rFonts w:eastAsia="Times New Roman"/>
            <w:sz w:val="24"/>
            <w:szCs w:val="24"/>
            <w:lang w:val="es-ES" w:eastAsia="es-ES"/>
            <w:rPrChange w:id="327" w:author="julieta pellettieri" w:date="2025-05-27T18:56:00Z" w16du:dateUtc="2025-05-27T21:56:00Z">
              <w:rPr>
                <w:lang w:val="es-ES" w:eastAsia="es-ES"/>
              </w:rPr>
            </w:rPrChange>
          </w:rPr>
          <w:t xml:space="preserve"> la capacidad de </w:t>
        </w:r>
        <w:proofErr w:type="spellStart"/>
        <w:r w:rsidR="0047184B" w:rsidRPr="00B136A1">
          <w:rPr>
            <w:rFonts w:eastAsia="Times New Roman"/>
            <w:sz w:val="24"/>
            <w:szCs w:val="24"/>
            <w:lang w:val="es-ES" w:eastAsia="es-ES"/>
            <w:rPrChange w:id="328" w:author="julieta pellettieri" w:date="2025-05-27T18:56:00Z" w16du:dateUtc="2025-05-27T21:56:00Z">
              <w:rPr>
                <w:lang w:val="es-ES" w:eastAsia="es-ES"/>
              </w:rPr>
            </w:rPrChange>
          </w:rPr>
          <w:t>termorregularse</w:t>
        </w:r>
        <w:proofErr w:type="spellEnd"/>
        <w:r w:rsidR="0047184B" w:rsidRPr="00B136A1">
          <w:rPr>
            <w:rFonts w:eastAsia="Times New Roman"/>
            <w:sz w:val="24"/>
            <w:szCs w:val="24"/>
            <w:lang w:val="es-ES" w:eastAsia="es-ES"/>
            <w:rPrChange w:id="329" w:author="julieta pellettieri" w:date="2025-05-27T18:56:00Z" w16du:dateUtc="2025-05-27T21:56:00Z">
              <w:rPr>
                <w:lang w:val="es-ES" w:eastAsia="es-ES"/>
              </w:rPr>
            </w:rPrChange>
          </w:rPr>
          <w:t>: las obreras realizan contracciones musculares para mantener una temperatura interna estable</w:t>
        </w:r>
      </w:ins>
      <w:ins w:id="330" w:author="julieta pellettieri" w:date="2025-05-27T13:42:00Z" w16du:dateUtc="2025-05-27T16:42:00Z">
        <w:r w:rsidR="00EA79AD" w:rsidRPr="00B136A1">
          <w:rPr>
            <w:rFonts w:eastAsia="Times New Roman"/>
            <w:sz w:val="24"/>
            <w:szCs w:val="24"/>
            <w:lang w:val="es-ES" w:eastAsia="es-ES"/>
            <w:rPrChange w:id="331" w:author="julieta pellettieri" w:date="2025-05-27T18:56:00Z" w16du:dateUtc="2025-05-27T21:56:00Z">
              <w:rPr>
                <w:lang w:val="es-ES" w:eastAsia="es-ES"/>
              </w:rPr>
            </w:rPrChange>
          </w:rPr>
          <w:t xml:space="preserve"> (entre 28</w:t>
        </w:r>
      </w:ins>
      <w:ins w:id="332" w:author="Walter Farina" w:date="2025-06-03T14:18:00Z" w16du:dateUtc="2025-06-03T05:18:00Z">
        <w:r w:rsidR="00694BA8">
          <w:rPr>
            <w:rFonts w:eastAsia="Times New Roman"/>
            <w:sz w:val="24"/>
            <w:szCs w:val="24"/>
            <w:lang w:val="es-ES" w:eastAsia="es-ES"/>
          </w:rPr>
          <w:t xml:space="preserve"> </w:t>
        </w:r>
      </w:ins>
      <w:ins w:id="333" w:author="julieta pellettieri" w:date="2025-05-27T13:42:00Z" w16du:dateUtc="2025-05-27T16:42:00Z">
        <w:r w:rsidR="00EA79AD" w:rsidRPr="00B136A1">
          <w:rPr>
            <w:rFonts w:eastAsia="Times New Roman"/>
            <w:sz w:val="24"/>
            <w:szCs w:val="24"/>
            <w:lang w:val="es-ES" w:eastAsia="es-ES"/>
            <w:rPrChange w:id="334" w:author="julieta pellettieri" w:date="2025-05-27T18:56:00Z" w16du:dateUtc="2025-05-27T21:56:00Z">
              <w:rPr>
                <w:lang w:val="es-ES" w:eastAsia="es-ES"/>
              </w:rPr>
            </w:rPrChange>
          </w:rPr>
          <w:t xml:space="preserve">°C </w:t>
        </w:r>
        <w:proofErr w:type="gramStart"/>
        <w:r w:rsidR="00EA79AD" w:rsidRPr="00B136A1">
          <w:rPr>
            <w:rFonts w:eastAsia="Times New Roman"/>
            <w:sz w:val="24"/>
            <w:szCs w:val="24"/>
            <w:lang w:val="es-ES" w:eastAsia="es-ES"/>
            <w:rPrChange w:id="335" w:author="julieta pellettieri" w:date="2025-05-27T18:56:00Z" w16du:dateUtc="2025-05-27T21:56:00Z">
              <w:rPr>
                <w:lang w:val="es-ES" w:eastAsia="es-ES"/>
              </w:rPr>
            </w:rPrChange>
          </w:rPr>
          <w:t>y  32</w:t>
        </w:r>
      </w:ins>
      <w:proofErr w:type="gramEnd"/>
      <w:ins w:id="336" w:author="Walter Farina" w:date="2025-06-03T14:18:00Z" w16du:dateUtc="2025-06-03T05:18:00Z">
        <w:r w:rsidR="00694BA8">
          <w:rPr>
            <w:rFonts w:eastAsia="Times New Roman"/>
            <w:sz w:val="24"/>
            <w:szCs w:val="24"/>
            <w:lang w:val="es-ES" w:eastAsia="es-ES"/>
          </w:rPr>
          <w:t xml:space="preserve"> </w:t>
        </w:r>
      </w:ins>
      <w:ins w:id="337" w:author="julieta pellettieri" w:date="2025-05-27T13:42:00Z" w16du:dateUtc="2025-05-27T16:42:00Z">
        <w:r w:rsidR="00EA79AD" w:rsidRPr="00B136A1">
          <w:rPr>
            <w:rFonts w:eastAsia="Times New Roman"/>
            <w:sz w:val="24"/>
            <w:szCs w:val="24"/>
            <w:lang w:val="es-ES" w:eastAsia="es-ES"/>
            <w:rPrChange w:id="338" w:author="julieta pellettieri" w:date="2025-05-27T18:56:00Z" w16du:dateUtc="2025-05-27T21:56:00Z">
              <w:rPr>
                <w:lang w:val="es-ES" w:eastAsia="es-ES"/>
              </w:rPr>
            </w:rPrChange>
          </w:rPr>
          <w:t xml:space="preserve">°C) </w:t>
        </w:r>
      </w:ins>
      <w:ins w:id="339" w:author="julieta pellettieri" w:date="2025-05-27T13:24:00Z" w16du:dateUtc="2025-05-27T16:24:00Z">
        <w:r w:rsidR="0047184B" w:rsidRPr="00B136A1">
          <w:rPr>
            <w:rFonts w:eastAsia="Times New Roman"/>
            <w:sz w:val="24"/>
            <w:szCs w:val="24"/>
            <w:lang w:val="es-ES" w:eastAsia="es-ES"/>
            <w:rPrChange w:id="340" w:author="julieta pellettieri" w:date="2025-05-27T18:56:00Z" w16du:dateUtc="2025-05-27T21:56:00Z">
              <w:rPr>
                <w:lang w:val="es-ES" w:eastAsia="es-ES"/>
              </w:rPr>
            </w:rPrChange>
          </w:rPr>
          <w:t>(</w:t>
        </w:r>
        <w:del w:id="341" w:author="Walter Farina" w:date="2025-06-03T14:18:00Z" w16du:dateUtc="2025-06-03T05:18:00Z">
          <w:r w:rsidR="0047184B" w:rsidRPr="00B136A1" w:rsidDel="00694BA8">
            <w:rPr>
              <w:rFonts w:eastAsia="Times New Roman"/>
              <w:sz w:val="24"/>
              <w:szCs w:val="24"/>
              <w:lang w:val="es-ES" w:eastAsia="es-ES"/>
              <w:rPrChange w:id="342" w:author="julieta pellettieri" w:date="2025-05-27T18:56:00Z" w16du:dateUtc="2025-05-27T21:56:00Z">
                <w:rPr>
                  <w:lang w:val="es-ES" w:eastAsia="es-ES"/>
                </w:rPr>
              </w:rPrChange>
            </w:rPr>
            <w:delText>Gonzalez</w:delText>
          </w:r>
        </w:del>
      </w:ins>
      <w:ins w:id="343" w:author="Walter Farina" w:date="2025-06-03T14:18:00Z" w16du:dateUtc="2025-06-03T05:18:00Z">
        <w:r w:rsidR="00694BA8" w:rsidRPr="00694BA8">
          <w:rPr>
            <w:rFonts w:eastAsia="Times New Roman"/>
            <w:sz w:val="24"/>
            <w:szCs w:val="24"/>
            <w:lang w:val="es-ES" w:eastAsia="es-ES"/>
          </w:rPr>
          <w:t>González</w:t>
        </w:r>
      </w:ins>
      <w:ins w:id="344" w:author="julieta pellettieri" w:date="2025-05-27T13:24:00Z" w16du:dateUtc="2025-05-27T16:24:00Z">
        <w:r w:rsidR="0047184B" w:rsidRPr="00B136A1">
          <w:rPr>
            <w:rFonts w:eastAsia="Times New Roman"/>
            <w:sz w:val="24"/>
            <w:szCs w:val="24"/>
            <w:lang w:val="es-ES" w:eastAsia="es-ES"/>
            <w:rPrChange w:id="345" w:author="julieta pellettieri" w:date="2025-05-27T18:56:00Z" w16du:dateUtc="2025-05-27T21:56:00Z">
              <w:rPr>
                <w:lang w:val="es-ES" w:eastAsia="es-ES"/>
              </w:rPr>
            </w:rPrChange>
          </w:rPr>
          <w:t xml:space="preserve"> et al., 2001).</w:t>
        </w:r>
      </w:ins>
      <w:ins w:id="346" w:author="julieta pellettieri" w:date="2025-05-27T13:28:00Z" w16du:dateUtc="2025-05-27T16:28:00Z">
        <w:r w:rsidR="0047184B" w:rsidRPr="00B136A1">
          <w:rPr>
            <w:rFonts w:eastAsia="Times New Roman"/>
            <w:sz w:val="24"/>
            <w:szCs w:val="24"/>
            <w:lang w:val="es-ES" w:eastAsia="es-ES"/>
            <w:rPrChange w:id="347" w:author="julieta pellettieri" w:date="2025-05-27T18:56:00Z" w16du:dateUtc="2025-05-27T21:56:00Z">
              <w:rPr>
                <w:lang w:val="es-ES" w:eastAsia="es-ES"/>
              </w:rPr>
            </w:rPrChange>
          </w:rPr>
          <w:t xml:space="preserve"> </w:t>
        </w:r>
      </w:ins>
      <w:ins w:id="348" w:author="julieta pellettieri" w:date="2025-05-27T20:56:00Z" w16du:dateUtc="2025-05-27T23:56:00Z">
        <w:r w:rsidR="00965635" w:rsidRPr="00965635">
          <w:rPr>
            <w:rFonts w:eastAsia="Times New Roman"/>
            <w:sz w:val="24"/>
            <w:szCs w:val="24"/>
            <w:lang w:val="es-ES" w:eastAsia="es-ES"/>
          </w:rPr>
          <w:t>Su periodo de máxima actividad se centra</w:t>
        </w:r>
      </w:ins>
      <w:ins w:id="349" w:author="julieta pellettieri" w:date="2025-05-27T13:29:00Z" w16du:dateUtc="2025-05-27T16:29:00Z">
        <w:r w:rsidR="0047184B" w:rsidRPr="00B136A1">
          <w:rPr>
            <w:rFonts w:eastAsia="Times New Roman"/>
            <w:sz w:val="24"/>
            <w:szCs w:val="24"/>
            <w:lang w:val="es-ES" w:eastAsia="es-ES"/>
            <w:rPrChange w:id="350" w:author="julieta pellettieri" w:date="2025-05-27T18:56:00Z" w16du:dateUtc="2025-05-27T21:56:00Z">
              <w:rPr>
                <w:lang w:val="es-ES" w:eastAsia="es-ES"/>
              </w:rPr>
            </w:rPrChange>
          </w:rPr>
          <w:t xml:space="preserve"> en primavera y verano, aunque</w:t>
        </w:r>
      </w:ins>
      <w:ins w:id="351" w:author="julieta pellettieri" w:date="2025-05-27T13:31:00Z" w16du:dateUtc="2025-05-27T16:31:00Z">
        <w:r w:rsidR="00D51BB2" w:rsidRPr="00B136A1">
          <w:rPr>
            <w:rFonts w:eastAsia="Times New Roman"/>
            <w:sz w:val="24"/>
            <w:szCs w:val="24"/>
            <w:lang w:val="es-ES" w:eastAsia="es-ES"/>
            <w:rPrChange w:id="352" w:author="julieta pellettieri" w:date="2025-05-27T18:56:00Z" w16du:dateUtc="2025-05-27T21:56:00Z">
              <w:rPr>
                <w:lang w:val="es-ES" w:eastAsia="es-ES"/>
              </w:rPr>
            </w:rPrChange>
          </w:rPr>
          <w:t xml:space="preserve"> la actividad</w:t>
        </w:r>
      </w:ins>
      <w:ins w:id="353" w:author="julieta pellettieri" w:date="2025-05-27T13:29:00Z" w16du:dateUtc="2025-05-27T16:29:00Z">
        <w:r w:rsidR="0047184B" w:rsidRPr="00B136A1">
          <w:rPr>
            <w:rFonts w:eastAsia="Times New Roman"/>
            <w:sz w:val="24"/>
            <w:szCs w:val="24"/>
            <w:lang w:val="es-ES" w:eastAsia="es-ES"/>
            <w:rPrChange w:id="354" w:author="julieta pellettieri" w:date="2025-05-27T18:56:00Z" w16du:dateUtc="2025-05-27T21:56:00Z">
              <w:rPr>
                <w:lang w:val="es-ES" w:eastAsia="es-ES"/>
              </w:rPr>
            </w:rPrChange>
          </w:rPr>
          <w:t xml:space="preserve"> </w:t>
        </w:r>
      </w:ins>
      <w:ins w:id="355" w:author="julieta pellettieri" w:date="2025-05-27T13:31:00Z" w16du:dateUtc="2025-05-27T16:31:00Z">
        <w:r w:rsidR="00D51BB2" w:rsidRPr="00B136A1">
          <w:rPr>
            <w:rFonts w:eastAsia="Times New Roman"/>
            <w:sz w:val="24"/>
            <w:szCs w:val="24"/>
            <w:lang w:val="es-ES" w:eastAsia="es-ES"/>
            <w:rPrChange w:id="356" w:author="julieta pellettieri" w:date="2025-05-27T18:56:00Z" w16du:dateUtc="2025-05-27T21:56:00Z">
              <w:rPr>
                <w:lang w:val="es-ES" w:eastAsia="es-ES"/>
              </w:rPr>
            </w:rPrChange>
          </w:rPr>
          <w:t>puede extenderse</w:t>
        </w:r>
      </w:ins>
      <w:ins w:id="357" w:author="julieta pellettieri" w:date="2025-05-27T13:29:00Z" w16du:dateUtc="2025-05-27T16:29:00Z">
        <w:r w:rsidR="0047184B" w:rsidRPr="00B136A1">
          <w:rPr>
            <w:rFonts w:eastAsia="Times New Roman"/>
            <w:sz w:val="24"/>
            <w:szCs w:val="24"/>
            <w:lang w:val="es-ES" w:eastAsia="es-ES"/>
            <w:rPrChange w:id="358" w:author="julieta pellettieri" w:date="2025-05-27T18:56:00Z" w16du:dateUtc="2025-05-27T21:56:00Z">
              <w:rPr>
                <w:lang w:val="es-ES" w:eastAsia="es-ES"/>
              </w:rPr>
            </w:rPrChange>
          </w:rPr>
          <w:t xml:space="preserve"> ha</w:t>
        </w:r>
      </w:ins>
      <w:ins w:id="359" w:author="julieta pellettieri" w:date="2025-05-27T13:30:00Z" w16du:dateUtc="2025-05-27T16:30:00Z">
        <w:r w:rsidR="0047184B" w:rsidRPr="00B136A1">
          <w:rPr>
            <w:rFonts w:eastAsia="Times New Roman"/>
            <w:sz w:val="24"/>
            <w:szCs w:val="24"/>
            <w:lang w:val="es-ES" w:eastAsia="es-ES"/>
            <w:rPrChange w:id="360" w:author="julieta pellettieri" w:date="2025-05-27T18:56:00Z" w16du:dateUtc="2025-05-27T21:56:00Z">
              <w:rPr>
                <w:lang w:val="es-ES" w:eastAsia="es-ES"/>
              </w:rPr>
            </w:rPrChange>
          </w:rPr>
          <w:t>sta inicio del mes de mayo gracias a su alta resistencia a las bajas temperaturas</w:t>
        </w:r>
      </w:ins>
      <w:ins w:id="361" w:author="julieta pellettieri" w:date="2025-05-27T13:42:00Z" w16du:dateUtc="2025-05-27T16:42:00Z">
        <w:r w:rsidR="00EA79AD" w:rsidRPr="00B136A1">
          <w:rPr>
            <w:rFonts w:eastAsia="Times New Roman"/>
            <w:sz w:val="24"/>
            <w:szCs w:val="24"/>
            <w:lang w:val="es-ES" w:eastAsia="es-ES"/>
            <w:rPrChange w:id="362" w:author="julieta pellettieri" w:date="2025-05-27T18:56:00Z" w16du:dateUtc="2025-05-27T21:56:00Z">
              <w:rPr>
                <w:lang w:val="es-ES" w:eastAsia="es-ES"/>
              </w:rPr>
            </w:rPrChange>
          </w:rPr>
          <w:t xml:space="preserve"> </w:t>
        </w:r>
        <w:r w:rsidR="00EA79AD" w:rsidRPr="00965635">
          <w:rPr>
            <w:rFonts w:eastAsia="Times New Roman"/>
            <w:sz w:val="24"/>
            <w:szCs w:val="24"/>
            <w:lang w:val="es-ES" w:eastAsia="es-ES"/>
          </w:rPr>
          <w:t>(</w:t>
        </w:r>
      </w:ins>
      <w:ins w:id="363" w:author="julieta pellettieri" w:date="2025-05-27T20:49:00Z" w16du:dateUtc="2025-05-27T23:49:00Z">
        <w:r w:rsidR="00965635" w:rsidRPr="00965635">
          <w:rPr>
            <w:rFonts w:eastAsia="Times New Roman"/>
            <w:sz w:val="24"/>
            <w:szCs w:val="24"/>
            <w:lang w:val="es-ES" w:eastAsia="es-ES"/>
            <w:rPrChange w:id="364" w:author="julieta pellettieri" w:date="2025-05-27T20:56:00Z" w16du:dateUtc="2025-05-27T23:56:00Z">
              <w:rPr>
                <w:rFonts w:eastAsia="Times New Roman"/>
                <w:sz w:val="24"/>
                <w:szCs w:val="24"/>
                <w:highlight w:val="yellow"/>
                <w:lang w:val="es-ES" w:eastAsia="es-ES"/>
              </w:rPr>
            </w:rPrChange>
          </w:rPr>
          <w:t>fig. 2</w:t>
        </w:r>
      </w:ins>
      <w:ins w:id="365" w:author="julieta pellettieri" w:date="2025-05-27T13:42:00Z" w16du:dateUtc="2025-05-27T16:42:00Z">
        <w:r w:rsidR="00EA79AD" w:rsidRPr="00965635">
          <w:rPr>
            <w:rFonts w:eastAsia="Times New Roman"/>
            <w:sz w:val="24"/>
            <w:szCs w:val="24"/>
            <w:lang w:val="es-ES" w:eastAsia="es-ES"/>
          </w:rPr>
          <w:t>)</w:t>
        </w:r>
      </w:ins>
      <w:ins w:id="366" w:author="julieta pellettieri" w:date="2025-05-27T13:30:00Z" w16du:dateUtc="2025-05-27T16:30:00Z">
        <w:r w:rsidR="0047184B" w:rsidRPr="00B136A1">
          <w:rPr>
            <w:rFonts w:eastAsia="Times New Roman"/>
            <w:sz w:val="24"/>
            <w:szCs w:val="24"/>
            <w:lang w:val="es-ES" w:eastAsia="es-ES"/>
            <w:rPrChange w:id="367" w:author="julieta pellettieri" w:date="2025-05-27T18:56:00Z" w16du:dateUtc="2025-05-27T21:56:00Z">
              <w:rPr>
                <w:lang w:val="es-ES" w:eastAsia="es-ES"/>
              </w:rPr>
            </w:rPrChange>
          </w:rPr>
          <w:t xml:space="preserve">. </w:t>
        </w:r>
      </w:ins>
      <w:ins w:id="368" w:author="julieta pellettieri" w:date="2025-05-27T13:32:00Z" w16du:dateUtc="2025-05-27T16:32:00Z">
        <w:r w:rsidR="00D51BB2" w:rsidRPr="00B136A1">
          <w:rPr>
            <w:rFonts w:eastAsia="Times New Roman"/>
            <w:sz w:val="24"/>
            <w:szCs w:val="24"/>
            <w:lang w:val="es-ES" w:eastAsia="es-ES"/>
            <w:rPrChange w:id="369" w:author="julieta pellettieri" w:date="2025-05-27T18:56:00Z" w16du:dateUtc="2025-05-27T21:56:00Z">
              <w:rPr>
                <w:lang w:val="es-ES" w:eastAsia="es-ES"/>
              </w:rPr>
            </w:rPrChange>
          </w:rPr>
          <w:t>El ciclo anual de la colonia comienza en octubre, cuando la reina, tras hibernar entre junio y septiembre, funda el nuevo nido (</w:t>
        </w:r>
        <w:del w:id="370" w:author="Walter Farina" w:date="2025-06-03T14:19:00Z" w16du:dateUtc="2025-06-03T05:19:00Z">
          <w:r w:rsidR="00D51BB2" w:rsidRPr="00B136A1" w:rsidDel="00694BA8">
            <w:rPr>
              <w:rFonts w:eastAsia="Times New Roman"/>
              <w:sz w:val="24"/>
              <w:szCs w:val="24"/>
              <w:lang w:val="es-ES" w:eastAsia="es-ES"/>
              <w:rPrChange w:id="371" w:author="julieta pellettieri" w:date="2025-05-27T18:56:00Z" w16du:dateUtc="2025-05-27T21:56:00Z">
                <w:rPr>
                  <w:lang w:val="es-ES" w:eastAsia="es-ES"/>
                </w:rPr>
              </w:rPrChange>
            </w:rPr>
            <w:delText>Gonzalez</w:delText>
          </w:r>
        </w:del>
      </w:ins>
      <w:ins w:id="372" w:author="Walter Farina" w:date="2025-06-03T14:19:00Z" w16du:dateUtc="2025-06-03T05:19:00Z">
        <w:r w:rsidR="00694BA8" w:rsidRPr="00694BA8">
          <w:rPr>
            <w:rFonts w:eastAsia="Times New Roman"/>
            <w:sz w:val="24"/>
            <w:szCs w:val="24"/>
            <w:lang w:val="es-ES" w:eastAsia="es-ES"/>
          </w:rPr>
          <w:t>González</w:t>
        </w:r>
      </w:ins>
      <w:ins w:id="373" w:author="julieta pellettieri" w:date="2025-05-27T13:32:00Z" w16du:dateUtc="2025-05-27T16:32:00Z">
        <w:r w:rsidR="00D51BB2" w:rsidRPr="00B136A1">
          <w:rPr>
            <w:rFonts w:eastAsia="Times New Roman"/>
            <w:sz w:val="24"/>
            <w:szCs w:val="24"/>
            <w:lang w:val="es-ES" w:eastAsia="es-ES"/>
            <w:rPrChange w:id="374" w:author="julieta pellettieri" w:date="2025-05-27T18:56:00Z" w16du:dateUtc="2025-05-27T21:56:00Z">
              <w:rPr>
                <w:lang w:val="es-ES" w:eastAsia="es-ES"/>
              </w:rPr>
            </w:rPrChange>
          </w:rPr>
          <w:t xml:space="preserve"> et al., 2001). Esta resistencia se asocia tambien a su gran </w:t>
        </w:r>
        <w:del w:id="375" w:author="Walter Farina" w:date="2025-06-03T14:19:00Z" w16du:dateUtc="2025-06-03T05:19:00Z">
          <w:r w:rsidR="00D51BB2" w:rsidRPr="00B136A1" w:rsidDel="00694BA8">
            <w:rPr>
              <w:rFonts w:eastAsia="Times New Roman"/>
              <w:sz w:val="24"/>
              <w:szCs w:val="24"/>
              <w:lang w:val="es-ES" w:eastAsia="es-ES"/>
              <w:rPrChange w:id="376" w:author="julieta pellettieri" w:date="2025-05-27T18:56:00Z" w16du:dateUtc="2025-05-27T21:56:00Z">
                <w:rPr>
                  <w:lang w:val="es-ES" w:eastAsia="es-ES"/>
                </w:rPr>
              </w:rPrChange>
            </w:rPr>
            <w:delText>tamaño</w:delText>
          </w:r>
        </w:del>
      </w:ins>
      <w:ins w:id="377" w:author="julieta pellettieri" w:date="2025-05-27T13:28:00Z" w16du:dateUtc="2025-05-27T16:28:00Z">
        <w:del w:id="378" w:author="Walter Farina" w:date="2025-06-03T14:19:00Z" w16du:dateUtc="2025-06-03T05:19:00Z">
          <w:r w:rsidR="0047184B" w:rsidRPr="00B136A1" w:rsidDel="00694BA8">
            <w:rPr>
              <w:rFonts w:eastAsia="Times New Roman"/>
              <w:sz w:val="24"/>
              <w:szCs w:val="24"/>
              <w:lang w:val="es-ES" w:eastAsia="es-ES"/>
              <w:rPrChange w:id="379" w:author="julieta pellettieri" w:date="2025-05-27T18:56:00Z" w16du:dateUtc="2025-05-27T21:56:00Z">
                <w:rPr>
                  <w:lang w:val="es-ES" w:eastAsia="es-ES"/>
                </w:rPr>
              </w:rPrChange>
            </w:rPr>
            <w:delText xml:space="preserve"> </w:delText>
          </w:r>
        </w:del>
      </w:ins>
      <w:ins w:id="380" w:author="julieta pellettieri" w:date="2025-05-27T13:24:00Z" w16du:dateUtc="2025-05-27T16:24:00Z">
        <w:del w:id="381" w:author="Walter Farina" w:date="2025-06-03T14:19:00Z" w16du:dateUtc="2025-06-03T05:19:00Z">
          <w:r w:rsidR="0047184B" w:rsidRPr="00B136A1" w:rsidDel="00694BA8">
            <w:rPr>
              <w:rFonts w:eastAsia="Times New Roman"/>
              <w:sz w:val="24"/>
              <w:szCs w:val="24"/>
              <w:lang w:val="es-ES" w:eastAsia="es-ES"/>
              <w:rPrChange w:id="382" w:author="julieta pellettieri" w:date="2025-05-27T18:56:00Z" w16du:dateUtc="2025-05-27T21:56:00Z">
                <w:rPr>
                  <w:lang w:val="es-ES" w:eastAsia="es-ES"/>
                </w:rPr>
              </w:rPrChange>
            </w:rPr>
            <w:delText xml:space="preserve"> </w:delText>
          </w:r>
          <w:r w:rsidR="0047184B" w:rsidRPr="00B136A1" w:rsidDel="00694BA8">
            <w:rPr>
              <w:rFonts w:eastAsia="Times New Roman"/>
              <w:i/>
              <w:iCs/>
              <w:sz w:val="24"/>
              <w:szCs w:val="24"/>
              <w:lang w:val="es-ES" w:eastAsia="es-ES"/>
              <w:rPrChange w:id="383" w:author="julieta pellettieri" w:date="2025-05-27T18:56:00Z" w16du:dateUtc="2025-05-27T21:56:00Z">
                <w:rPr>
                  <w:i/>
                  <w:iCs/>
                  <w:lang w:val="es-ES" w:eastAsia="es-ES"/>
                </w:rPr>
              </w:rPrChange>
            </w:rPr>
            <w:delText>B.</w:delText>
          </w:r>
        </w:del>
      </w:ins>
      <w:ins w:id="384" w:author="Walter Farina" w:date="2025-06-03T14:19:00Z" w16du:dateUtc="2025-06-03T05:19:00Z">
        <w:r w:rsidR="00694BA8" w:rsidRPr="00694BA8">
          <w:rPr>
            <w:rFonts w:eastAsia="Times New Roman"/>
            <w:sz w:val="24"/>
            <w:szCs w:val="24"/>
            <w:lang w:val="es-ES" w:eastAsia="es-ES"/>
          </w:rPr>
          <w:t>tamaño B.</w:t>
        </w:r>
      </w:ins>
      <w:ins w:id="385" w:author="julieta pellettieri" w:date="2025-05-27T13:24:00Z" w16du:dateUtc="2025-05-27T16:24:00Z">
        <w:r w:rsidR="0047184B" w:rsidRPr="00B136A1">
          <w:rPr>
            <w:rFonts w:eastAsia="Times New Roman"/>
            <w:i/>
            <w:iCs/>
            <w:sz w:val="24"/>
            <w:szCs w:val="24"/>
            <w:lang w:val="es-ES" w:eastAsia="es-ES"/>
            <w:rPrChange w:id="386" w:author="julieta pellettieri" w:date="2025-05-27T18:56:00Z" w16du:dateUtc="2025-05-27T21:56:00Z">
              <w:rPr>
                <w:i/>
                <w:iCs/>
                <w:lang w:val="es-ES" w:eastAsia="es-ES"/>
              </w:rPr>
            </w:rPrChange>
          </w:rPr>
          <w:t xml:space="preserve"> </w:t>
        </w:r>
        <w:proofErr w:type="spellStart"/>
        <w:r w:rsidR="0047184B" w:rsidRPr="00B136A1">
          <w:rPr>
            <w:rFonts w:eastAsia="Times New Roman"/>
            <w:i/>
            <w:iCs/>
            <w:sz w:val="24"/>
            <w:szCs w:val="24"/>
            <w:lang w:val="es-ES" w:eastAsia="es-ES"/>
            <w:rPrChange w:id="387" w:author="julieta pellettieri" w:date="2025-05-27T18:56:00Z" w16du:dateUtc="2025-05-27T21:56:00Z">
              <w:rPr>
                <w:i/>
                <w:iCs/>
                <w:lang w:val="es-ES" w:eastAsia="es-ES"/>
              </w:rPr>
            </w:rPrChange>
          </w:rPr>
          <w:t>pauloensis</w:t>
        </w:r>
        <w:proofErr w:type="spellEnd"/>
        <w:r w:rsidR="0047184B" w:rsidRPr="00B136A1">
          <w:rPr>
            <w:rFonts w:eastAsia="Times New Roman"/>
            <w:sz w:val="24"/>
            <w:szCs w:val="24"/>
            <w:lang w:val="es-ES" w:eastAsia="es-ES"/>
            <w:rPrChange w:id="388" w:author="julieta pellettieri" w:date="2025-05-27T18:56:00Z" w16du:dateUtc="2025-05-27T21:56:00Z">
              <w:rPr>
                <w:lang w:val="es-ES" w:eastAsia="es-ES"/>
              </w:rPr>
            </w:rPrChange>
          </w:rPr>
          <w:t xml:space="preserve"> pesa en promedio </w:t>
        </w:r>
      </w:ins>
      <w:ins w:id="389" w:author="julieta pellettieri" w:date="2025-05-27T13:47:00Z" w16du:dateUtc="2025-05-27T16:47:00Z">
        <w:r w:rsidR="00EA79AD" w:rsidRPr="00B136A1">
          <w:rPr>
            <w:rFonts w:eastAsia="Times New Roman"/>
            <w:sz w:val="24"/>
            <w:szCs w:val="24"/>
            <w:lang w:val="es-ES" w:eastAsia="es-ES"/>
            <w:rPrChange w:id="390" w:author="julieta pellettieri" w:date="2025-05-27T18:56:00Z" w16du:dateUtc="2025-05-27T21:56:00Z">
              <w:rPr>
                <w:lang w:val="es-ES" w:eastAsia="es-ES"/>
              </w:rPr>
            </w:rPrChange>
          </w:rPr>
          <w:t>(</w:t>
        </w:r>
      </w:ins>
      <w:commentRangeStart w:id="391"/>
      <w:ins w:id="392" w:author="julieta pellettieri" w:date="2025-05-27T13:24:00Z" w16du:dateUtc="2025-05-27T16:24:00Z">
        <w:r w:rsidR="0047184B" w:rsidRPr="00B136A1">
          <w:rPr>
            <w:rFonts w:eastAsia="Times New Roman"/>
            <w:sz w:val="24"/>
            <w:szCs w:val="24"/>
            <w:lang w:val="es-ES" w:eastAsia="es-ES"/>
            <w:rPrChange w:id="393" w:author="julieta pellettieri" w:date="2025-05-27T18:56:00Z" w16du:dateUtc="2025-05-27T21:56:00Z">
              <w:rPr>
                <w:lang w:val="es-ES" w:eastAsia="es-ES"/>
              </w:rPr>
            </w:rPrChange>
          </w:rPr>
          <w:t>208,1 ± 79,9 mg</w:t>
        </w:r>
      </w:ins>
      <w:ins w:id="394" w:author="julieta pellettieri" w:date="2025-05-27T13:47:00Z" w16du:dateUtc="2025-05-27T16:47:00Z">
        <w:r w:rsidR="00EA79AD" w:rsidRPr="00B136A1">
          <w:rPr>
            <w:rFonts w:eastAsia="Times New Roman"/>
            <w:sz w:val="24"/>
            <w:szCs w:val="24"/>
            <w:lang w:val="es-ES" w:eastAsia="es-ES"/>
            <w:rPrChange w:id="395" w:author="julieta pellettieri" w:date="2025-05-27T18:56:00Z" w16du:dateUtc="2025-05-27T21:56:00Z">
              <w:rPr>
                <w:lang w:val="es-ES" w:eastAsia="es-ES"/>
              </w:rPr>
            </w:rPrChange>
          </w:rPr>
          <w:t>)</w:t>
        </w:r>
      </w:ins>
      <w:ins w:id="396" w:author="julieta pellettieri" w:date="2025-05-27T13:24:00Z" w16du:dateUtc="2025-05-27T16:24:00Z">
        <w:r w:rsidR="0047184B" w:rsidRPr="00B136A1">
          <w:rPr>
            <w:rFonts w:eastAsia="Times New Roman"/>
            <w:sz w:val="24"/>
            <w:szCs w:val="24"/>
            <w:lang w:val="es-ES" w:eastAsia="es-ES"/>
            <w:rPrChange w:id="397" w:author="julieta pellettieri" w:date="2025-05-27T18:56:00Z" w16du:dateUtc="2025-05-27T21:56:00Z">
              <w:rPr>
                <w:lang w:val="es-ES" w:eastAsia="es-ES"/>
              </w:rPr>
            </w:rPrChange>
          </w:rPr>
          <w:t xml:space="preserve">, aproximadamente el doble que </w:t>
        </w:r>
        <w:r w:rsidR="0047184B" w:rsidRPr="00B136A1">
          <w:rPr>
            <w:rFonts w:eastAsia="Times New Roman"/>
            <w:i/>
            <w:iCs/>
            <w:sz w:val="24"/>
            <w:szCs w:val="24"/>
            <w:lang w:val="es-ES" w:eastAsia="es-ES"/>
            <w:rPrChange w:id="398" w:author="julieta pellettieri" w:date="2025-05-27T18:56:00Z" w16du:dateUtc="2025-05-27T21:56:00Z">
              <w:rPr>
                <w:i/>
                <w:iCs/>
                <w:lang w:val="es-ES" w:eastAsia="es-ES"/>
              </w:rPr>
            </w:rPrChange>
          </w:rPr>
          <w:t xml:space="preserve">Apis </w:t>
        </w:r>
        <w:proofErr w:type="spellStart"/>
        <w:r w:rsidR="0047184B" w:rsidRPr="00B136A1">
          <w:rPr>
            <w:rFonts w:eastAsia="Times New Roman"/>
            <w:i/>
            <w:iCs/>
            <w:sz w:val="24"/>
            <w:szCs w:val="24"/>
            <w:lang w:val="es-ES" w:eastAsia="es-ES"/>
            <w:rPrChange w:id="399" w:author="julieta pellettieri" w:date="2025-05-27T18:56:00Z" w16du:dateUtc="2025-05-27T21:56:00Z">
              <w:rPr>
                <w:i/>
                <w:iCs/>
                <w:lang w:val="es-ES" w:eastAsia="es-ES"/>
              </w:rPr>
            </w:rPrChange>
          </w:rPr>
          <w:t>mellifera</w:t>
        </w:r>
        <w:proofErr w:type="spellEnd"/>
        <w:r w:rsidR="0047184B" w:rsidRPr="00B136A1">
          <w:rPr>
            <w:rFonts w:eastAsia="Times New Roman"/>
            <w:sz w:val="24"/>
            <w:szCs w:val="24"/>
            <w:lang w:val="es-ES" w:eastAsia="es-ES"/>
            <w:rPrChange w:id="400" w:author="julieta pellettieri" w:date="2025-05-27T18:56:00Z" w16du:dateUtc="2025-05-27T21:56:00Z">
              <w:rPr>
                <w:lang w:val="es-ES" w:eastAsia="es-ES"/>
              </w:rPr>
            </w:rPrChange>
          </w:rPr>
          <w:t xml:space="preserve"> (109,4 ± 9,5 mg). </w:t>
        </w:r>
      </w:ins>
      <w:commentRangeEnd w:id="391"/>
      <w:r w:rsidR="00694BA8">
        <w:rPr>
          <w:rStyle w:val="Refdecomentario"/>
        </w:rPr>
        <w:commentReference w:id="391"/>
      </w:r>
    </w:p>
    <w:p w14:paraId="3C7F8638" w14:textId="0652C381" w:rsidR="00B14EEF" w:rsidRPr="00B14EEF" w:rsidRDefault="00B14EEF">
      <w:pPr>
        <w:spacing w:before="100" w:beforeAutospacing="1" w:after="100" w:afterAutospacing="1"/>
        <w:jc w:val="center"/>
        <w:rPr>
          <w:ins w:id="401" w:author="julieta pellettieri" w:date="2025-05-27T18:44:00Z" w16du:dateUtc="2025-05-27T21:44:00Z"/>
          <w:rFonts w:eastAsia="Times New Roman"/>
          <w:i/>
          <w:iCs/>
          <w:sz w:val="24"/>
          <w:szCs w:val="24"/>
          <w:lang w:val="es-ES" w:eastAsia="es-ES"/>
          <w:rPrChange w:id="402" w:author="julieta pellettieri" w:date="2025-05-27T18:46:00Z" w16du:dateUtc="2025-05-27T21:46:00Z">
            <w:rPr>
              <w:ins w:id="403" w:author="julieta pellettieri" w:date="2025-05-27T18:44:00Z" w16du:dateUtc="2025-05-27T21:44:00Z"/>
              <w:rFonts w:eastAsia="Times New Roman"/>
              <w:sz w:val="24"/>
              <w:szCs w:val="24"/>
              <w:lang w:val="es-ES" w:eastAsia="es-ES"/>
            </w:rPr>
          </w:rPrChange>
        </w:rPr>
        <w:pPrChange w:id="404" w:author="julieta pellettieri" w:date="2025-05-27T18:46:00Z" w16du:dateUtc="2025-05-27T21:46:00Z">
          <w:pPr>
            <w:spacing w:before="100" w:beforeAutospacing="1" w:after="100" w:afterAutospacing="1"/>
            <w:jc w:val="both"/>
          </w:pPr>
        </w:pPrChange>
      </w:pPr>
      <w:ins w:id="405" w:author="julieta pellettieri" w:date="2025-05-27T18:44:00Z" w16du:dateUtc="2025-05-27T21:44:00Z">
        <w:r w:rsidRPr="000E7BFE">
          <w:rPr>
            <w:rFonts w:eastAsia="Times New Roman"/>
            <w:sz w:val="24"/>
            <w:szCs w:val="24"/>
            <w:u w:val="single"/>
            <w:lang w:val="es-ES" w:eastAsia="es-ES"/>
            <w:rPrChange w:id="406" w:author="julieta pellettieri" w:date="2025-05-27T21:27:00Z" w16du:dateUtc="2025-05-28T00:27:00Z">
              <w:rPr>
                <w:rFonts w:eastAsia="Times New Roman"/>
                <w:sz w:val="24"/>
                <w:szCs w:val="24"/>
                <w:lang w:val="es-ES" w:eastAsia="es-ES"/>
              </w:rPr>
            </w:rPrChange>
          </w:rPr>
          <w:t>Figura 1</w:t>
        </w:r>
      </w:ins>
      <w:ins w:id="407" w:author="julieta pellettieri" w:date="2025-05-27T21:27:00Z" w16du:dateUtc="2025-05-28T00:27:00Z">
        <w:r w:rsidR="000E7BFE" w:rsidRPr="000E7BFE">
          <w:rPr>
            <w:rFonts w:eastAsia="Times New Roman"/>
            <w:sz w:val="24"/>
            <w:szCs w:val="24"/>
            <w:u w:val="single"/>
            <w:lang w:val="es-ES" w:eastAsia="es-ES"/>
            <w:rPrChange w:id="408" w:author="julieta pellettieri" w:date="2025-05-27T21:27:00Z" w16du:dateUtc="2025-05-28T00:27:00Z">
              <w:rPr>
                <w:rFonts w:eastAsia="Times New Roman"/>
                <w:i/>
                <w:iCs/>
                <w:sz w:val="24"/>
                <w:szCs w:val="24"/>
                <w:lang w:val="es-ES" w:eastAsia="es-ES"/>
              </w:rPr>
            </w:rPrChange>
          </w:rPr>
          <w:t>.1</w:t>
        </w:r>
      </w:ins>
      <w:ins w:id="409" w:author="julieta pellettieri" w:date="2025-05-27T18:44:00Z" w16du:dateUtc="2025-05-27T21:44:00Z">
        <w:r w:rsidRPr="000E7BFE">
          <w:rPr>
            <w:rFonts w:eastAsia="Times New Roman"/>
            <w:sz w:val="24"/>
            <w:szCs w:val="24"/>
            <w:u w:val="single"/>
            <w:lang w:val="es-ES" w:eastAsia="es-ES"/>
            <w:rPrChange w:id="410" w:author="julieta pellettieri" w:date="2025-05-27T21:27:00Z" w16du:dateUtc="2025-05-28T00:27:00Z">
              <w:rPr>
                <w:rFonts w:eastAsia="Times New Roman"/>
                <w:sz w:val="24"/>
                <w:szCs w:val="24"/>
                <w:lang w:val="es-ES" w:eastAsia="es-ES"/>
              </w:rPr>
            </w:rPrChange>
          </w:rPr>
          <w:t>:</w:t>
        </w:r>
        <w:r w:rsidRPr="00B14EEF">
          <w:rPr>
            <w:rFonts w:eastAsia="Times New Roman"/>
            <w:i/>
            <w:iCs/>
            <w:sz w:val="24"/>
            <w:szCs w:val="24"/>
            <w:lang w:val="es-ES" w:eastAsia="es-ES"/>
            <w:rPrChange w:id="411" w:author="julieta pellettieri" w:date="2025-05-27T18:46:00Z" w16du:dateUtc="2025-05-27T21:46:00Z">
              <w:rPr>
                <w:rFonts w:eastAsia="Times New Roman"/>
                <w:sz w:val="24"/>
                <w:szCs w:val="24"/>
                <w:lang w:val="es-ES" w:eastAsia="es-ES"/>
              </w:rPr>
            </w:rPrChange>
          </w:rPr>
          <w:t xml:space="preserve"> </w:t>
        </w:r>
      </w:ins>
      <w:ins w:id="412" w:author="julieta pellettieri" w:date="2025-05-27T18:52:00Z" w16du:dateUtc="2025-05-27T21:52:00Z">
        <w:r w:rsidR="00B136A1">
          <w:rPr>
            <w:rFonts w:eastAsia="Times New Roman"/>
            <w:i/>
            <w:iCs/>
            <w:sz w:val="24"/>
            <w:szCs w:val="24"/>
            <w:lang w:val="es-ES" w:eastAsia="es-ES"/>
          </w:rPr>
          <w:t xml:space="preserve">Mapa mostrando la ubicación donde se registró </w:t>
        </w:r>
      </w:ins>
      <w:proofErr w:type="spellStart"/>
      <w:ins w:id="413" w:author="julieta pellettieri" w:date="2025-05-27T18:45:00Z" w16du:dateUtc="2025-05-27T21:45:00Z">
        <w:r w:rsidRPr="00B14EEF">
          <w:rPr>
            <w:rFonts w:eastAsia="Times New Roman"/>
            <w:i/>
            <w:iCs/>
            <w:sz w:val="24"/>
            <w:szCs w:val="24"/>
            <w:lang w:val="es-ES" w:eastAsia="es-ES"/>
            <w:rPrChange w:id="414" w:author="julieta pellettieri" w:date="2025-05-27T18:46:00Z" w16du:dateUtc="2025-05-27T21:46:00Z">
              <w:rPr>
                <w:rFonts w:eastAsia="Times New Roman"/>
                <w:sz w:val="24"/>
                <w:szCs w:val="24"/>
                <w:lang w:val="es-ES" w:eastAsia="es-ES"/>
              </w:rPr>
            </w:rPrChange>
          </w:rPr>
          <w:t>B</w:t>
        </w:r>
      </w:ins>
      <w:ins w:id="415" w:author="Walter Farina" w:date="2025-06-03T14:20:00Z" w16du:dateUtc="2025-06-03T05:20:00Z">
        <w:r w:rsidR="00694BA8">
          <w:rPr>
            <w:rFonts w:eastAsia="Times New Roman"/>
            <w:i/>
            <w:iCs/>
            <w:sz w:val="24"/>
            <w:szCs w:val="24"/>
            <w:lang w:val="es-ES" w:eastAsia="es-ES"/>
          </w:rPr>
          <w:t>ombus</w:t>
        </w:r>
      </w:ins>
      <w:proofErr w:type="spellEnd"/>
      <w:ins w:id="416" w:author="julieta pellettieri" w:date="2025-05-27T18:45:00Z" w16du:dateUtc="2025-05-27T21:45:00Z">
        <w:del w:id="417" w:author="Walter Farina" w:date="2025-06-03T14:20:00Z" w16du:dateUtc="2025-06-03T05:20:00Z">
          <w:r w:rsidRPr="00B14EEF" w:rsidDel="00694BA8">
            <w:rPr>
              <w:rFonts w:eastAsia="Times New Roman"/>
              <w:i/>
              <w:iCs/>
              <w:sz w:val="24"/>
              <w:szCs w:val="24"/>
              <w:lang w:val="es-ES" w:eastAsia="es-ES"/>
              <w:rPrChange w:id="418" w:author="julieta pellettieri" w:date="2025-05-27T18:46:00Z" w16du:dateUtc="2025-05-27T21:46:00Z">
                <w:rPr>
                  <w:rFonts w:eastAsia="Times New Roman"/>
                  <w:sz w:val="24"/>
                  <w:szCs w:val="24"/>
                  <w:lang w:val="es-ES" w:eastAsia="es-ES"/>
                </w:rPr>
              </w:rPrChange>
            </w:rPr>
            <w:delText>. P</w:delText>
          </w:r>
        </w:del>
      </w:ins>
      <w:ins w:id="419" w:author="Walter Farina" w:date="2025-06-03T14:20:00Z" w16du:dateUtc="2025-06-03T05:20:00Z">
        <w:r w:rsidR="00694BA8">
          <w:rPr>
            <w:rFonts w:eastAsia="Times New Roman"/>
            <w:i/>
            <w:iCs/>
            <w:sz w:val="24"/>
            <w:szCs w:val="24"/>
            <w:lang w:val="es-ES" w:eastAsia="es-ES"/>
          </w:rPr>
          <w:t xml:space="preserve"> </w:t>
        </w:r>
        <w:proofErr w:type="spellStart"/>
        <w:r w:rsidR="00694BA8">
          <w:rPr>
            <w:rFonts w:eastAsia="Times New Roman"/>
            <w:i/>
            <w:iCs/>
            <w:sz w:val="24"/>
            <w:szCs w:val="24"/>
            <w:lang w:val="es-ES" w:eastAsia="es-ES"/>
          </w:rPr>
          <w:t>p</w:t>
        </w:r>
      </w:ins>
      <w:ins w:id="420" w:author="julieta pellettieri" w:date="2025-05-27T18:45:00Z" w16du:dateUtc="2025-05-27T21:45:00Z">
        <w:r w:rsidRPr="00B14EEF">
          <w:rPr>
            <w:rFonts w:eastAsia="Times New Roman"/>
            <w:i/>
            <w:iCs/>
            <w:sz w:val="24"/>
            <w:szCs w:val="24"/>
            <w:lang w:val="es-ES" w:eastAsia="es-ES"/>
            <w:rPrChange w:id="421" w:author="julieta pellettieri" w:date="2025-05-27T18:46:00Z" w16du:dateUtc="2025-05-27T21:46:00Z">
              <w:rPr>
                <w:rFonts w:eastAsia="Times New Roman"/>
                <w:sz w:val="24"/>
                <w:szCs w:val="24"/>
                <w:lang w:val="es-ES" w:eastAsia="es-ES"/>
              </w:rPr>
            </w:rPrChange>
          </w:rPr>
          <w:t>auloensis</w:t>
        </w:r>
        <w:proofErr w:type="spellEnd"/>
        <w:r w:rsidRPr="00B14EEF">
          <w:rPr>
            <w:rFonts w:eastAsia="Times New Roman"/>
            <w:i/>
            <w:iCs/>
            <w:sz w:val="24"/>
            <w:szCs w:val="24"/>
            <w:lang w:val="es-ES" w:eastAsia="es-ES"/>
            <w:rPrChange w:id="422" w:author="julieta pellettieri" w:date="2025-05-27T18:46:00Z" w16du:dateUtc="2025-05-27T21:46:00Z">
              <w:rPr>
                <w:rFonts w:eastAsia="Times New Roman"/>
                <w:sz w:val="24"/>
                <w:szCs w:val="24"/>
                <w:lang w:val="es-ES" w:eastAsia="es-ES"/>
              </w:rPr>
            </w:rPrChange>
          </w:rPr>
          <w:t xml:space="preserve"> </w:t>
        </w:r>
      </w:ins>
      <w:ins w:id="423" w:author="julieta pellettieri" w:date="2025-05-27T18:55:00Z" w16du:dateUtc="2025-05-27T21:55:00Z">
        <w:r w:rsidR="00B136A1">
          <w:rPr>
            <w:rFonts w:eastAsia="Times New Roman"/>
            <w:i/>
            <w:iCs/>
            <w:sz w:val="24"/>
            <w:szCs w:val="24"/>
            <w:lang w:val="es-ES" w:eastAsia="es-ES"/>
          </w:rPr>
          <w:t xml:space="preserve">en los últimos 50 años, </w:t>
        </w:r>
      </w:ins>
      <w:ins w:id="424" w:author="julieta pellettieri" w:date="2025-05-27T18:45:00Z" w16du:dateUtc="2025-05-27T21:45:00Z">
        <w:r w:rsidRPr="00B14EEF">
          <w:rPr>
            <w:rFonts w:eastAsia="Times New Roman"/>
            <w:i/>
            <w:iCs/>
            <w:sz w:val="24"/>
            <w:szCs w:val="24"/>
            <w:lang w:val="es-ES" w:eastAsia="es-ES"/>
            <w:rPrChange w:id="425" w:author="julieta pellettieri" w:date="2025-05-27T18:46:00Z" w16du:dateUtc="2025-05-27T21:46:00Z">
              <w:rPr>
                <w:rFonts w:eastAsia="Times New Roman"/>
                <w:sz w:val="24"/>
                <w:szCs w:val="24"/>
                <w:lang w:val="es-ES" w:eastAsia="es-ES"/>
              </w:rPr>
            </w:rPrChange>
          </w:rPr>
          <w:t xml:space="preserve">extraído </w:t>
        </w:r>
        <w:del w:id="426" w:author="Walter Farina" w:date="2025-06-03T14:20:00Z" w16du:dateUtc="2025-06-03T05:20:00Z">
          <w:r w:rsidRPr="00B14EEF" w:rsidDel="00694BA8">
            <w:rPr>
              <w:rFonts w:eastAsia="Times New Roman"/>
              <w:i/>
              <w:iCs/>
              <w:sz w:val="24"/>
              <w:szCs w:val="24"/>
              <w:lang w:val="es-ES" w:eastAsia="es-ES"/>
              <w:rPrChange w:id="427" w:author="julieta pellettieri" w:date="2025-05-27T18:46:00Z" w16du:dateUtc="2025-05-27T21:46:00Z">
                <w:rPr>
                  <w:rFonts w:eastAsia="Times New Roman"/>
                  <w:sz w:val="24"/>
                  <w:szCs w:val="24"/>
                  <w:lang w:val="es-ES" w:eastAsia="es-ES"/>
                </w:rPr>
              </w:rPrChange>
            </w:rPr>
            <w:delText>de  la</w:delText>
          </w:r>
        </w:del>
      </w:ins>
      <w:ins w:id="428" w:author="Walter Farina" w:date="2025-06-03T14:20:00Z" w16du:dateUtc="2025-06-03T05:20:00Z">
        <w:r w:rsidR="00694BA8" w:rsidRPr="00694BA8">
          <w:rPr>
            <w:rFonts w:eastAsia="Times New Roman"/>
            <w:i/>
            <w:iCs/>
            <w:sz w:val="24"/>
            <w:szCs w:val="24"/>
            <w:lang w:val="es-ES" w:eastAsia="es-ES"/>
          </w:rPr>
          <w:t>de la</w:t>
        </w:r>
      </w:ins>
      <w:ins w:id="429" w:author="julieta pellettieri" w:date="2025-05-27T18:45:00Z" w16du:dateUtc="2025-05-27T21:45:00Z">
        <w:r w:rsidRPr="00B14EEF">
          <w:rPr>
            <w:rFonts w:eastAsia="Times New Roman"/>
            <w:i/>
            <w:iCs/>
            <w:sz w:val="24"/>
            <w:szCs w:val="24"/>
            <w:lang w:val="es-ES" w:eastAsia="es-ES"/>
            <w:rPrChange w:id="430" w:author="julieta pellettieri" w:date="2025-05-27T18:46:00Z" w16du:dateUtc="2025-05-27T21:46:00Z">
              <w:rPr>
                <w:rFonts w:eastAsia="Times New Roman"/>
                <w:sz w:val="24"/>
                <w:szCs w:val="24"/>
                <w:lang w:val="es-ES" w:eastAsia="es-ES"/>
              </w:rPr>
            </w:rPrChange>
          </w:rPr>
          <w:t xml:space="preserve"> base de datos</w:t>
        </w:r>
      </w:ins>
      <w:ins w:id="431" w:author="julieta pellettieri" w:date="2025-05-27T18:46:00Z" w16du:dateUtc="2025-05-27T21:46:00Z">
        <w:r w:rsidRPr="00B14EEF">
          <w:rPr>
            <w:rFonts w:eastAsia="Times New Roman"/>
            <w:i/>
            <w:iCs/>
            <w:sz w:val="24"/>
            <w:szCs w:val="24"/>
            <w:lang w:val="es-ES" w:eastAsia="es-ES"/>
            <w:rPrChange w:id="432" w:author="julieta pellettieri" w:date="2025-05-27T18:46:00Z" w16du:dateUtc="2025-05-27T21:46:00Z">
              <w:rPr>
                <w:rFonts w:eastAsia="Times New Roman"/>
                <w:sz w:val="24"/>
                <w:szCs w:val="24"/>
                <w:lang w:val="es-ES" w:eastAsia="es-ES"/>
              </w:rPr>
            </w:rPrChange>
          </w:rPr>
          <w:t xml:space="preserve"> de biodiversidad</w:t>
        </w:r>
      </w:ins>
      <w:ins w:id="433" w:author="julieta pellettieri" w:date="2025-05-27T18:45:00Z" w16du:dateUtc="2025-05-27T21:45:00Z">
        <w:r w:rsidRPr="00B14EEF">
          <w:rPr>
            <w:rFonts w:eastAsia="Times New Roman"/>
            <w:i/>
            <w:iCs/>
            <w:sz w:val="24"/>
            <w:szCs w:val="24"/>
            <w:lang w:val="es-ES" w:eastAsia="es-ES"/>
            <w:rPrChange w:id="434" w:author="julieta pellettieri" w:date="2025-05-27T18:46:00Z" w16du:dateUtc="2025-05-27T21:46:00Z">
              <w:rPr>
                <w:rFonts w:eastAsia="Times New Roman"/>
                <w:sz w:val="24"/>
                <w:szCs w:val="24"/>
                <w:lang w:val="es-ES" w:eastAsia="es-ES"/>
              </w:rPr>
            </w:rPrChange>
          </w:rPr>
          <w:t xml:space="preserve"> mundial </w:t>
        </w:r>
      </w:ins>
      <w:commentRangeStart w:id="435"/>
      <w:ins w:id="436" w:author="julieta pellettieri" w:date="2025-05-27T20:51:00Z" w16du:dateUtc="2025-05-27T23:51:00Z">
        <w:r w:rsidR="00965635">
          <w:rPr>
            <w:rFonts w:eastAsia="Times New Roman"/>
            <w:i/>
            <w:iCs/>
            <w:sz w:val="24"/>
            <w:szCs w:val="24"/>
            <w:lang w:val="es-ES" w:eastAsia="es-ES"/>
          </w:rPr>
          <w:t>GBIF</w:t>
        </w:r>
      </w:ins>
      <w:commentRangeEnd w:id="435"/>
      <w:r w:rsidR="00694BA8">
        <w:rPr>
          <w:rStyle w:val="Refdecomentario"/>
        </w:rPr>
        <w:commentReference w:id="435"/>
      </w:r>
      <w:ins w:id="437" w:author="julieta pellettieri" w:date="2025-05-27T18:46:00Z" w16du:dateUtc="2025-05-27T21:46:00Z">
        <w:r w:rsidRPr="00B14EEF">
          <w:rPr>
            <w:rFonts w:eastAsia="Times New Roman"/>
            <w:i/>
            <w:iCs/>
            <w:sz w:val="24"/>
            <w:szCs w:val="24"/>
            <w:lang w:val="es-ES" w:eastAsia="es-ES"/>
            <w:rPrChange w:id="438" w:author="julieta pellettieri" w:date="2025-05-27T18:46:00Z" w16du:dateUtc="2025-05-27T21:46:00Z">
              <w:rPr>
                <w:rFonts w:eastAsia="Times New Roman"/>
                <w:sz w:val="24"/>
                <w:szCs w:val="24"/>
                <w:lang w:val="es-ES" w:eastAsia="es-ES"/>
              </w:rPr>
            </w:rPrChange>
          </w:rPr>
          <w:t>.</w:t>
        </w:r>
      </w:ins>
    </w:p>
    <w:p w14:paraId="60624B31" w14:textId="115E542F" w:rsidR="0047184B" w:rsidRPr="007A1E8C" w:rsidRDefault="0047184B">
      <w:pPr>
        <w:spacing w:before="100" w:beforeAutospacing="1" w:after="100" w:afterAutospacing="1"/>
        <w:jc w:val="both"/>
        <w:rPr>
          <w:ins w:id="439" w:author="julieta pellettieri" w:date="2025-05-27T13:24:00Z" w16du:dateUtc="2025-05-27T16:24:00Z"/>
          <w:rFonts w:eastAsia="Times New Roman"/>
          <w:sz w:val="24"/>
          <w:szCs w:val="24"/>
          <w:lang w:val="es-ES" w:eastAsia="es-ES"/>
          <w:rPrChange w:id="440" w:author="julieta pellettieri" w:date="2025-05-27T13:57:00Z" w16du:dateUtc="2025-05-27T16:57:00Z">
            <w:rPr>
              <w:ins w:id="441" w:author="julieta pellettieri" w:date="2025-05-27T13:24:00Z" w16du:dateUtc="2025-05-27T16:24:00Z"/>
            </w:rPr>
          </w:rPrChange>
        </w:rPr>
        <w:pPrChange w:id="442" w:author="julieta pellettieri" w:date="2025-05-27T13:57:00Z" w16du:dateUtc="2025-05-27T16:57:00Z">
          <w:pPr>
            <w:spacing w:before="240" w:after="240"/>
            <w:jc w:val="both"/>
          </w:pPr>
        </w:pPrChange>
      </w:pPr>
      <w:ins w:id="443" w:author="julieta pellettieri" w:date="2025-05-27T13:24:00Z" w16du:dateUtc="2025-05-27T16:24:00Z">
        <w:r w:rsidRPr="0047184B">
          <w:rPr>
            <w:rFonts w:eastAsia="Times New Roman"/>
            <w:sz w:val="24"/>
            <w:szCs w:val="24"/>
            <w:lang w:val="es-ES" w:eastAsia="es-ES"/>
            <w:rPrChange w:id="444" w:author="julieta pellettieri" w:date="2025-05-27T13:24:00Z" w16du:dateUtc="2025-05-27T16:24:00Z">
              <w:rPr>
                <w:lang w:val="es-ES" w:eastAsia="es-ES"/>
              </w:rPr>
            </w:rPrChange>
          </w:rPr>
          <w:lastRenderedPageBreak/>
          <w:t xml:space="preserve">Las colonias de </w:t>
        </w:r>
        <w:r w:rsidRPr="0047184B">
          <w:rPr>
            <w:rFonts w:eastAsia="Times New Roman"/>
            <w:i/>
            <w:iCs/>
            <w:sz w:val="24"/>
            <w:szCs w:val="24"/>
            <w:lang w:val="es-ES" w:eastAsia="es-ES"/>
            <w:rPrChange w:id="445" w:author="julieta pellettieri" w:date="2025-05-27T13:24:00Z" w16du:dateUtc="2025-05-27T16:24:00Z">
              <w:rPr>
                <w:i/>
                <w:iCs/>
                <w:lang w:val="es-ES" w:eastAsia="es-ES"/>
              </w:rPr>
            </w:rPrChange>
          </w:rPr>
          <w:t xml:space="preserve">B. </w:t>
        </w:r>
        <w:proofErr w:type="spellStart"/>
        <w:r w:rsidRPr="0047184B">
          <w:rPr>
            <w:rFonts w:eastAsia="Times New Roman"/>
            <w:i/>
            <w:iCs/>
            <w:sz w:val="24"/>
            <w:szCs w:val="24"/>
            <w:lang w:val="es-ES" w:eastAsia="es-ES"/>
            <w:rPrChange w:id="446" w:author="julieta pellettieri" w:date="2025-05-27T13:24:00Z" w16du:dateUtc="2025-05-27T16:24:00Z">
              <w:rPr>
                <w:i/>
                <w:iCs/>
                <w:lang w:val="es-ES" w:eastAsia="es-ES"/>
              </w:rPr>
            </w:rPrChange>
          </w:rPr>
          <w:t>pauloensis</w:t>
        </w:r>
        <w:proofErr w:type="spellEnd"/>
        <w:r w:rsidRPr="0047184B">
          <w:rPr>
            <w:rFonts w:eastAsia="Times New Roman"/>
            <w:sz w:val="24"/>
            <w:szCs w:val="24"/>
            <w:lang w:val="es-ES" w:eastAsia="es-ES"/>
            <w:rPrChange w:id="447" w:author="julieta pellettieri" w:date="2025-05-27T13:24:00Z" w16du:dateUtc="2025-05-27T16:24:00Z">
              <w:rPr>
                <w:lang w:val="es-ES" w:eastAsia="es-ES"/>
              </w:rPr>
            </w:rPrChange>
          </w:rPr>
          <w:t xml:space="preserve"> son primitivamente sociales </w:t>
        </w:r>
      </w:ins>
      <w:ins w:id="448" w:author="Walter Farina" w:date="2025-06-03T14:21:00Z" w16du:dateUtc="2025-06-03T05:21:00Z">
        <w:r w:rsidR="00694BA8">
          <w:rPr>
            <w:rFonts w:eastAsia="Times New Roman"/>
            <w:sz w:val="24"/>
            <w:szCs w:val="24"/>
            <w:lang w:val="es-ES" w:eastAsia="es-ES"/>
          </w:rPr>
          <w:t xml:space="preserve">(comunales) </w:t>
        </w:r>
      </w:ins>
      <w:ins w:id="449" w:author="julieta pellettieri" w:date="2025-05-27T13:24:00Z" w16du:dateUtc="2025-05-27T16:24:00Z">
        <w:r w:rsidRPr="0047184B">
          <w:rPr>
            <w:rFonts w:eastAsia="Times New Roman"/>
            <w:sz w:val="24"/>
            <w:szCs w:val="24"/>
            <w:lang w:val="es-ES" w:eastAsia="es-ES"/>
            <w:rPrChange w:id="450" w:author="julieta pellettieri" w:date="2025-05-27T13:24:00Z" w16du:dateUtc="2025-05-27T16:24:00Z">
              <w:rPr>
                <w:lang w:val="es-ES" w:eastAsia="es-ES"/>
              </w:rPr>
            </w:rPrChange>
          </w:rPr>
          <w:t xml:space="preserve">y anuales, formadas por </w:t>
        </w:r>
      </w:ins>
      <w:ins w:id="451" w:author="julieta pellettieri" w:date="2025-05-27T13:48:00Z" w16du:dateUtc="2025-05-27T16:48:00Z">
        <w:r w:rsidR="00EA79AD">
          <w:rPr>
            <w:rFonts w:eastAsia="Times New Roman"/>
            <w:sz w:val="24"/>
            <w:szCs w:val="24"/>
            <w:lang w:val="es-ES" w:eastAsia="es-ES"/>
          </w:rPr>
          <w:t xml:space="preserve">aproximadamente 80 ejemplares entre los que se encuentran </w:t>
        </w:r>
      </w:ins>
      <w:ins w:id="452" w:author="julieta pellettieri" w:date="2025-05-27T13:24:00Z" w16du:dateUtc="2025-05-27T16:24:00Z">
        <w:r w:rsidRPr="0047184B">
          <w:rPr>
            <w:rFonts w:eastAsia="Times New Roman"/>
            <w:sz w:val="24"/>
            <w:szCs w:val="24"/>
            <w:lang w:val="es-ES" w:eastAsia="es-ES"/>
            <w:rPrChange w:id="453" w:author="julieta pellettieri" w:date="2025-05-27T13:24:00Z" w16du:dateUtc="2025-05-27T16:24:00Z">
              <w:rPr>
                <w:lang w:val="es-ES" w:eastAsia="es-ES"/>
              </w:rPr>
            </w:rPrChange>
          </w:rPr>
          <w:t>una reina fundadora, obreras y cría</w:t>
        </w:r>
      </w:ins>
      <w:ins w:id="454" w:author="julieta pellettieri" w:date="2025-05-27T13:48:00Z" w16du:dateUtc="2025-05-27T16:48:00Z">
        <w:r w:rsidR="00EA79AD">
          <w:rPr>
            <w:rFonts w:eastAsia="Times New Roman"/>
            <w:sz w:val="24"/>
            <w:szCs w:val="24"/>
            <w:lang w:val="es-ES" w:eastAsia="es-ES"/>
          </w:rPr>
          <w:t>s</w:t>
        </w:r>
      </w:ins>
      <w:ins w:id="455" w:author="julieta pellettieri" w:date="2025-05-27T13:24:00Z" w16du:dateUtc="2025-05-27T16:24:00Z">
        <w:r w:rsidRPr="0047184B">
          <w:rPr>
            <w:rFonts w:eastAsia="Times New Roman"/>
            <w:sz w:val="24"/>
            <w:szCs w:val="24"/>
            <w:lang w:val="es-ES" w:eastAsia="es-ES"/>
            <w:rPrChange w:id="456" w:author="julieta pellettieri" w:date="2025-05-27T13:24:00Z" w16du:dateUtc="2025-05-27T16:24:00Z">
              <w:rPr>
                <w:lang w:val="es-ES" w:eastAsia="es-ES"/>
              </w:rPr>
            </w:rPrChange>
          </w:rPr>
          <w:t>. Su organización social atraviesa dos fases: una sub-social inicial, en la que la reina</w:t>
        </w:r>
      </w:ins>
      <w:ins w:id="457" w:author="julieta pellettieri" w:date="2025-05-27T13:33:00Z" w16du:dateUtc="2025-05-27T16:33:00Z">
        <w:r w:rsidR="00D51BB2">
          <w:rPr>
            <w:rFonts w:eastAsia="Times New Roman"/>
            <w:sz w:val="24"/>
            <w:szCs w:val="24"/>
            <w:lang w:val="es-ES" w:eastAsia="es-ES"/>
          </w:rPr>
          <w:t xml:space="preserve">, tras salir de la hibernación, </w:t>
        </w:r>
      </w:ins>
      <w:ins w:id="458" w:author="julieta pellettieri" w:date="2025-05-27T13:43:00Z" w16du:dateUtc="2025-05-27T16:43:00Z">
        <w:r w:rsidR="00EA79AD">
          <w:rPr>
            <w:rFonts w:eastAsia="Times New Roman"/>
            <w:sz w:val="24"/>
            <w:szCs w:val="24"/>
            <w:lang w:val="es-ES" w:eastAsia="es-ES"/>
          </w:rPr>
          <w:t>recolecta y</w:t>
        </w:r>
      </w:ins>
      <w:ins w:id="459" w:author="julieta pellettieri" w:date="2025-05-27T13:24:00Z" w16du:dateUtc="2025-05-27T16:24:00Z">
        <w:r w:rsidRPr="0047184B">
          <w:rPr>
            <w:rFonts w:eastAsia="Times New Roman"/>
            <w:sz w:val="24"/>
            <w:szCs w:val="24"/>
            <w:lang w:val="es-ES" w:eastAsia="es-ES"/>
            <w:rPrChange w:id="460" w:author="julieta pellettieri" w:date="2025-05-27T13:24:00Z" w16du:dateUtc="2025-05-27T16:24:00Z">
              <w:rPr>
                <w:lang w:val="es-ES" w:eastAsia="es-ES"/>
              </w:rPr>
            </w:rPrChange>
          </w:rPr>
          <w:t xml:space="preserve"> alimenta a las larvas, y una fase social posterior, en la que las obreras se encargan del cuidado de la cría mientras la reina se dedica exclusivamente a la </w:t>
        </w:r>
      </w:ins>
      <w:ins w:id="461" w:author="julieta pellettieri" w:date="2025-05-27T13:32:00Z" w16du:dateUtc="2025-05-27T16:32:00Z">
        <w:r w:rsidR="00D51BB2">
          <w:rPr>
            <w:rFonts w:eastAsia="Times New Roman"/>
            <w:sz w:val="24"/>
            <w:szCs w:val="24"/>
            <w:lang w:val="es-ES" w:eastAsia="es-ES"/>
          </w:rPr>
          <w:t>puesta</w:t>
        </w:r>
      </w:ins>
      <w:ins w:id="462" w:author="julieta pellettieri" w:date="2025-05-27T13:24:00Z" w16du:dateUtc="2025-05-27T16:24:00Z">
        <w:r w:rsidRPr="0047184B">
          <w:rPr>
            <w:rFonts w:eastAsia="Times New Roman"/>
            <w:sz w:val="24"/>
            <w:szCs w:val="24"/>
            <w:lang w:val="es-ES" w:eastAsia="es-ES"/>
            <w:rPrChange w:id="463" w:author="julieta pellettieri" w:date="2025-05-27T13:24:00Z" w16du:dateUtc="2025-05-27T16:24:00Z">
              <w:rPr>
                <w:lang w:val="es-ES" w:eastAsia="es-ES"/>
              </w:rPr>
            </w:rPrChange>
          </w:rPr>
          <w:t xml:space="preserve"> de huevos (</w:t>
        </w:r>
        <w:del w:id="464" w:author="Walter Farina" w:date="2025-06-03T14:22:00Z" w16du:dateUtc="2025-06-03T05:22:00Z">
          <w:r w:rsidRPr="0047184B" w:rsidDel="00694BA8">
            <w:rPr>
              <w:rFonts w:eastAsia="Times New Roman"/>
              <w:sz w:val="24"/>
              <w:szCs w:val="24"/>
              <w:lang w:val="es-ES" w:eastAsia="es-ES"/>
              <w:rPrChange w:id="465" w:author="julieta pellettieri" w:date="2025-05-27T13:24:00Z" w16du:dateUtc="2025-05-27T16:24:00Z">
                <w:rPr>
                  <w:lang w:val="es-ES" w:eastAsia="es-ES"/>
                </w:rPr>
              </w:rPrChange>
            </w:rPr>
            <w:delText>Gonzalez</w:delText>
          </w:r>
        </w:del>
      </w:ins>
      <w:ins w:id="466" w:author="Walter Farina" w:date="2025-06-03T14:22:00Z" w16du:dateUtc="2025-06-03T05:22:00Z">
        <w:r w:rsidR="00694BA8" w:rsidRPr="00694BA8">
          <w:rPr>
            <w:rFonts w:eastAsia="Times New Roman"/>
            <w:sz w:val="24"/>
            <w:szCs w:val="24"/>
            <w:lang w:val="es-ES" w:eastAsia="es-ES"/>
          </w:rPr>
          <w:t>González</w:t>
        </w:r>
      </w:ins>
      <w:ins w:id="467" w:author="julieta pellettieri" w:date="2025-05-27T13:24:00Z" w16du:dateUtc="2025-05-27T16:24:00Z">
        <w:r w:rsidRPr="0047184B">
          <w:rPr>
            <w:rFonts w:eastAsia="Times New Roman"/>
            <w:sz w:val="24"/>
            <w:szCs w:val="24"/>
            <w:lang w:val="es-ES" w:eastAsia="es-ES"/>
            <w:rPrChange w:id="468" w:author="julieta pellettieri" w:date="2025-05-27T13:24:00Z" w16du:dateUtc="2025-05-27T16:24:00Z">
              <w:rPr>
                <w:lang w:val="es-ES" w:eastAsia="es-ES"/>
              </w:rPr>
            </w:rPrChange>
          </w:rPr>
          <w:t xml:space="preserve"> et al., 2001). El desarrollo completo de un individuo varía entre 50 y 65 días, con aproximadamente 6 días de incubación del huevo, 12 a 13 días en fase larval, 8 a 12 días de pupa y entre 24 y 34 días hasta alcanzar la madurez. Estas duraciones pueden extenderse en ambientes fríos o de alta altitud (</w:t>
        </w:r>
        <w:del w:id="469" w:author="Walter Farina" w:date="2025-06-03T14:22:00Z" w16du:dateUtc="2025-06-03T05:22:00Z">
          <w:r w:rsidRPr="0047184B" w:rsidDel="00694BA8">
            <w:rPr>
              <w:rFonts w:eastAsia="Times New Roman"/>
              <w:sz w:val="24"/>
              <w:szCs w:val="24"/>
              <w:lang w:val="es-ES" w:eastAsia="es-ES"/>
              <w:rPrChange w:id="470" w:author="julieta pellettieri" w:date="2025-05-27T13:24:00Z" w16du:dateUtc="2025-05-27T16:24:00Z">
                <w:rPr>
                  <w:lang w:val="es-ES" w:eastAsia="es-ES"/>
                </w:rPr>
              </w:rPrChange>
            </w:rPr>
            <w:delText>Gonzalez</w:delText>
          </w:r>
        </w:del>
      </w:ins>
      <w:ins w:id="471" w:author="Walter Farina" w:date="2025-06-03T14:22:00Z" w16du:dateUtc="2025-06-03T05:22:00Z">
        <w:r w:rsidR="00694BA8" w:rsidRPr="00694BA8">
          <w:rPr>
            <w:rFonts w:eastAsia="Times New Roman"/>
            <w:sz w:val="24"/>
            <w:szCs w:val="24"/>
            <w:lang w:val="es-ES" w:eastAsia="es-ES"/>
          </w:rPr>
          <w:t>González</w:t>
        </w:r>
      </w:ins>
      <w:ins w:id="472" w:author="julieta pellettieri" w:date="2025-05-27T13:24:00Z" w16du:dateUtc="2025-05-27T16:24:00Z">
        <w:r w:rsidRPr="0047184B">
          <w:rPr>
            <w:rFonts w:eastAsia="Times New Roman"/>
            <w:sz w:val="24"/>
            <w:szCs w:val="24"/>
            <w:lang w:val="es-ES" w:eastAsia="es-ES"/>
            <w:rPrChange w:id="473" w:author="julieta pellettieri" w:date="2025-05-27T13:24:00Z" w16du:dateUtc="2025-05-27T16:24:00Z">
              <w:rPr>
                <w:lang w:val="es-ES" w:eastAsia="es-ES"/>
              </w:rPr>
            </w:rPrChange>
          </w:rPr>
          <w:t xml:space="preserve"> et al., 2001; Cameron, 1998)</w:t>
        </w:r>
        <w:commentRangeStart w:id="474"/>
        <w:r w:rsidRPr="0047184B">
          <w:rPr>
            <w:rFonts w:eastAsia="Times New Roman"/>
            <w:sz w:val="24"/>
            <w:szCs w:val="24"/>
            <w:lang w:val="es-ES" w:eastAsia="es-ES"/>
            <w:rPrChange w:id="475" w:author="julieta pellettieri" w:date="2025-05-27T13:24:00Z" w16du:dateUtc="2025-05-27T16:24:00Z">
              <w:rPr>
                <w:lang w:val="es-ES" w:eastAsia="es-ES"/>
              </w:rPr>
            </w:rPrChange>
          </w:rPr>
          <w:t>.</w:t>
        </w:r>
      </w:ins>
      <w:commentRangeEnd w:id="474"/>
      <w:ins w:id="476" w:author="julieta pellettieri" w:date="2025-05-27T13:56:00Z" w16du:dateUtc="2025-05-27T16:56:00Z">
        <w:r w:rsidR="007A1E8C">
          <w:rPr>
            <w:rStyle w:val="Refdecomentario"/>
          </w:rPr>
          <w:commentReference w:id="474"/>
        </w:r>
      </w:ins>
    </w:p>
    <w:p w14:paraId="7655FF9A" w14:textId="55B74138" w:rsidR="00BE70D9" w:rsidRPr="00965635" w:rsidRDefault="00965635">
      <w:pPr>
        <w:spacing w:before="240" w:after="240"/>
        <w:jc w:val="center"/>
        <w:rPr>
          <w:ins w:id="477" w:author="julieta pellettieri" w:date="2025-05-27T00:10:00Z" w16du:dateUtc="2025-05-27T03:10:00Z"/>
          <w:b/>
          <w:bCs/>
          <w:rPrChange w:id="478" w:author="julieta pellettieri" w:date="2025-05-27T20:53:00Z" w16du:dateUtc="2025-05-27T23:53:00Z">
            <w:rPr>
              <w:ins w:id="479" w:author="julieta pellettieri" w:date="2025-05-27T00:10:00Z" w16du:dateUtc="2025-05-27T03:10:00Z"/>
            </w:rPr>
          </w:rPrChange>
        </w:rPr>
        <w:pPrChange w:id="480" w:author="julieta pellettieri" w:date="2025-05-27T20:53:00Z" w16du:dateUtc="2025-05-27T23:53:00Z">
          <w:pPr>
            <w:spacing w:before="240" w:after="240"/>
            <w:jc w:val="both"/>
          </w:pPr>
        </w:pPrChange>
      </w:pPr>
      <w:ins w:id="481" w:author="julieta pellettieri" w:date="2025-05-27T20:53:00Z" w16du:dateUtc="2025-05-27T23:53:00Z">
        <w:r w:rsidRPr="00965635">
          <w:rPr>
            <w:b/>
            <w:bCs/>
            <w:rPrChange w:id="482" w:author="julieta pellettieri" w:date="2025-05-27T20:53:00Z" w16du:dateUtc="2025-05-27T23:53:00Z">
              <w:rPr/>
            </w:rPrChange>
          </w:rPr>
          <w:t>Cantidad de r</w:t>
        </w:r>
      </w:ins>
      <w:ins w:id="483" w:author="julieta pellettieri" w:date="2025-05-27T20:51:00Z" w16du:dateUtc="2025-05-27T23:51:00Z">
        <w:r w:rsidRPr="00965635">
          <w:rPr>
            <w:b/>
            <w:bCs/>
            <w:rPrChange w:id="484" w:author="julieta pellettieri" w:date="2025-05-27T20:53:00Z" w16du:dateUtc="2025-05-27T23:53:00Z">
              <w:rPr/>
            </w:rPrChange>
          </w:rPr>
          <w:t xml:space="preserve">egistros de </w:t>
        </w:r>
        <w:r w:rsidRPr="00965635">
          <w:rPr>
            <w:b/>
            <w:bCs/>
            <w:i/>
            <w:iCs/>
            <w:rPrChange w:id="485" w:author="julieta pellettieri" w:date="2025-05-27T20:53:00Z" w16du:dateUtc="2025-05-27T23:53:00Z">
              <w:rPr/>
            </w:rPrChange>
          </w:rPr>
          <w:t>Bo</w:t>
        </w:r>
      </w:ins>
      <w:ins w:id="486" w:author="julieta pellettieri" w:date="2025-05-27T20:52:00Z" w16du:dateUtc="2025-05-27T23:52:00Z">
        <w:r w:rsidRPr="00965635">
          <w:rPr>
            <w:b/>
            <w:bCs/>
            <w:i/>
            <w:iCs/>
            <w:rPrChange w:id="487" w:author="julieta pellettieri" w:date="2025-05-27T20:53:00Z" w16du:dateUtc="2025-05-27T23:53:00Z">
              <w:rPr/>
            </w:rPrChange>
          </w:rPr>
          <w:t>mbus pauloensis</w:t>
        </w:r>
        <w:r w:rsidRPr="00965635">
          <w:rPr>
            <w:b/>
            <w:bCs/>
            <w:rPrChange w:id="488" w:author="julieta pellettieri" w:date="2025-05-27T20:53:00Z" w16du:dateUtc="2025-05-27T23:53:00Z">
              <w:rPr/>
            </w:rPrChange>
          </w:rPr>
          <w:t xml:space="preserve"> </w:t>
        </w:r>
      </w:ins>
      <w:ins w:id="489" w:author="julieta pellettieri" w:date="2025-05-27T20:53:00Z" w16du:dateUtc="2025-05-27T23:53:00Z">
        <w:r w:rsidRPr="00965635">
          <w:rPr>
            <w:b/>
            <w:bCs/>
            <w:rPrChange w:id="490" w:author="julieta pellettieri" w:date="2025-05-27T20:53:00Z" w16du:dateUtc="2025-05-27T23:53:00Z">
              <w:rPr/>
            </w:rPrChange>
          </w:rPr>
          <w:t>según el mes.</w:t>
        </w:r>
      </w:ins>
    </w:p>
    <w:p w14:paraId="2280880F" w14:textId="7246F5F5" w:rsidR="007A5D7D" w:rsidRDefault="007A5D7D" w:rsidP="00BE70D9">
      <w:pPr>
        <w:spacing w:before="240" w:after="240"/>
        <w:jc w:val="both"/>
        <w:rPr>
          <w:ins w:id="491" w:author="julieta pellettieri" w:date="2025-05-27T20:49:00Z" w16du:dateUtc="2025-05-27T23:49:00Z"/>
        </w:rPr>
      </w:pPr>
      <w:ins w:id="492" w:author="julieta pellettieri" w:date="2025-05-27T00:10:00Z" w16du:dateUtc="2025-05-27T03:10:00Z">
        <w:r w:rsidRPr="007A5D7D">
          <w:rPr>
            <w:noProof/>
          </w:rPr>
          <w:drawing>
            <wp:inline distT="0" distB="0" distL="0" distR="0" wp14:anchorId="2756B609" wp14:editId="35078584">
              <wp:extent cx="5733415" cy="1495425"/>
              <wp:effectExtent l="0" t="0" r="635" b="9525"/>
              <wp:docPr id="13971194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119495" name=""/>
                      <pic:cNvPicPr/>
                    </pic:nvPicPr>
                    <pic:blipFill rotWithShape="1">
                      <a:blip r:embed="rId11"/>
                      <a:srcRect t="18408" b="11104"/>
                      <a:stretch/>
                    </pic:blipFill>
                    <pic:spPr bwMode="auto">
                      <a:xfrm>
                        <a:off x="0" y="0"/>
                        <a:ext cx="5733415" cy="1495425"/>
                      </a:xfrm>
                      <a:prstGeom prst="rect">
                        <a:avLst/>
                      </a:prstGeom>
                      <a:ln>
                        <a:noFill/>
                      </a:ln>
                      <a:extLst>
                        <a:ext uri="{53640926-AAD7-44D8-BBD7-CCE9431645EC}">
                          <a14:shadowObscured xmlns:a14="http://schemas.microsoft.com/office/drawing/2010/main"/>
                        </a:ext>
                      </a:extLst>
                    </pic:spPr>
                  </pic:pic>
                </a:graphicData>
              </a:graphic>
            </wp:inline>
          </w:drawing>
        </w:r>
      </w:ins>
    </w:p>
    <w:p w14:paraId="11CA0B7F" w14:textId="26802BCB" w:rsidR="00965635" w:rsidRPr="000E7BFE" w:rsidRDefault="00965635">
      <w:pPr>
        <w:spacing w:before="240" w:after="240"/>
        <w:jc w:val="center"/>
        <w:rPr>
          <w:ins w:id="493" w:author="julieta pellettieri" w:date="2025-05-23T15:21:00Z" w16du:dateUtc="2025-05-23T18:21:00Z"/>
          <w:i/>
          <w:iCs/>
          <w:rPrChange w:id="494" w:author="julieta pellettieri" w:date="2025-05-27T21:26:00Z" w16du:dateUtc="2025-05-28T00:26:00Z">
            <w:rPr>
              <w:ins w:id="495" w:author="julieta pellettieri" w:date="2025-05-23T15:21:00Z" w16du:dateUtc="2025-05-23T18:21:00Z"/>
            </w:rPr>
          </w:rPrChange>
        </w:rPr>
        <w:pPrChange w:id="496" w:author="julieta pellettieri" w:date="2025-05-27T20:49:00Z" w16du:dateUtc="2025-05-27T23:49:00Z">
          <w:pPr>
            <w:spacing w:before="240" w:after="240"/>
            <w:jc w:val="both"/>
          </w:pPr>
        </w:pPrChange>
      </w:pPr>
      <w:ins w:id="497" w:author="julieta pellettieri" w:date="2025-05-27T20:49:00Z" w16du:dateUtc="2025-05-27T23:49:00Z">
        <w:r w:rsidRPr="000E7BFE">
          <w:rPr>
            <w:u w:val="single"/>
            <w:rPrChange w:id="498" w:author="julieta pellettieri" w:date="2025-05-27T21:27:00Z" w16du:dateUtc="2025-05-28T00:27:00Z">
              <w:rPr/>
            </w:rPrChange>
          </w:rPr>
          <w:t xml:space="preserve">Figura </w:t>
        </w:r>
      </w:ins>
      <w:ins w:id="499" w:author="julieta pellettieri" w:date="2025-05-27T21:26:00Z" w16du:dateUtc="2025-05-28T00:26:00Z">
        <w:r w:rsidR="000E7BFE" w:rsidRPr="000E7BFE">
          <w:rPr>
            <w:u w:val="single"/>
            <w:rPrChange w:id="500" w:author="julieta pellettieri" w:date="2025-05-27T21:27:00Z" w16du:dateUtc="2025-05-28T00:27:00Z">
              <w:rPr>
                <w:i/>
                <w:iCs/>
              </w:rPr>
            </w:rPrChange>
          </w:rPr>
          <w:t>1.</w:t>
        </w:r>
      </w:ins>
      <w:ins w:id="501" w:author="julieta pellettieri" w:date="2025-05-27T20:49:00Z" w16du:dateUtc="2025-05-27T23:49:00Z">
        <w:r w:rsidRPr="000E7BFE">
          <w:rPr>
            <w:u w:val="single"/>
            <w:rPrChange w:id="502" w:author="julieta pellettieri" w:date="2025-05-27T21:27:00Z" w16du:dateUtc="2025-05-28T00:27:00Z">
              <w:rPr/>
            </w:rPrChange>
          </w:rPr>
          <w:t>2</w:t>
        </w:r>
        <w:r w:rsidRPr="000E7BFE">
          <w:t>:</w:t>
        </w:r>
        <w:r w:rsidRPr="000E7BFE">
          <w:rPr>
            <w:i/>
            <w:iCs/>
          </w:rPr>
          <w:t xml:space="preserve"> </w:t>
        </w:r>
      </w:ins>
      <w:ins w:id="503" w:author="julieta pellettieri" w:date="2025-05-27T20:50:00Z" w16du:dateUtc="2025-05-27T23:50:00Z">
        <w:r w:rsidRPr="000E7BFE">
          <w:rPr>
            <w:i/>
            <w:iCs/>
          </w:rPr>
          <w:t xml:space="preserve">Registros de presencia de </w:t>
        </w:r>
      </w:ins>
      <w:ins w:id="504" w:author="julieta pellettieri" w:date="2025-05-27T20:51:00Z" w16du:dateUtc="2025-05-27T23:51:00Z">
        <w:r w:rsidRPr="000E7BFE">
          <w:rPr>
            <w:i/>
            <w:iCs/>
          </w:rPr>
          <w:t>B</w:t>
        </w:r>
      </w:ins>
      <w:ins w:id="505" w:author="julieta pellettieri" w:date="2025-05-27T20:50:00Z" w16du:dateUtc="2025-05-27T23:50:00Z">
        <w:r w:rsidRPr="000E7BFE">
          <w:rPr>
            <w:i/>
            <w:iCs/>
          </w:rPr>
          <w:t>ombus pauloensis en funci</w:t>
        </w:r>
      </w:ins>
      <w:ins w:id="506" w:author="julieta pellettieri" w:date="2025-05-27T20:51:00Z" w16du:dateUtc="2025-05-27T23:51:00Z">
        <w:r w:rsidRPr="000E7BFE">
          <w:rPr>
            <w:i/>
            <w:iCs/>
          </w:rPr>
          <w:t>ó</w:t>
        </w:r>
      </w:ins>
      <w:ins w:id="507" w:author="julieta pellettieri" w:date="2025-05-27T20:50:00Z" w16du:dateUtc="2025-05-27T23:50:00Z">
        <w:r w:rsidRPr="000E7BFE">
          <w:rPr>
            <w:i/>
            <w:iCs/>
          </w:rPr>
          <w:t xml:space="preserve">n del mes del año. Datos </w:t>
        </w:r>
      </w:ins>
      <w:ins w:id="508" w:author="julieta pellettieri" w:date="2025-05-27T20:51:00Z" w16du:dateUtc="2025-05-27T23:51:00Z">
        <w:r w:rsidRPr="000E7BFE">
          <w:rPr>
            <w:i/>
            <w:iCs/>
          </w:rPr>
          <w:t>extraídos</w:t>
        </w:r>
      </w:ins>
      <w:ins w:id="509" w:author="julieta pellettieri" w:date="2025-05-27T20:50:00Z" w16du:dateUtc="2025-05-27T23:50:00Z">
        <w:r w:rsidRPr="000E7BFE">
          <w:rPr>
            <w:i/>
            <w:iCs/>
          </w:rPr>
          <w:t xml:space="preserve"> de la base de datos </w:t>
        </w:r>
      </w:ins>
      <w:ins w:id="510" w:author="julieta pellettieri" w:date="2025-05-27T20:51:00Z" w16du:dateUtc="2025-05-27T23:51:00Z">
        <w:r w:rsidRPr="000E7BFE">
          <w:rPr>
            <w:i/>
            <w:iCs/>
          </w:rPr>
          <w:t xml:space="preserve">de biodiversidad </w:t>
        </w:r>
      </w:ins>
      <w:ins w:id="511" w:author="julieta pellettieri" w:date="2025-05-27T20:50:00Z" w16du:dateUtc="2025-05-27T23:50:00Z">
        <w:r w:rsidRPr="000E7BFE">
          <w:rPr>
            <w:i/>
            <w:iCs/>
          </w:rPr>
          <w:t xml:space="preserve">mundial </w:t>
        </w:r>
      </w:ins>
      <w:ins w:id="512" w:author="julieta pellettieri" w:date="2025-05-27T20:51:00Z" w16du:dateUtc="2025-05-27T23:51:00Z">
        <w:r w:rsidRPr="000E7BFE">
          <w:rPr>
            <w:i/>
            <w:iCs/>
          </w:rPr>
          <w:t>GBIF.</w:t>
        </w:r>
      </w:ins>
    </w:p>
    <w:p w14:paraId="30D9C8CA" w14:textId="566F387B" w:rsidR="009C7AEB" w:rsidRPr="009C7AEB" w:rsidRDefault="009C7AEB">
      <w:pPr>
        <w:pStyle w:val="Prrafodelista"/>
        <w:numPr>
          <w:ilvl w:val="2"/>
          <w:numId w:val="7"/>
        </w:numPr>
        <w:spacing w:before="240" w:after="240"/>
        <w:jc w:val="both"/>
        <w:rPr>
          <w:ins w:id="513" w:author="julieta pellettieri" w:date="2025-05-27T12:14:00Z" w16du:dateUtc="2025-05-27T15:14:00Z"/>
          <w:b/>
          <w:bCs/>
          <w:rPrChange w:id="514" w:author="julieta pellettieri" w:date="2025-05-27T12:14:00Z" w16du:dateUtc="2025-05-27T15:14:00Z">
            <w:rPr>
              <w:ins w:id="515" w:author="julieta pellettieri" w:date="2025-05-27T12:14:00Z" w16du:dateUtc="2025-05-27T15:14:00Z"/>
            </w:rPr>
          </w:rPrChange>
        </w:rPr>
        <w:pPrChange w:id="516" w:author="julieta pellettieri" w:date="2025-05-27T12:14:00Z" w16du:dateUtc="2025-05-27T15:14:00Z">
          <w:pPr>
            <w:spacing w:before="240" w:after="240"/>
            <w:jc w:val="both"/>
          </w:pPr>
        </w:pPrChange>
      </w:pPr>
      <w:ins w:id="517" w:author="julieta pellettieri" w:date="2025-05-27T12:14:00Z">
        <w:r w:rsidRPr="009C7AEB">
          <w:rPr>
            <w:b/>
            <w:bCs/>
            <w:rPrChange w:id="518" w:author="julieta pellettieri" w:date="2025-05-27T12:14:00Z" w16du:dateUtc="2025-05-27T15:14:00Z">
              <w:rPr/>
            </w:rPrChange>
          </w:rPr>
          <w:t xml:space="preserve">Comunicación </w:t>
        </w:r>
      </w:ins>
      <w:ins w:id="519" w:author="Walter Farina" w:date="2025-06-03T14:22:00Z" w16du:dateUtc="2025-06-03T05:22:00Z">
        <w:r w:rsidR="00694BA8">
          <w:rPr>
            <w:b/>
            <w:bCs/>
          </w:rPr>
          <w:t>d</w:t>
        </w:r>
      </w:ins>
      <w:ins w:id="520" w:author="julieta pellettieri" w:date="2025-05-27T12:14:00Z">
        <w:r w:rsidRPr="009C7AEB">
          <w:rPr>
            <w:b/>
            <w:bCs/>
            <w:rPrChange w:id="521" w:author="julieta pellettieri" w:date="2025-05-27T12:14:00Z" w16du:dateUtc="2025-05-27T15:14:00Z">
              <w:rPr/>
            </w:rPrChange>
          </w:rPr>
          <w:t>en</w:t>
        </w:r>
      </w:ins>
      <w:ins w:id="522" w:author="Walter Farina" w:date="2025-06-03T14:22:00Z" w16du:dateUtc="2025-06-03T05:22:00Z">
        <w:r w:rsidR="00694BA8">
          <w:rPr>
            <w:b/>
            <w:bCs/>
          </w:rPr>
          <w:t>tro</w:t>
        </w:r>
      </w:ins>
      <w:ins w:id="523" w:author="julieta pellettieri" w:date="2025-05-27T12:14:00Z">
        <w:r w:rsidRPr="009C7AEB">
          <w:rPr>
            <w:b/>
            <w:bCs/>
            <w:rPrChange w:id="524" w:author="julieta pellettieri" w:date="2025-05-27T12:14:00Z" w16du:dateUtc="2025-05-27T15:14:00Z">
              <w:rPr/>
            </w:rPrChange>
          </w:rPr>
          <w:t xml:space="preserve"> </w:t>
        </w:r>
      </w:ins>
      <w:ins w:id="525" w:author="Walter Farina" w:date="2025-06-03T14:22:00Z" w16du:dateUtc="2025-06-03T05:22:00Z">
        <w:r w:rsidR="00694BA8">
          <w:rPr>
            <w:b/>
            <w:bCs/>
          </w:rPr>
          <w:t>d</w:t>
        </w:r>
      </w:ins>
      <w:ins w:id="526" w:author="julieta pellettieri" w:date="2025-05-27T12:14:00Z">
        <w:r w:rsidRPr="009C7AEB">
          <w:rPr>
            <w:b/>
            <w:bCs/>
            <w:rPrChange w:id="527" w:author="julieta pellettieri" w:date="2025-05-27T12:14:00Z" w16du:dateUtc="2025-05-27T15:14:00Z">
              <w:rPr/>
            </w:rPrChange>
          </w:rPr>
          <w:t xml:space="preserve">el nido: uso de claves olfativas y señales </w:t>
        </w:r>
        <w:del w:id="528" w:author="Walter Farina" w:date="2025-06-03T14:23:00Z" w16du:dateUtc="2025-06-03T05:23:00Z">
          <w:r w:rsidRPr="009C7AEB" w:rsidDel="00694BA8">
            <w:rPr>
              <w:b/>
              <w:bCs/>
              <w:rPrChange w:id="529" w:author="julieta pellettieri" w:date="2025-05-27T12:14:00Z" w16du:dateUtc="2025-05-27T15:14:00Z">
                <w:rPr/>
              </w:rPrChange>
            </w:rPr>
            <w:delText>vibrát</w:delText>
          </w:r>
        </w:del>
      </w:ins>
      <w:ins w:id="530" w:author="Walter Farina" w:date="2025-06-03T14:23:00Z" w16du:dateUtc="2025-06-03T05:23:00Z">
        <w:r w:rsidR="00694BA8" w:rsidRPr="00694BA8">
          <w:rPr>
            <w:b/>
            <w:bCs/>
          </w:rPr>
          <w:t>vibrat</w:t>
        </w:r>
        <w:r w:rsidR="00694BA8">
          <w:rPr>
            <w:b/>
            <w:bCs/>
          </w:rPr>
          <w:t>orias</w:t>
        </w:r>
      </w:ins>
      <w:ins w:id="531" w:author="Walter Farina" w:date="2025-06-03T14:22:00Z" w16du:dateUtc="2025-06-03T05:22:00Z">
        <w:r w:rsidR="00694BA8">
          <w:rPr>
            <w:b/>
            <w:bCs/>
          </w:rPr>
          <w:t xml:space="preserve"> </w:t>
        </w:r>
      </w:ins>
      <w:ins w:id="532" w:author="julieta pellettieri" w:date="2025-05-27T12:14:00Z">
        <w:del w:id="533" w:author="Walter Farina" w:date="2025-06-03T14:22:00Z" w16du:dateUtc="2025-06-03T05:22:00Z">
          <w:r w:rsidRPr="009C7AEB" w:rsidDel="00694BA8">
            <w:rPr>
              <w:b/>
              <w:bCs/>
              <w:rPrChange w:id="534" w:author="julieta pellettieri" w:date="2025-05-27T12:14:00Z" w16du:dateUtc="2025-05-27T15:14:00Z">
                <w:rPr/>
              </w:rPrChange>
            </w:rPr>
            <w:delText xml:space="preserve">iles para el </w:delText>
          </w:r>
        </w:del>
      </w:ins>
      <w:ins w:id="535" w:author="Walter Farina" w:date="2025-06-03T14:22:00Z" w16du:dateUtc="2025-06-03T05:22:00Z">
        <w:r w:rsidR="00694BA8">
          <w:rPr>
            <w:b/>
            <w:bCs/>
          </w:rPr>
          <w:t xml:space="preserve">vinculadas al </w:t>
        </w:r>
      </w:ins>
      <w:ins w:id="536" w:author="julieta pellettieri" w:date="2025-05-27T12:14:00Z">
        <w:r w:rsidRPr="009C7AEB">
          <w:rPr>
            <w:b/>
            <w:bCs/>
            <w:rPrChange w:id="537" w:author="julieta pellettieri" w:date="2025-05-27T12:14:00Z" w16du:dateUtc="2025-05-27T15:14:00Z">
              <w:rPr/>
            </w:rPrChange>
          </w:rPr>
          <w:t>reclutamiento</w:t>
        </w:r>
      </w:ins>
      <w:ins w:id="538" w:author="julieta pellettieri" w:date="2025-05-27T12:14:00Z" w16du:dateUtc="2025-05-27T15:14:00Z">
        <w:r w:rsidRPr="009C7AEB">
          <w:rPr>
            <w:b/>
            <w:bCs/>
            <w:rPrChange w:id="539" w:author="julieta pellettieri" w:date="2025-05-27T12:14:00Z" w16du:dateUtc="2025-05-27T15:14:00Z">
              <w:rPr/>
            </w:rPrChange>
          </w:rPr>
          <w:t>.</w:t>
        </w:r>
      </w:ins>
    </w:p>
    <w:p w14:paraId="5CBF9DDF" w14:textId="1B68F075" w:rsidR="00434AED" w:rsidRDefault="000253C8" w:rsidP="009C7AEB">
      <w:pPr>
        <w:spacing w:before="240" w:after="240"/>
        <w:jc w:val="both"/>
        <w:rPr>
          <w:ins w:id="540" w:author="julieta pellettieri" w:date="2025-05-23T11:30:00Z" w16du:dateUtc="2025-05-23T14:30:00Z"/>
        </w:rPr>
      </w:pPr>
      <w:ins w:id="541" w:author="julieta pellettieri" w:date="2025-05-23T12:09:00Z">
        <w:r w:rsidRPr="000253C8">
          <w:t xml:space="preserve">Aunque no realizan </w:t>
        </w:r>
        <w:proofErr w:type="spellStart"/>
        <w:r w:rsidRPr="000253C8">
          <w:t>trofalaxias</w:t>
        </w:r>
        <w:proofErr w:type="spellEnd"/>
        <w:r w:rsidRPr="000253C8">
          <w:t xml:space="preserve"> ni presentan </w:t>
        </w:r>
      </w:ins>
      <w:ins w:id="542" w:author="Walter Farina" w:date="2025-06-03T14:23:00Z" w16du:dateUtc="2025-06-03T05:23:00Z">
        <w:r w:rsidR="00694BA8">
          <w:t>respuestas estereotipadas como la danza de las abejas</w:t>
        </w:r>
        <w:r w:rsidR="00645E25">
          <w:t xml:space="preserve"> (</w:t>
        </w:r>
        <w:proofErr w:type="spellStart"/>
        <w:r w:rsidR="00645E25">
          <w:t>von</w:t>
        </w:r>
        <w:proofErr w:type="spellEnd"/>
        <w:r w:rsidR="00645E25">
          <w:t xml:space="preserve"> Frisch 1967)</w:t>
        </w:r>
        <w:r w:rsidR="00694BA8">
          <w:t xml:space="preserve">, </w:t>
        </w:r>
      </w:ins>
      <w:ins w:id="543" w:author="julieta pellettieri" w:date="2025-05-23T12:09:00Z">
        <w:del w:id="544" w:author="Walter Farina" w:date="2025-06-03T14:23:00Z" w16du:dateUtc="2025-06-03T05:23:00Z">
          <w:r w:rsidRPr="000253C8" w:rsidDel="00645E25">
            <w:delText>bailes de reclutamiento complejos como las abejas domésticas</w:delText>
          </w:r>
        </w:del>
        <w:r w:rsidRPr="000253C8">
          <w:t xml:space="preserve">, los abejorros han desarrollado mecanismos de comunicación dentro del nido. Utilizan feromonas y movimientos </w:t>
        </w:r>
      </w:ins>
      <w:ins w:id="545" w:author="Walter Farina" w:date="2025-06-03T14:24:00Z" w16du:dateUtc="2025-06-03T05:24:00Z">
        <w:r w:rsidR="00645E25">
          <w:t xml:space="preserve">excitados </w:t>
        </w:r>
      </w:ins>
      <w:ins w:id="546" w:author="julieta pellettieri" w:date="2025-05-23T12:09:00Z">
        <w:r w:rsidRPr="000253C8">
          <w:t xml:space="preserve">para transmitir información sobre fuentes de alimento. Cuando un explorador regresa con néctar, recorre la colonia mientras </w:t>
        </w:r>
      </w:ins>
      <w:ins w:id="547" w:author="Walter Farina" w:date="2025-06-03T14:24:00Z" w16du:dateUtc="2025-06-03T05:24:00Z">
        <w:r w:rsidR="00645E25">
          <w:t>realiza recorridos con mo</w:t>
        </w:r>
      </w:ins>
      <w:ins w:id="548" w:author="Walter Farina" w:date="2025-06-03T14:25:00Z" w16du:dateUtc="2025-06-03T05:25:00Z">
        <w:r w:rsidR="00645E25">
          <w:t xml:space="preserve">vimientos </w:t>
        </w:r>
        <w:proofErr w:type="spellStart"/>
        <w:r w:rsidR="00645E25">
          <w:t>exitados</w:t>
        </w:r>
        <w:proofErr w:type="spellEnd"/>
        <w:r w:rsidR="00645E25">
          <w:t xml:space="preserve"> que </w:t>
        </w:r>
      </w:ins>
      <w:ins w:id="549" w:author="julieta pellettieri" w:date="2025-05-23T12:09:00Z">
        <w:r w:rsidRPr="000253C8">
          <w:t>emite</w:t>
        </w:r>
      </w:ins>
      <w:ins w:id="550" w:author="Walter Farina" w:date="2025-06-03T14:25:00Z" w16du:dateUtc="2025-06-03T05:25:00Z">
        <w:r w:rsidR="00645E25">
          <w:t>n</w:t>
        </w:r>
      </w:ins>
      <w:ins w:id="551" w:author="julieta pellettieri" w:date="2025-05-23T12:09:00Z">
        <w:r w:rsidRPr="000253C8">
          <w:t xml:space="preserve"> vibraciones y dispersa las moléculas de olor adheridas a su cuerpo, facilitando el reconocimiento de la fuente floral</w:t>
        </w:r>
      </w:ins>
      <w:ins w:id="552" w:author="Walter Farina" w:date="2025-06-03T14:25:00Z" w16du:dateUtc="2025-06-03T05:25:00Z">
        <w:r w:rsidR="00645E25">
          <w:t xml:space="preserve"> (</w:t>
        </w:r>
        <w:proofErr w:type="spellStart"/>
        <w:r w:rsidR="00645E25">
          <w:t>Dornhaus</w:t>
        </w:r>
        <w:proofErr w:type="spellEnd"/>
        <w:r w:rsidR="00645E25">
          <w:t xml:space="preserve"> &amp; </w:t>
        </w:r>
        <w:proofErr w:type="spellStart"/>
        <w:r w:rsidR="00645E25">
          <w:t>Chittka</w:t>
        </w:r>
        <w:proofErr w:type="spellEnd"/>
        <w:r w:rsidR="00645E25">
          <w:t xml:space="preserve"> 1999)</w:t>
        </w:r>
      </w:ins>
      <w:ins w:id="553" w:author="julieta pellettieri" w:date="2025-05-23T12:09:00Z">
        <w:r w:rsidRPr="000253C8">
          <w:t>. Adicionalmente, deposita el néctar en reservorios donde otras obreras pueden evaluar su calidad, asociando el olor con la recompensa antes de salir a recolectar (</w:t>
        </w:r>
        <w:proofErr w:type="spellStart"/>
        <w:r w:rsidRPr="000253C8">
          <w:t>Dornhaus</w:t>
        </w:r>
        <w:proofErr w:type="spellEnd"/>
        <w:r w:rsidRPr="000253C8">
          <w:t xml:space="preserve"> &amp; </w:t>
        </w:r>
        <w:proofErr w:type="spellStart"/>
        <w:r w:rsidRPr="000253C8">
          <w:t>Chittka</w:t>
        </w:r>
        <w:proofErr w:type="spellEnd"/>
        <w:r w:rsidRPr="000253C8">
          <w:t>, 2004).</w:t>
        </w:r>
      </w:ins>
      <w:del w:id="554" w:author="julieta pellettieri" w:date="2025-05-23T12:09:00Z" w16du:dateUtc="2025-05-23T15:09:00Z">
        <w:r w:rsidDel="000253C8">
          <w:delText xml:space="preserve">En las últimas décadas, se ha reconocido la importancia de los abejorros en los sistemas de polinización, lo que ha impulsado su estudio. Se ha demostrado que el género </w:delText>
        </w:r>
        <w:r w:rsidRPr="009C7AEB" w:rsidDel="000253C8">
          <w:rPr>
            <w:i/>
          </w:rPr>
          <w:delText>Bombus</w:delText>
        </w:r>
        <w:r w:rsidDel="000253C8">
          <w:delText xml:space="preserve"> posee un alto desarrollo cognitivo, comparable al de </w:delText>
        </w:r>
        <w:r w:rsidRPr="009C7AEB" w:rsidDel="000253C8">
          <w:rPr>
            <w:i/>
          </w:rPr>
          <w:delText>Apis mellifera</w:delText>
        </w:r>
        <w:r w:rsidDel="000253C8">
          <w:delText xml:space="preserve"> (Menzel, 2001). En particular, se ha observado que </w:delText>
        </w:r>
        <w:r w:rsidRPr="009C7AEB" w:rsidDel="000253C8">
          <w:rPr>
            <w:i/>
          </w:rPr>
          <w:delText>Bombus pauloensis</w:delText>
        </w:r>
        <w:r w:rsidDel="000253C8">
          <w:delText xml:space="preserve"> es capaz de aprender olores en un contexto de laboratorio mediante el paradigma de respuesta de extensión de la probóscide (REP), lo que indica su capacidad de asociar estímulos y recompensas</w:delText>
        </w:r>
        <w:r w:rsidR="00E66DEC" w:rsidDel="000253C8">
          <w:delText xml:space="preserve"> (</w:delText>
        </w:r>
        <w:commentRangeStart w:id="555"/>
        <w:r w:rsidR="00E66DEC" w:rsidDel="000253C8">
          <w:delText>Palottini et al. 2018; Nery et al. 2020</w:delText>
        </w:r>
        <w:commentRangeEnd w:id="555"/>
        <w:r w:rsidR="00A70AC4" w:rsidDel="000253C8">
          <w:rPr>
            <w:rStyle w:val="Refdecomentario"/>
          </w:rPr>
          <w:commentReference w:id="555"/>
        </w:r>
        <w:r w:rsidR="00A70AC4" w:rsidDel="000253C8">
          <w:delText>)</w:delText>
        </w:r>
        <w:r w:rsidDel="000253C8">
          <w:delText xml:space="preserve">. Además, esta especie forma </w:delText>
        </w:r>
        <w:commentRangeStart w:id="556"/>
        <w:commentRangeStart w:id="557"/>
        <w:commentRangeStart w:id="558"/>
        <w:commentRangeStart w:id="559"/>
        <w:commentRangeStart w:id="560"/>
        <w:commentRangeStart w:id="561"/>
        <w:r w:rsidDel="000253C8">
          <w:delText>memorias a largo plazo y estables</w:delText>
        </w:r>
        <w:commentRangeEnd w:id="556"/>
        <w:r w:rsidR="0073172E" w:rsidDel="000253C8">
          <w:rPr>
            <w:rStyle w:val="Refdecomentario"/>
          </w:rPr>
          <w:commentReference w:id="556"/>
        </w:r>
        <w:commentRangeEnd w:id="557"/>
        <w:r w:rsidR="0073172E" w:rsidDel="000253C8">
          <w:rPr>
            <w:rStyle w:val="Refdecomentario"/>
          </w:rPr>
          <w:commentReference w:id="557"/>
        </w:r>
        <w:commentRangeEnd w:id="558"/>
        <w:r w:rsidR="0073172E" w:rsidDel="000253C8">
          <w:rPr>
            <w:rStyle w:val="Refdecomentario"/>
          </w:rPr>
          <w:commentReference w:id="558"/>
        </w:r>
        <w:commentRangeEnd w:id="559"/>
        <w:r w:rsidR="0073172E" w:rsidDel="000253C8">
          <w:rPr>
            <w:rStyle w:val="Refdecomentario"/>
          </w:rPr>
          <w:commentReference w:id="559"/>
        </w:r>
        <w:commentRangeEnd w:id="560"/>
        <w:r w:rsidR="004C5C27" w:rsidDel="000253C8">
          <w:rPr>
            <w:rStyle w:val="Refdecomentario"/>
          </w:rPr>
          <w:commentReference w:id="560"/>
        </w:r>
        <w:commentRangeEnd w:id="561"/>
        <w:r w:rsidR="008875BE" w:rsidDel="000253C8">
          <w:rPr>
            <w:rStyle w:val="Refdecomentario"/>
          </w:rPr>
          <w:commentReference w:id="561"/>
        </w:r>
        <w:r w:rsidDel="000253C8">
          <w:delText>, lo que le permite optimizar la búsqueda de alimento. Aunque no realizan trofalaxi</w:delText>
        </w:r>
      </w:del>
      <w:ins w:id="562" w:author="Walter Farina" w:date="2025-04-19T08:53:00Z" w16du:dateUtc="2025-04-19T11:53:00Z">
        <w:del w:id="563" w:author="julieta pellettieri" w:date="2025-05-23T12:09:00Z" w16du:dateUtc="2025-05-23T15:09:00Z">
          <w:r w:rsidR="0073172E" w:rsidDel="000253C8">
            <w:delText>a</w:delText>
          </w:r>
        </w:del>
      </w:ins>
      <w:del w:id="564" w:author="julieta pellettieri" w:date="2025-05-23T12:09:00Z" w16du:dateUtc="2025-05-23T15:09:00Z">
        <w:r w:rsidDel="000253C8">
          <w:delText xml:space="preserve">s ni presentan bailes de reclutamiento complejos como las abejas domésticas, los abejorros han desarrollado mecanismos de comunicación dentro del nido. Para ello los abejorros utilizan feromonas y movimientos para transmitir información sobre fuentes de alimento. Cuando un explorador regresa con néctar, recorre la colonia mientras emite vibraciones y dispersa las moléculas de olor adheridas a su cuerpo, facilitando el reconocimiento de la fuente floral. Adicionalmente, deposita el néctar en reservorios donde otras obreras pueden evaluar su calidad, asociando el olor con la recompensa antes de salir a recolectar (Dornhaus &amp; Chittka, 2004). Esta capacidad de reclutamiento hacia fuentes de alimento convierte a </w:delText>
        </w:r>
        <w:r w:rsidRPr="009C7AEB" w:rsidDel="000253C8">
          <w:rPr>
            <w:i/>
          </w:rPr>
          <w:delText>B. pauloensis</w:delText>
        </w:r>
        <w:r w:rsidDel="000253C8">
          <w:delText xml:space="preserve"> en un candidato ideal para la polinización comercial dirigida en sudamérica, ya que puede ser estimulado con olores específicos para potenciar la polinización de cultivos y mejorar la eficiencia de recolección sin comprometer la salud del ecosistema.</w:delText>
        </w:r>
      </w:del>
    </w:p>
    <w:p w14:paraId="3CA8138A" w14:textId="68A1CE37" w:rsidR="00055118" w:rsidRDefault="00055118" w:rsidP="00055118">
      <w:pPr>
        <w:pStyle w:val="Prrafodelista"/>
        <w:numPr>
          <w:ilvl w:val="1"/>
          <w:numId w:val="8"/>
        </w:numPr>
        <w:spacing w:before="240" w:after="240"/>
        <w:jc w:val="both"/>
        <w:rPr>
          <w:ins w:id="565" w:author="julieta pellettieri" w:date="2025-05-23T12:11:00Z" w16du:dateUtc="2025-05-23T15:11:00Z"/>
          <w:b/>
          <w:bCs/>
        </w:rPr>
      </w:pPr>
      <w:ins w:id="566" w:author="julieta pellettieri" w:date="2025-05-23T11:31:00Z" w16du:dateUtc="2025-05-23T14:31:00Z">
        <w:r w:rsidRPr="00055118">
          <w:rPr>
            <w:b/>
            <w:bCs/>
            <w:rPrChange w:id="567" w:author="julieta pellettieri" w:date="2025-05-23T11:31:00Z" w16du:dateUtc="2025-05-23T14:31:00Z">
              <w:rPr/>
            </w:rPrChange>
          </w:rPr>
          <w:t>.</w:t>
        </w:r>
      </w:ins>
      <w:ins w:id="568" w:author="julieta pellettieri" w:date="2025-05-23T15:21:00Z" w16du:dateUtc="2025-05-23T18:21:00Z">
        <w:del w:id="569" w:author="Walter Farina" w:date="2025-06-03T14:30:00Z" w16du:dateUtc="2025-06-03T05:30:00Z">
          <w:r w:rsidR="00FB0B54" w:rsidDel="00645E25">
            <w:rPr>
              <w:b/>
              <w:bCs/>
            </w:rPr>
            <w:delText xml:space="preserve">2 </w:delText>
          </w:r>
        </w:del>
      </w:ins>
      <w:ins w:id="570" w:author="julieta pellettieri" w:date="2025-05-23T15:20:00Z" w16du:dateUtc="2025-05-23T18:20:00Z">
        <w:del w:id="571" w:author="Walter Farina" w:date="2025-06-03T14:30:00Z" w16du:dateUtc="2025-06-03T05:30:00Z">
          <w:r w:rsidR="00FB0B54" w:rsidDel="00645E25">
            <w:delText xml:space="preserve"> </w:delText>
          </w:r>
        </w:del>
      </w:ins>
      <w:ins w:id="572" w:author="julieta pellettieri" w:date="2025-05-23T11:31:00Z" w16du:dateUtc="2025-05-23T14:31:00Z">
        <w:del w:id="573" w:author="Walter Farina" w:date="2025-06-03T14:30:00Z" w16du:dateUtc="2025-06-03T05:30:00Z">
          <w:r w:rsidDel="00645E25">
            <w:rPr>
              <w:b/>
              <w:bCs/>
            </w:rPr>
            <w:delText>Habilidades</w:delText>
          </w:r>
        </w:del>
      </w:ins>
      <w:ins w:id="574" w:author="Walter Farina" w:date="2025-06-03T14:30:00Z" w16du:dateUtc="2025-06-03T05:30:00Z">
        <w:r w:rsidR="00645E25">
          <w:rPr>
            <w:b/>
            <w:bCs/>
          </w:rPr>
          <w:t xml:space="preserve">2 </w:t>
        </w:r>
        <w:r w:rsidR="00645E25">
          <w:t>Habilidades</w:t>
        </w:r>
      </w:ins>
      <w:ins w:id="575" w:author="julieta pellettieri" w:date="2025-05-23T11:31:00Z" w16du:dateUtc="2025-05-23T14:31:00Z">
        <w:r>
          <w:rPr>
            <w:b/>
            <w:bCs/>
          </w:rPr>
          <w:t xml:space="preserve"> cognitivas </w:t>
        </w:r>
      </w:ins>
      <w:ins w:id="576" w:author="julieta pellettieri" w:date="2025-05-27T19:45:00Z" w16du:dateUtc="2025-05-27T22:45:00Z">
        <w:r w:rsidR="00EC2763">
          <w:rPr>
            <w:b/>
            <w:bCs/>
          </w:rPr>
          <w:t xml:space="preserve">de </w:t>
        </w:r>
        <w:proofErr w:type="spellStart"/>
        <w:r w:rsidR="00EC2763">
          <w:rPr>
            <w:b/>
            <w:bCs/>
          </w:rPr>
          <w:t>Bombus</w:t>
        </w:r>
      </w:ins>
      <w:proofErr w:type="spellEnd"/>
    </w:p>
    <w:p w14:paraId="1329EAB3" w14:textId="3295C59B" w:rsidR="000253C8" w:rsidRDefault="000253C8" w:rsidP="000253C8">
      <w:pPr>
        <w:spacing w:before="240" w:after="240"/>
        <w:jc w:val="both"/>
        <w:rPr>
          <w:ins w:id="577" w:author="julieta pellettieri" w:date="2025-05-23T12:14:00Z" w16du:dateUtc="2025-05-23T15:14:00Z"/>
        </w:rPr>
      </w:pPr>
      <w:ins w:id="578" w:author="julieta pellettieri" w:date="2025-05-23T12:11:00Z" w16du:dateUtc="2025-05-23T15:11:00Z">
        <w:r w:rsidRPr="000253C8">
          <w:rPr>
            <w:rPrChange w:id="579" w:author="julieta pellettieri" w:date="2025-05-23T12:11:00Z" w16du:dateUtc="2025-05-23T15:11:00Z">
              <w:rPr>
                <w:b/>
                <w:bCs/>
              </w:rPr>
            </w:rPrChange>
          </w:rPr>
          <w:t xml:space="preserve">Se ha demostrado que el género </w:t>
        </w:r>
        <w:r w:rsidRPr="00645E25">
          <w:rPr>
            <w:i/>
            <w:iCs/>
            <w:rPrChange w:id="580" w:author="Walter Farina" w:date="2025-06-03T14:30:00Z" w16du:dateUtc="2025-06-03T05:30:00Z">
              <w:rPr>
                <w:b/>
                <w:bCs/>
              </w:rPr>
            </w:rPrChange>
          </w:rPr>
          <w:t>Bombus</w:t>
        </w:r>
        <w:r w:rsidRPr="000253C8">
          <w:rPr>
            <w:rPrChange w:id="581" w:author="julieta pellettieri" w:date="2025-05-23T12:11:00Z" w16du:dateUtc="2025-05-23T15:11:00Z">
              <w:rPr>
                <w:b/>
                <w:bCs/>
              </w:rPr>
            </w:rPrChange>
          </w:rPr>
          <w:t xml:space="preserve"> posee un alto desarrollo cognitivo, comparable al de </w:t>
        </w:r>
        <w:r w:rsidRPr="00645E25">
          <w:rPr>
            <w:i/>
            <w:iCs/>
            <w:rPrChange w:id="582" w:author="Walter Farina" w:date="2025-06-03T14:30:00Z" w16du:dateUtc="2025-06-03T05:30:00Z">
              <w:rPr>
                <w:b/>
                <w:bCs/>
              </w:rPr>
            </w:rPrChange>
          </w:rPr>
          <w:t xml:space="preserve">Apis </w:t>
        </w:r>
        <w:proofErr w:type="spellStart"/>
        <w:r w:rsidRPr="00645E25">
          <w:rPr>
            <w:i/>
            <w:iCs/>
            <w:rPrChange w:id="583" w:author="Walter Farina" w:date="2025-06-03T14:30:00Z" w16du:dateUtc="2025-06-03T05:30:00Z">
              <w:rPr>
                <w:b/>
                <w:bCs/>
              </w:rPr>
            </w:rPrChange>
          </w:rPr>
          <w:t>mellifera</w:t>
        </w:r>
        <w:proofErr w:type="spellEnd"/>
        <w:r w:rsidRPr="000253C8">
          <w:rPr>
            <w:rPrChange w:id="584" w:author="julieta pellettieri" w:date="2025-05-23T12:11:00Z" w16du:dateUtc="2025-05-23T15:11:00Z">
              <w:rPr>
                <w:b/>
                <w:bCs/>
              </w:rPr>
            </w:rPrChange>
          </w:rPr>
          <w:t xml:space="preserve"> (</w:t>
        </w:r>
        <w:proofErr w:type="spellStart"/>
        <w:r w:rsidRPr="000253C8">
          <w:rPr>
            <w:rPrChange w:id="585" w:author="julieta pellettieri" w:date="2025-05-23T12:11:00Z" w16du:dateUtc="2025-05-23T15:11:00Z">
              <w:rPr>
                <w:b/>
                <w:bCs/>
              </w:rPr>
            </w:rPrChange>
          </w:rPr>
          <w:t>Menzel</w:t>
        </w:r>
        <w:proofErr w:type="spellEnd"/>
        <w:r w:rsidRPr="000253C8">
          <w:rPr>
            <w:rPrChange w:id="586" w:author="julieta pellettieri" w:date="2025-05-23T12:11:00Z" w16du:dateUtc="2025-05-23T15:11:00Z">
              <w:rPr>
                <w:b/>
                <w:bCs/>
              </w:rPr>
            </w:rPrChange>
          </w:rPr>
          <w:t xml:space="preserve">, 2001). En particular, </w:t>
        </w:r>
        <w:r w:rsidRPr="00645E25">
          <w:rPr>
            <w:i/>
            <w:iCs/>
            <w:rPrChange w:id="587" w:author="Walter Farina" w:date="2025-06-03T14:31:00Z" w16du:dateUtc="2025-06-03T05:31:00Z">
              <w:rPr>
                <w:b/>
                <w:bCs/>
              </w:rPr>
            </w:rPrChange>
          </w:rPr>
          <w:t>Bombus pauloensis</w:t>
        </w:r>
        <w:r w:rsidRPr="000253C8">
          <w:rPr>
            <w:rPrChange w:id="588" w:author="julieta pellettieri" w:date="2025-05-23T12:11:00Z" w16du:dateUtc="2025-05-23T15:11:00Z">
              <w:rPr>
                <w:b/>
                <w:bCs/>
              </w:rPr>
            </w:rPrChange>
          </w:rPr>
          <w:t xml:space="preserve"> es capaz de aprender olores en un contexto de laboratorio mediante el paradigma de respuesta de extensión de la probóscide (REP), lo que indica su capacidad de asociar estímulos </w:t>
        </w:r>
      </w:ins>
      <w:ins w:id="589" w:author="Walter Farina" w:date="2025-06-03T14:31:00Z" w16du:dateUtc="2025-06-03T05:31:00Z">
        <w:r w:rsidR="00645E25">
          <w:t xml:space="preserve">ambientales con </w:t>
        </w:r>
      </w:ins>
      <w:ins w:id="590" w:author="julieta pellettieri" w:date="2025-05-23T12:11:00Z" w16du:dateUtc="2025-05-23T15:11:00Z">
        <w:del w:id="591" w:author="Walter Farina" w:date="2025-06-03T14:31:00Z" w16du:dateUtc="2025-06-03T05:31:00Z">
          <w:r w:rsidRPr="000253C8" w:rsidDel="00645E25">
            <w:rPr>
              <w:rPrChange w:id="592" w:author="julieta pellettieri" w:date="2025-05-23T12:11:00Z" w16du:dateUtc="2025-05-23T15:11:00Z">
                <w:rPr>
                  <w:b/>
                  <w:bCs/>
                </w:rPr>
              </w:rPrChange>
            </w:rPr>
            <w:delText xml:space="preserve">y </w:delText>
          </w:r>
        </w:del>
        <w:r w:rsidRPr="000253C8">
          <w:rPr>
            <w:rPrChange w:id="593" w:author="julieta pellettieri" w:date="2025-05-23T12:11:00Z" w16du:dateUtc="2025-05-23T15:11:00Z">
              <w:rPr>
                <w:b/>
                <w:bCs/>
              </w:rPr>
            </w:rPrChange>
          </w:rPr>
          <w:t>recompensa</w:t>
        </w:r>
        <w:del w:id="594" w:author="Walter Farina" w:date="2025-06-03T14:31:00Z" w16du:dateUtc="2025-06-03T05:31:00Z">
          <w:r w:rsidRPr="000253C8" w:rsidDel="00645E25">
            <w:rPr>
              <w:rPrChange w:id="595" w:author="julieta pellettieri" w:date="2025-05-23T12:11:00Z" w16du:dateUtc="2025-05-23T15:11:00Z">
                <w:rPr>
                  <w:b/>
                  <w:bCs/>
                </w:rPr>
              </w:rPrChange>
            </w:rPr>
            <w:delText>s</w:delText>
          </w:r>
        </w:del>
        <w:r w:rsidRPr="000253C8">
          <w:rPr>
            <w:rPrChange w:id="596" w:author="julieta pellettieri" w:date="2025-05-23T12:11:00Z" w16du:dateUtc="2025-05-23T15:11:00Z">
              <w:rPr>
                <w:b/>
                <w:bCs/>
              </w:rPr>
            </w:rPrChange>
          </w:rPr>
          <w:t xml:space="preserve"> (</w:t>
        </w:r>
        <w:proofErr w:type="spellStart"/>
        <w:r w:rsidRPr="000253C8">
          <w:rPr>
            <w:rPrChange w:id="597" w:author="julieta pellettieri" w:date="2025-05-23T12:11:00Z" w16du:dateUtc="2025-05-23T15:11:00Z">
              <w:rPr>
                <w:b/>
                <w:bCs/>
              </w:rPr>
            </w:rPrChange>
          </w:rPr>
          <w:t>Palottini</w:t>
        </w:r>
        <w:proofErr w:type="spellEnd"/>
        <w:r w:rsidRPr="000253C8">
          <w:rPr>
            <w:rPrChange w:id="598" w:author="julieta pellettieri" w:date="2025-05-23T12:11:00Z" w16du:dateUtc="2025-05-23T15:11:00Z">
              <w:rPr>
                <w:b/>
                <w:bCs/>
              </w:rPr>
            </w:rPrChange>
          </w:rPr>
          <w:t xml:space="preserve"> et al., 2018</w:t>
        </w:r>
        <w:del w:id="599" w:author="Walter Farina" w:date="2025-06-03T14:32:00Z" w16du:dateUtc="2025-06-03T05:32:00Z">
          <w:r w:rsidRPr="000253C8" w:rsidDel="00645E25">
            <w:rPr>
              <w:rPrChange w:id="600" w:author="julieta pellettieri" w:date="2025-05-23T12:11:00Z" w16du:dateUtc="2025-05-23T15:11:00Z">
                <w:rPr>
                  <w:b/>
                  <w:bCs/>
                </w:rPr>
              </w:rPrChange>
            </w:rPr>
            <w:delText>; Nery et al., 2020</w:delText>
          </w:r>
        </w:del>
        <w:r w:rsidRPr="000253C8">
          <w:rPr>
            <w:rPrChange w:id="601" w:author="julieta pellettieri" w:date="2025-05-23T12:11:00Z" w16du:dateUtc="2025-05-23T15:11:00Z">
              <w:rPr>
                <w:b/>
                <w:bCs/>
              </w:rPr>
            </w:rPrChange>
          </w:rPr>
          <w:t xml:space="preserve">). Además, esta especie forma memorias </w:t>
        </w:r>
        <w:del w:id="602" w:author="Walter Farina" w:date="2025-06-03T14:31:00Z" w16du:dateUtc="2025-06-03T05:31:00Z">
          <w:r w:rsidRPr="000253C8" w:rsidDel="00645E25">
            <w:rPr>
              <w:rPrChange w:id="603" w:author="julieta pellettieri" w:date="2025-05-23T12:11:00Z" w16du:dateUtc="2025-05-23T15:11:00Z">
                <w:rPr>
                  <w:b/>
                  <w:bCs/>
                </w:rPr>
              </w:rPrChange>
            </w:rPr>
            <w:delText xml:space="preserve">a largo plazo y </w:delText>
          </w:r>
        </w:del>
        <w:r w:rsidRPr="000253C8">
          <w:rPr>
            <w:rPrChange w:id="604" w:author="julieta pellettieri" w:date="2025-05-23T12:11:00Z" w16du:dateUtc="2025-05-23T15:11:00Z">
              <w:rPr>
                <w:b/>
                <w:bCs/>
              </w:rPr>
            </w:rPrChange>
          </w:rPr>
          <w:t>estables</w:t>
        </w:r>
      </w:ins>
      <w:ins w:id="605" w:author="Walter Farina" w:date="2025-06-03T14:32:00Z" w16du:dateUtc="2025-06-03T05:32:00Z">
        <w:r w:rsidR="00645E25">
          <w:t xml:space="preserve"> y </w:t>
        </w:r>
        <w:r w:rsidR="00645E25" w:rsidRPr="00314E5A">
          <w:t xml:space="preserve">a largo </w:t>
        </w:r>
        <w:r w:rsidR="00645E25">
          <w:t>termino</w:t>
        </w:r>
      </w:ins>
      <w:ins w:id="606" w:author="julieta pellettieri" w:date="2025-05-23T12:11:00Z" w16du:dateUtc="2025-05-23T15:11:00Z">
        <w:r w:rsidRPr="000253C8">
          <w:rPr>
            <w:rPrChange w:id="607" w:author="julieta pellettieri" w:date="2025-05-23T12:11:00Z" w16du:dateUtc="2025-05-23T15:11:00Z">
              <w:rPr>
                <w:b/>
                <w:bCs/>
              </w:rPr>
            </w:rPrChange>
          </w:rPr>
          <w:t>, lo que le permite optimizar la búsqueda de alimento</w:t>
        </w:r>
      </w:ins>
      <w:ins w:id="608" w:author="Walter Farina" w:date="2025-06-03T14:32:00Z" w16du:dateUtc="2025-06-03T05:32:00Z">
        <w:r w:rsidR="00645E25">
          <w:t xml:space="preserve"> (Nery et al., 2020)</w:t>
        </w:r>
      </w:ins>
      <w:ins w:id="609" w:author="julieta pellettieri" w:date="2025-05-23T12:11:00Z" w16du:dateUtc="2025-05-23T15:11:00Z">
        <w:r w:rsidRPr="000253C8">
          <w:rPr>
            <w:rPrChange w:id="610" w:author="julieta pellettieri" w:date="2025-05-23T12:11:00Z" w16du:dateUtc="2025-05-23T15:11:00Z">
              <w:rPr>
                <w:b/>
                <w:bCs/>
              </w:rPr>
            </w:rPrChange>
          </w:rPr>
          <w:t xml:space="preserve">. Esta </w:t>
        </w:r>
        <w:r w:rsidRPr="000253C8">
          <w:rPr>
            <w:rPrChange w:id="611" w:author="julieta pellettieri" w:date="2025-05-23T12:11:00Z" w16du:dateUtc="2025-05-23T15:11:00Z">
              <w:rPr>
                <w:b/>
                <w:bCs/>
              </w:rPr>
            </w:rPrChange>
          </w:rPr>
          <w:lastRenderedPageBreak/>
          <w:t xml:space="preserve">capacidad de aprendizaje convierte a </w:t>
        </w:r>
        <w:r w:rsidRPr="00645E25">
          <w:rPr>
            <w:i/>
            <w:iCs/>
            <w:rPrChange w:id="612" w:author="Walter Farina" w:date="2025-06-03T14:33:00Z" w16du:dateUtc="2025-06-03T05:33:00Z">
              <w:rPr>
                <w:b/>
                <w:bCs/>
              </w:rPr>
            </w:rPrChange>
          </w:rPr>
          <w:t>B. pauloensis</w:t>
        </w:r>
        <w:r w:rsidRPr="000253C8">
          <w:rPr>
            <w:rPrChange w:id="613" w:author="julieta pellettieri" w:date="2025-05-23T12:11:00Z" w16du:dateUtc="2025-05-23T15:11:00Z">
              <w:rPr>
                <w:b/>
                <w:bCs/>
              </w:rPr>
            </w:rPrChange>
          </w:rPr>
          <w:t xml:space="preserve"> en un candidato ideal para </w:t>
        </w:r>
      </w:ins>
      <w:ins w:id="614" w:author="Walter Farina" w:date="2025-06-03T14:33:00Z" w16du:dateUtc="2025-06-03T05:33:00Z">
        <w:r w:rsidR="00645E25">
          <w:t xml:space="preserve">ser utilizada en servicios de </w:t>
        </w:r>
      </w:ins>
      <w:ins w:id="615" w:author="julieta pellettieri" w:date="2025-05-23T12:11:00Z" w16du:dateUtc="2025-05-23T15:11:00Z">
        <w:del w:id="616" w:author="Walter Farina" w:date="2025-06-03T14:33:00Z" w16du:dateUtc="2025-06-03T05:33:00Z">
          <w:r w:rsidRPr="000253C8" w:rsidDel="00645E25">
            <w:rPr>
              <w:rPrChange w:id="617" w:author="julieta pellettieri" w:date="2025-05-23T12:11:00Z" w16du:dateUtc="2025-05-23T15:11:00Z">
                <w:rPr>
                  <w:b/>
                  <w:bCs/>
                </w:rPr>
              </w:rPrChange>
            </w:rPr>
            <w:delText xml:space="preserve">la </w:delText>
          </w:r>
        </w:del>
        <w:r w:rsidRPr="000253C8">
          <w:rPr>
            <w:rPrChange w:id="618" w:author="julieta pellettieri" w:date="2025-05-23T12:11:00Z" w16du:dateUtc="2025-05-23T15:11:00Z">
              <w:rPr>
                <w:b/>
                <w:bCs/>
              </w:rPr>
            </w:rPrChange>
          </w:rPr>
          <w:t>polinización</w:t>
        </w:r>
      </w:ins>
      <w:ins w:id="619" w:author="Walter Farina" w:date="2025-06-03T14:34:00Z" w16du:dateUtc="2025-06-03T05:34:00Z">
        <w:r w:rsidR="006D465C">
          <w:t>,</w:t>
        </w:r>
      </w:ins>
      <w:ins w:id="620" w:author="julieta pellettieri" w:date="2025-05-23T12:11:00Z" w16du:dateUtc="2025-05-23T15:11:00Z">
        <w:r w:rsidRPr="000253C8">
          <w:rPr>
            <w:rPrChange w:id="621" w:author="julieta pellettieri" w:date="2025-05-23T12:11:00Z" w16du:dateUtc="2025-05-23T15:11:00Z">
              <w:rPr>
                <w:b/>
                <w:bCs/>
              </w:rPr>
            </w:rPrChange>
          </w:rPr>
          <w:t xml:space="preserve"> </w:t>
        </w:r>
      </w:ins>
      <w:ins w:id="622" w:author="Walter Farina" w:date="2025-06-03T14:33:00Z" w16du:dateUtc="2025-06-03T05:33:00Z">
        <w:r w:rsidR="006D465C">
          <w:t>uti</w:t>
        </w:r>
      </w:ins>
      <w:ins w:id="623" w:author="Walter Farina" w:date="2025-06-03T14:34:00Z" w16du:dateUtc="2025-06-03T05:34:00Z">
        <w:r w:rsidR="006D465C">
          <w:t xml:space="preserve">lizando el procedimiento denominado </w:t>
        </w:r>
        <w:proofErr w:type="spellStart"/>
        <w:r w:rsidR="006D465C">
          <w:t>polinizacion</w:t>
        </w:r>
        <w:proofErr w:type="spellEnd"/>
        <w:r w:rsidR="006D465C">
          <w:t xml:space="preserve"> dirigida (‘</w:t>
        </w:r>
        <w:r w:rsidR="006D465C" w:rsidRPr="006D465C">
          <w:rPr>
            <w:i/>
            <w:iCs/>
            <w:lang w:val="en-US"/>
            <w:rPrChange w:id="624" w:author="Walter Farina" w:date="2025-06-03T14:35:00Z" w16du:dateUtc="2025-06-03T05:35:00Z">
              <w:rPr/>
            </w:rPrChange>
          </w:rPr>
          <w:t>targeted</w:t>
        </w:r>
        <w:r w:rsidR="006D465C" w:rsidRPr="006D465C">
          <w:rPr>
            <w:i/>
            <w:iCs/>
            <w:rPrChange w:id="625" w:author="Walter Farina" w:date="2025-06-03T14:34:00Z" w16du:dateUtc="2025-06-03T05:34:00Z">
              <w:rPr/>
            </w:rPrChange>
          </w:rPr>
          <w:t xml:space="preserve"> </w:t>
        </w:r>
        <w:proofErr w:type="spellStart"/>
        <w:r w:rsidR="006D465C" w:rsidRPr="006D465C">
          <w:rPr>
            <w:i/>
            <w:iCs/>
            <w:rPrChange w:id="626" w:author="Walter Farina" w:date="2025-06-03T14:34:00Z" w16du:dateUtc="2025-06-03T05:34:00Z">
              <w:rPr/>
            </w:rPrChange>
          </w:rPr>
          <w:t>pollination</w:t>
        </w:r>
      </w:ins>
      <w:proofErr w:type="spellEnd"/>
      <w:ins w:id="627" w:author="Walter Farina" w:date="2025-06-03T14:35:00Z" w16du:dateUtc="2025-06-03T05:35:00Z">
        <w:r w:rsidR="006D465C">
          <w:rPr>
            <w:i/>
            <w:iCs/>
          </w:rPr>
          <w:t>’</w:t>
        </w:r>
      </w:ins>
      <w:ins w:id="628" w:author="Walter Farina" w:date="2025-06-03T14:34:00Z" w16du:dateUtc="2025-06-03T05:34:00Z">
        <w:r w:rsidR="006D465C">
          <w:t xml:space="preserve">, Farina et al. 2023) </w:t>
        </w:r>
      </w:ins>
      <w:ins w:id="629" w:author="julieta pellettieri" w:date="2025-05-23T12:11:00Z" w16du:dateUtc="2025-05-23T15:11:00Z">
        <w:del w:id="630" w:author="Walter Farina" w:date="2025-06-03T14:35:00Z" w16du:dateUtc="2025-06-03T05:35:00Z">
          <w:r w:rsidRPr="000253C8" w:rsidDel="006D465C">
            <w:rPr>
              <w:rPrChange w:id="631" w:author="julieta pellettieri" w:date="2025-05-23T12:11:00Z" w16du:dateUtc="2025-05-23T15:11:00Z">
                <w:rPr>
                  <w:b/>
                  <w:bCs/>
                </w:rPr>
              </w:rPrChange>
            </w:rPr>
            <w:delText xml:space="preserve">comercial dirigida </w:delText>
          </w:r>
        </w:del>
        <w:r w:rsidRPr="000253C8">
          <w:rPr>
            <w:rPrChange w:id="632" w:author="julieta pellettieri" w:date="2025-05-23T12:11:00Z" w16du:dateUtc="2025-05-23T15:11:00Z">
              <w:rPr>
                <w:b/>
                <w:bCs/>
              </w:rPr>
            </w:rPrChange>
          </w:rPr>
          <w:t xml:space="preserve">en Sudamérica, ya que puede ser estimulado con </w:t>
        </w:r>
      </w:ins>
      <w:ins w:id="633" w:author="Walter Farina" w:date="2025-06-03T14:35:00Z" w16du:dateUtc="2025-06-03T05:35:00Z">
        <w:r w:rsidR="006D465C">
          <w:t xml:space="preserve">alimento aromatizado con </w:t>
        </w:r>
      </w:ins>
      <w:ins w:id="634" w:author="julieta pellettieri" w:date="2025-05-23T12:11:00Z" w16du:dateUtc="2025-05-23T15:11:00Z">
        <w:r w:rsidRPr="000253C8">
          <w:rPr>
            <w:rPrChange w:id="635" w:author="julieta pellettieri" w:date="2025-05-23T12:11:00Z" w16du:dateUtc="2025-05-23T15:11:00Z">
              <w:rPr>
                <w:b/>
                <w:bCs/>
              </w:rPr>
            </w:rPrChange>
          </w:rPr>
          <w:t xml:space="preserve">olores específicos para potenciar la polinización de cultivos </w:t>
        </w:r>
      </w:ins>
      <w:proofErr w:type="gramStart"/>
      <w:ins w:id="636" w:author="Walter Farina" w:date="2025-06-03T14:35:00Z" w16du:dateUtc="2025-06-03T05:35:00Z">
        <w:r w:rsidR="006D465C" w:rsidRPr="006D465C">
          <w:rPr>
            <w:i/>
            <w:iCs/>
            <w:rPrChange w:id="637" w:author="Walter Farina" w:date="2025-06-03T14:35:00Z" w16du:dateUtc="2025-06-03T05:35:00Z">
              <w:rPr/>
            </w:rPrChange>
          </w:rPr>
          <w:t>target</w:t>
        </w:r>
        <w:proofErr w:type="gramEnd"/>
        <w:r w:rsidR="006D465C">
          <w:t xml:space="preserve"> </w:t>
        </w:r>
      </w:ins>
      <w:ins w:id="638" w:author="julieta pellettieri" w:date="2025-05-23T12:11:00Z" w16du:dateUtc="2025-05-23T15:11:00Z">
        <w:r w:rsidRPr="000253C8">
          <w:rPr>
            <w:rPrChange w:id="639" w:author="julieta pellettieri" w:date="2025-05-23T12:11:00Z" w16du:dateUtc="2025-05-23T15:11:00Z">
              <w:rPr>
                <w:b/>
                <w:bCs/>
              </w:rPr>
            </w:rPrChange>
          </w:rPr>
          <w:t>y mejorar la eficiencia de recolección sin comprometer la salud del ecosistema.</w:t>
        </w:r>
      </w:ins>
    </w:p>
    <w:p w14:paraId="4985AD0B" w14:textId="77777777" w:rsidR="000253C8" w:rsidRDefault="000253C8" w:rsidP="000253C8">
      <w:pPr>
        <w:spacing w:before="240" w:after="240"/>
        <w:jc w:val="both"/>
        <w:rPr>
          <w:ins w:id="640" w:author="julieta pellettieri" w:date="2025-05-27T20:58:00Z" w16du:dateUtc="2025-05-27T23:58:00Z"/>
        </w:rPr>
      </w:pPr>
    </w:p>
    <w:p w14:paraId="0F7B0925" w14:textId="77777777" w:rsidR="00965635" w:rsidRPr="000253C8" w:rsidRDefault="00965635">
      <w:pPr>
        <w:spacing w:before="240" w:after="240"/>
        <w:jc w:val="both"/>
        <w:rPr>
          <w:ins w:id="641" w:author="julieta pellettieri" w:date="2025-05-23T11:30:00Z" w16du:dateUtc="2025-05-23T14:30:00Z"/>
        </w:rPr>
        <w:pPrChange w:id="642" w:author="julieta pellettieri" w:date="2025-05-23T12:11:00Z" w16du:dateUtc="2025-05-23T15:11:00Z">
          <w:pPr>
            <w:pStyle w:val="Prrafodelista"/>
            <w:numPr>
              <w:ilvl w:val="1"/>
              <w:numId w:val="8"/>
            </w:numPr>
            <w:spacing w:before="240" w:after="240"/>
            <w:ind w:hanging="360"/>
            <w:jc w:val="both"/>
          </w:pPr>
        </w:pPrChange>
      </w:pPr>
    </w:p>
    <w:p w14:paraId="1FB6BFE9" w14:textId="03D1C134" w:rsidR="00055118" w:rsidRPr="00965635" w:rsidRDefault="00965635" w:rsidP="00965635">
      <w:pPr>
        <w:spacing w:before="240" w:after="240"/>
        <w:jc w:val="both"/>
        <w:rPr>
          <w:ins w:id="643" w:author="julieta pellettieri" w:date="2025-05-23T12:21:00Z" w16du:dateUtc="2025-05-23T15:21:00Z"/>
          <w:b/>
          <w:bCs/>
          <w:rPrChange w:id="644" w:author="julieta pellettieri" w:date="2025-05-27T20:58:00Z" w16du:dateUtc="2025-05-27T23:58:00Z">
            <w:rPr>
              <w:ins w:id="645" w:author="julieta pellettieri" w:date="2025-05-23T12:21:00Z" w16du:dateUtc="2025-05-23T15:21:00Z"/>
            </w:rPr>
          </w:rPrChange>
        </w:rPr>
      </w:pPr>
      <w:proofErr w:type="gramStart"/>
      <w:ins w:id="646" w:author="julieta pellettieri" w:date="2025-05-27T20:58:00Z" w16du:dateUtc="2025-05-27T23:58:00Z">
        <w:r>
          <w:rPr>
            <w:b/>
            <w:bCs/>
          </w:rPr>
          <w:t xml:space="preserve">1.4  </w:t>
        </w:r>
      </w:ins>
      <w:ins w:id="647" w:author="julieta pellettieri" w:date="2025-05-23T12:12:00Z" w16du:dateUtc="2025-05-23T15:12:00Z">
        <w:r w:rsidR="000253C8" w:rsidRPr="00965635">
          <w:rPr>
            <w:b/>
            <w:bCs/>
            <w:rPrChange w:id="648" w:author="julieta pellettieri" w:date="2025-05-27T20:58:00Z" w16du:dateUtc="2025-05-27T23:58:00Z">
              <w:rPr/>
            </w:rPrChange>
          </w:rPr>
          <w:t>Aprendizaje</w:t>
        </w:r>
        <w:proofErr w:type="gramEnd"/>
        <w:r w:rsidR="000253C8" w:rsidRPr="00965635">
          <w:rPr>
            <w:b/>
            <w:bCs/>
            <w:rPrChange w:id="649" w:author="julieta pellettieri" w:date="2025-05-27T20:58:00Z" w16du:dateUtc="2025-05-27T23:58:00Z">
              <w:rPr/>
            </w:rPrChange>
          </w:rPr>
          <w:t xml:space="preserve"> </w:t>
        </w:r>
      </w:ins>
    </w:p>
    <w:p w14:paraId="75300AFB" w14:textId="424E097A" w:rsidR="00120CF7" w:rsidRDefault="00120CF7" w:rsidP="00120CF7">
      <w:pPr>
        <w:jc w:val="both"/>
        <w:rPr>
          <w:ins w:id="650" w:author="julieta pellettieri" w:date="2025-05-23T12:33:00Z" w16du:dateUtc="2025-05-23T15:33:00Z"/>
        </w:rPr>
      </w:pPr>
      <w:ins w:id="651" w:author="julieta pellettieri" w:date="2025-05-23T12:23:00Z" w16du:dateUtc="2025-05-23T15:23:00Z">
        <w:r w:rsidRPr="00120CF7">
          <w:t xml:space="preserve">Los animales interactúan con su entorno a partir de la información que recogen sus sistemas sensoriales, los cuales funcionan como filtros: </w:t>
        </w:r>
      </w:ins>
      <w:ins w:id="652" w:author="julieta pellettieri" w:date="2025-05-23T12:28:00Z">
        <w:r w:rsidRPr="00120CF7">
          <w:t>primero, por las propiedades físicas de los receptores que determinan qué estímulos pueden percibir; luego, por el procesamiento que ocurre en el sistema nervioso, donde esa información es seleccionada, modulada y almacenada según su relevancia biológica</w:t>
        </w:r>
      </w:ins>
      <w:ins w:id="653" w:author="Walter Farina" w:date="2025-06-03T14:39:00Z" w16du:dateUtc="2025-06-03T05:39:00Z">
        <w:r w:rsidR="00B73586">
          <w:t xml:space="preserve"> (</w:t>
        </w:r>
        <w:commentRangeStart w:id="654"/>
        <w:r w:rsidR="00B73586">
          <w:t>Dukas 1998</w:t>
        </w:r>
        <w:commentRangeEnd w:id="654"/>
        <w:r w:rsidR="00B73586">
          <w:rPr>
            <w:rStyle w:val="Refdecomentario"/>
          </w:rPr>
          <w:commentReference w:id="654"/>
        </w:r>
        <w:r w:rsidR="00B73586">
          <w:t>)</w:t>
        </w:r>
      </w:ins>
      <w:ins w:id="655" w:author="julieta pellettieri" w:date="2025-05-23T12:26:00Z">
        <w:r w:rsidRPr="00120CF7">
          <w:t>. En este nivel, intervienen circuitos que refuerzan o inhiben ciertos estímulos, permitiendo que los animales reconozcan experiencias como positivas, negativas o neutras en función de su impacto sobre el bienestar del organismo (</w:t>
        </w:r>
        <w:proofErr w:type="spellStart"/>
        <w:r w:rsidRPr="00120CF7">
          <w:t>Søvik</w:t>
        </w:r>
      </w:ins>
      <w:proofErr w:type="spellEnd"/>
      <w:ins w:id="656" w:author="julieta pellettieri" w:date="2025-05-27T21:02:00Z" w16du:dateUtc="2025-05-28T00:02:00Z">
        <w:r w:rsidR="000C39E6">
          <w:t>,</w:t>
        </w:r>
      </w:ins>
      <w:ins w:id="657" w:author="julieta pellettieri" w:date="2025-05-23T12:26:00Z">
        <w:r w:rsidRPr="00120CF7">
          <w:t xml:space="preserve"> 2015). A partir de la experiencia, se va construyendo un criterio que permite distinguir entre estímulos relevantes y no relevantes. </w:t>
        </w:r>
      </w:ins>
      <w:ins w:id="658" w:author="julieta pellettieri" w:date="2025-05-23T12:23:00Z" w16du:dateUtc="2025-05-23T15:23:00Z">
        <w:r w:rsidRPr="00120CF7">
          <w:t>En ese marco, el aprendizaje surge como una herramienta clave: permite identificar patrones, asignarles un valor según la experiencia previa y anticipar eventos importantes del entorno (</w:t>
        </w:r>
        <w:proofErr w:type="spellStart"/>
        <w:r w:rsidRPr="00120CF7">
          <w:t>Pavlov</w:t>
        </w:r>
      </w:ins>
      <w:proofErr w:type="spellEnd"/>
      <w:ins w:id="659" w:author="julieta pellettieri" w:date="2025-05-27T21:02:00Z" w16du:dateUtc="2025-05-28T00:02:00Z">
        <w:r w:rsidR="000C39E6">
          <w:t>,</w:t>
        </w:r>
      </w:ins>
      <w:ins w:id="660" w:author="julieta pellettieri" w:date="2025-05-23T12:23:00Z" w16du:dateUtc="2025-05-23T15:23:00Z">
        <w:r w:rsidRPr="00120CF7">
          <w:t xml:space="preserve"> 1927; Kandel et al. 1992).</w:t>
        </w:r>
      </w:ins>
    </w:p>
    <w:p w14:paraId="326B2B26" w14:textId="77777777" w:rsidR="005D3119" w:rsidRDefault="005D3119" w:rsidP="00120CF7">
      <w:pPr>
        <w:jc w:val="both"/>
        <w:rPr>
          <w:ins w:id="661" w:author="julieta pellettieri" w:date="2025-05-23T12:33:00Z" w16du:dateUtc="2025-05-23T15:33:00Z"/>
        </w:rPr>
      </w:pPr>
    </w:p>
    <w:p w14:paraId="50912883" w14:textId="57105F64" w:rsidR="005D3119" w:rsidRDefault="005D3119" w:rsidP="005D3119">
      <w:pPr>
        <w:jc w:val="both"/>
        <w:rPr>
          <w:ins w:id="662" w:author="julieta pellettieri" w:date="2025-05-23T12:51:00Z" w16du:dateUtc="2025-05-23T15:51:00Z"/>
          <w:b/>
          <w:bCs/>
          <w:lang w:val="es-ES"/>
        </w:rPr>
      </w:pPr>
      <w:ins w:id="663" w:author="julieta pellettieri" w:date="2025-05-23T12:33:00Z">
        <w:r w:rsidRPr="005D3119">
          <w:rPr>
            <w:b/>
            <w:bCs/>
            <w:lang w:val="es-ES"/>
          </w:rPr>
          <w:t>1.</w:t>
        </w:r>
      </w:ins>
      <w:ins w:id="664" w:author="julieta pellettieri" w:date="2025-05-23T12:51:00Z" w16du:dateUtc="2025-05-23T15:51:00Z">
        <w:r w:rsidR="00612FA2">
          <w:rPr>
            <w:b/>
            <w:bCs/>
            <w:lang w:val="es-ES"/>
          </w:rPr>
          <w:t>4</w:t>
        </w:r>
      </w:ins>
      <w:ins w:id="665" w:author="julieta pellettieri" w:date="2025-05-23T12:33:00Z">
        <w:r w:rsidRPr="005D3119">
          <w:rPr>
            <w:b/>
            <w:bCs/>
            <w:lang w:val="es-ES"/>
          </w:rPr>
          <w:t>.1 Aprendizaje asociativo</w:t>
        </w:r>
      </w:ins>
    </w:p>
    <w:p w14:paraId="10DFDACF" w14:textId="77777777" w:rsidR="00612FA2" w:rsidRPr="005D3119" w:rsidRDefault="00612FA2" w:rsidP="005D3119">
      <w:pPr>
        <w:jc w:val="both"/>
        <w:rPr>
          <w:ins w:id="666" w:author="julieta pellettieri" w:date="2025-05-23T12:33:00Z"/>
          <w:lang w:val="es-ES"/>
        </w:rPr>
      </w:pPr>
    </w:p>
    <w:p w14:paraId="6BCC0FF1" w14:textId="5DB6E0BD" w:rsidR="005D3119" w:rsidRPr="005D3119" w:rsidRDefault="005D3119" w:rsidP="005D3119">
      <w:pPr>
        <w:jc w:val="both"/>
        <w:rPr>
          <w:ins w:id="667" w:author="julieta pellettieri" w:date="2025-05-23T12:33:00Z"/>
          <w:lang w:val="es-ES"/>
        </w:rPr>
      </w:pPr>
      <w:ins w:id="668" w:author="julieta pellettieri" w:date="2025-05-23T12:33:00Z">
        <w:r w:rsidRPr="005D3119">
          <w:rPr>
            <w:lang w:val="es-ES"/>
          </w:rPr>
          <w:t xml:space="preserve">El aprendizaje asociativo </w:t>
        </w:r>
        <w:commentRangeStart w:id="669"/>
        <w:r w:rsidRPr="005D3119">
          <w:rPr>
            <w:lang w:val="es-ES"/>
          </w:rPr>
          <w:t>ocur</w:t>
        </w:r>
      </w:ins>
      <w:commentRangeEnd w:id="669"/>
      <w:ins w:id="670" w:author="julieta pellettieri" w:date="2025-05-23T19:57:00Z" w16du:dateUtc="2025-05-23T22:57:00Z">
        <w:r w:rsidR="00372590">
          <w:rPr>
            <w:rStyle w:val="Refdecomentario"/>
          </w:rPr>
          <w:commentReference w:id="669"/>
        </w:r>
      </w:ins>
      <w:ins w:id="671" w:author="julieta pellettieri" w:date="2025-05-23T12:33:00Z">
        <w:r w:rsidRPr="005D3119">
          <w:rPr>
            <w:lang w:val="es-ES"/>
          </w:rPr>
          <w:t>re cuando un individuo establece una relación funcional entre estímulos que coexisten en el entorno. Esta capacidad permite anticipar eventos y reducir la incertidumbre ambiental (Mackintosh</w:t>
        </w:r>
      </w:ins>
      <w:ins w:id="672" w:author="julieta pellettieri" w:date="2025-05-27T21:02:00Z" w16du:dateUtc="2025-05-28T00:02:00Z">
        <w:r w:rsidR="000C39E6">
          <w:rPr>
            <w:lang w:val="es-ES"/>
          </w:rPr>
          <w:t>,</w:t>
        </w:r>
      </w:ins>
      <w:ins w:id="673" w:author="julieta pellettieri" w:date="2025-05-23T12:33:00Z">
        <w:r w:rsidRPr="005D3119">
          <w:rPr>
            <w:lang w:val="es-ES"/>
          </w:rPr>
          <w:t xml:space="preserve"> 1994). Existen dos formas principales: el </w:t>
        </w:r>
        <w:r w:rsidRPr="005D3119">
          <w:rPr>
            <w:i/>
            <w:iCs/>
            <w:lang w:val="es-ES"/>
          </w:rPr>
          <w:t>condicionamiento clásico</w:t>
        </w:r>
        <w:r w:rsidRPr="005D3119">
          <w:rPr>
            <w:lang w:val="es-ES"/>
          </w:rPr>
          <w:t xml:space="preserve"> y el </w:t>
        </w:r>
        <w:r w:rsidRPr="005D3119">
          <w:rPr>
            <w:i/>
            <w:iCs/>
            <w:lang w:val="es-ES"/>
          </w:rPr>
          <w:t>condicionamiento operante</w:t>
        </w:r>
        <w:r w:rsidRPr="005D3119">
          <w:rPr>
            <w:lang w:val="es-ES"/>
          </w:rPr>
          <w:t>.</w:t>
        </w:r>
      </w:ins>
    </w:p>
    <w:p w14:paraId="2AA75B70" w14:textId="1B7A2089" w:rsidR="00BB1C70" w:rsidRDefault="005D3119" w:rsidP="005D3119">
      <w:pPr>
        <w:jc w:val="both"/>
        <w:rPr>
          <w:ins w:id="674" w:author="julieta pellettieri" w:date="2025-05-23T12:49:00Z" w16du:dateUtc="2025-05-23T15:49:00Z"/>
        </w:rPr>
      </w:pPr>
      <w:ins w:id="675" w:author="julieta pellettieri" w:date="2025-05-23T12:33:00Z">
        <w:r w:rsidRPr="005D3119">
          <w:rPr>
            <w:lang w:val="es-ES"/>
          </w:rPr>
          <w:t xml:space="preserve">En el </w:t>
        </w:r>
        <w:r w:rsidRPr="005D3119">
          <w:rPr>
            <w:b/>
            <w:bCs/>
            <w:lang w:val="es-ES"/>
            <w:rPrChange w:id="676" w:author="julieta pellettieri" w:date="2025-05-23T12:34:00Z" w16du:dateUtc="2025-05-23T15:34:00Z">
              <w:rPr>
                <w:lang w:val="es-ES"/>
              </w:rPr>
            </w:rPrChange>
          </w:rPr>
          <w:t>condicionamiento clásico</w:t>
        </w:r>
        <w:r w:rsidRPr="005D3119">
          <w:rPr>
            <w:lang w:val="es-ES"/>
          </w:rPr>
          <w:t xml:space="preserve">, </w:t>
        </w:r>
      </w:ins>
      <w:ins w:id="677" w:author="julieta pellettieri" w:date="2025-05-23T12:50:00Z">
        <w:r w:rsidR="00612FA2" w:rsidRPr="00612FA2">
          <w:t>un estímulo inicialmente neutro (estímulo condicionado, EC) adquiere significado biológico al asociarse con un estímulo incondicionado (EI), capaz de generar una respuesta innata (respuesta incondicionada, RI), es decir, comportamientos automáticos heredados genéticamente</w:t>
        </w:r>
      </w:ins>
      <w:ins w:id="678" w:author="Walter Farina" w:date="2025-06-03T14:40:00Z" w16du:dateUtc="2025-06-03T05:40:00Z">
        <w:r w:rsidR="00E96206">
          <w:t xml:space="preserve">, que, </w:t>
        </w:r>
      </w:ins>
      <w:ins w:id="679" w:author="julieta pellettieri" w:date="2025-05-23T12:50:00Z">
        <w:del w:id="680" w:author="Walter Farina" w:date="2025-06-03T14:40:00Z" w16du:dateUtc="2025-06-03T05:40:00Z">
          <w:r w:rsidR="00612FA2" w:rsidRPr="00612FA2" w:rsidDel="00E96206">
            <w:delText>. T</w:delText>
          </w:r>
        </w:del>
      </w:ins>
      <w:ins w:id="681" w:author="Walter Farina" w:date="2025-06-03T14:40:00Z" w16du:dateUtc="2025-06-03T05:40:00Z">
        <w:r w:rsidR="00E96206">
          <w:t>t</w:t>
        </w:r>
      </w:ins>
      <w:ins w:id="682" w:author="julieta pellettieri" w:date="2025-05-23T12:50:00Z">
        <w:r w:rsidR="00612FA2" w:rsidRPr="00612FA2">
          <w:t>ras varias exposiciones conjuntas, el EC por sí solo puede evocar una respuesta condicionada (RC)</w:t>
        </w:r>
      </w:ins>
      <w:ins w:id="683" w:author="julieta pellettieri" w:date="2025-05-23T12:50:00Z" w16du:dateUtc="2025-05-23T15:50:00Z">
        <w:r w:rsidR="00612FA2">
          <w:t xml:space="preserve">, </w:t>
        </w:r>
      </w:ins>
      <w:ins w:id="684" w:author="julieta pellettieri" w:date="2025-05-23T12:48:00Z" w16du:dateUtc="2025-05-23T15:48:00Z">
        <w:r w:rsidR="00BB1C70">
          <w:t xml:space="preserve">evidenciando </w:t>
        </w:r>
      </w:ins>
      <w:ins w:id="685" w:author="julieta pellettieri" w:date="2025-05-23T12:48:00Z">
        <w:r w:rsidR="00BB1C70" w:rsidRPr="00BB1C70">
          <w:t>la adquisición de un</w:t>
        </w:r>
      </w:ins>
      <w:ins w:id="686" w:author="julieta pellettieri" w:date="2025-05-23T12:48:00Z" w16du:dateUtc="2025-05-23T15:48:00Z">
        <w:r w:rsidR="00BB1C70">
          <w:t>a</w:t>
        </w:r>
      </w:ins>
      <w:ins w:id="687" w:author="julieta pellettieri" w:date="2025-05-23T12:48:00Z">
        <w:r w:rsidR="00BB1C70" w:rsidRPr="00BB1C70">
          <w:t xml:space="preserve"> </w:t>
        </w:r>
      </w:ins>
      <w:ins w:id="688" w:author="julieta pellettieri" w:date="2025-05-23T12:49:00Z">
        <w:r w:rsidR="00BB1C70" w:rsidRPr="00BB1C70">
          <w:t>asociación</w:t>
        </w:r>
      </w:ins>
      <w:ins w:id="689" w:author="julieta pellettieri" w:date="2025-05-23T12:49:00Z" w16du:dateUtc="2025-05-23T15:49:00Z">
        <w:r w:rsidR="00BB1C70">
          <w:t xml:space="preserve"> </w:t>
        </w:r>
      </w:ins>
      <w:ins w:id="690" w:author="julieta pellettieri" w:date="2025-05-23T12:49:00Z">
        <w:r w:rsidR="00BB1C70" w:rsidRPr="00BB1C70">
          <w:t>entre ambos estímulos</w:t>
        </w:r>
      </w:ins>
      <w:ins w:id="691" w:author="julieta pellettieri" w:date="2025-05-23T12:50:00Z" w16du:dateUtc="2025-05-23T15:50:00Z">
        <w:r w:rsidR="00612FA2">
          <w:t xml:space="preserve"> </w:t>
        </w:r>
      </w:ins>
      <w:ins w:id="692" w:author="julieta pellettieri" w:date="2025-05-23T12:50:00Z">
        <w:r w:rsidR="00612FA2" w:rsidRPr="00612FA2">
          <w:t>(</w:t>
        </w:r>
        <w:proofErr w:type="spellStart"/>
        <w:r w:rsidR="00612FA2" w:rsidRPr="00612FA2">
          <w:t>Pavlov</w:t>
        </w:r>
      </w:ins>
      <w:proofErr w:type="spellEnd"/>
      <w:ins w:id="693" w:author="julieta pellettieri" w:date="2025-05-27T21:01:00Z" w16du:dateUtc="2025-05-28T00:01:00Z">
        <w:r w:rsidR="000C39E6">
          <w:t>,</w:t>
        </w:r>
      </w:ins>
      <w:ins w:id="694" w:author="julieta pellettieri" w:date="2025-05-23T12:50:00Z">
        <w:r w:rsidR="00612FA2" w:rsidRPr="00612FA2">
          <w:t xml:space="preserve"> 1927)</w:t>
        </w:r>
      </w:ins>
      <w:ins w:id="695" w:author="julieta pellettieri" w:date="2025-05-23T12:49:00Z">
        <w:r w:rsidR="00BB1C70" w:rsidRPr="00BB1C70">
          <w:t>.</w:t>
        </w:r>
      </w:ins>
    </w:p>
    <w:p w14:paraId="3C8C880F" w14:textId="705AE219" w:rsidR="005D3119" w:rsidRDefault="005D3119" w:rsidP="005D3119">
      <w:pPr>
        <w:jc w:val="both"/>
        <w:rPr>
          <w:ins w:id="696" w:author="julieta pellettieri" w:date="2025-05-23T13:31:00Z" w16du:dateUtc="2025-05-23T16:31:00Z"/>
        </w:rPr>
      </w:pPr>
      <w:ins w:id="697" w:author="julieta pellettieri" w:date="2025-05-23T12:33:00Z">
        <w:r w:rsidRPr="005D3119">
          <w:rPr>
            <w:lang w:val="es-ES"/>
          </w:rPr>
          <w:t xml:space="preserve">En el </w:t>
        </w:r>
        <w:r w:rsidRPr="005D3119">
          <w:rPr>
            <w:b/>
            <w:bCs/>
            <w:lang w:val="es-ES"/>
            <w:rPrChange w:id="698" w:author="julieta pellettieri" w:date="2025-05-23T12:34:00Z" w16du:dateUtc="2025-05-23T15:34:00Z">
              <w:rPr>
                <w:lang w:val="es-ES"/>
              </w:rPr>
            </w:rPrChange>
          </w:rPr>
          <w:t>condicionamiento operante</w:t>
        </w:r>
        <w:r w:rsidRPr="005D3119">
          <w:rPr>
            <w:lang w:val="es-ES"/>
          </w:rPr>
          <w:t xml:space="preserve">, el aprendizaje surge de la asociación entre una conducta y sus consecuencias. </w:t>
        </w:r>
      </w:ins>
      <w:ins w:id="699" w:author="julieta pellettieri" w:date="2025-05-23T12:40:00Z">
        <w:r w:rsidR="00BB1C70" w:rsidRPr="00BB1C70">
          <w:t xml:space="preserve">Si </w:t>
        </w:r>
      </w:ins>
      <w:ins w:id="700" w:author="julieta pellettieri" w:date="2025-05-23T12:40:00Z" w16du:dateUtc="2025-05-23T15:40:00Z">
        <w:r w:rsidR="00BB1C70">
          <w:t>la acci</w:t>
        </w:r>
      </w:ins>
      <w:ins w:id="701" w:author="julieta pellettieri" w:date="2025-05-23T12:41:00Z" w16du:dateUtc="2025-05-23T15:41:00Z">
        <w:r w:rsidR="00BB1C70">
          <w:t>ón</w:t>
        </w:r>
      </w:ins>
      <w:ins w:id="702" w:author="julieta pellettieri" w:date="2025-05-23T12:40:00Z">
        <w:r w:rsidR="00BB1C70" w:rsidRPr="00BB1C70">
          <w:t xml:space="preserve"> genera un resultado favorable (por ejemplo, acceso a alimento), la probabilidad de que se repita aumenta; si, en cambio, conlleva un resultado negativo o neutro, tiende a disminuir</w:t>
        </w:r>
      </w:ins>
      <w:ins w:id="703" w:author="julieta pellettieri" w:date="2025-05-23T12:50:00Z" w16du:dateUtc="2025-05-23T15:50:00Z">
        <w:r w:rsidR="00612FA2">
          <w:t xml:space="preserve"> </w:t>
        </w:r>
      </w:ins>
      <w:ins w:id="704" w:author="julieta pellettieri" w:date="2025-05-23T12:50:00Z">
        <w:r w:rsidR="00612FA2" w:rsidRPr="00612FA2">
          <w:t>(Skinner</w:t>
        </w:r>
      </w:ins>
      <w:ins w:id="705" w:author="julieta pellettieri" w:date="2025-05-27T21:02:00Z" w16du:dateUtc="2025-05-28T00:02:00Z">
        <w:r w:rsidR="000C39E6">
          <w:t>,</w:t>
        </w:r>
      </w:ins>
      <w:ins w:id="706" w:author="julieta pellettieri" w:date="2025-05-23T12:50:00Z">
        <w:r w:rsidR="00612FA2" w:rsidRPr="00612FA2">
          <w:t xml:space="preserve"> 1938)</w:t>
        </w:r>
      </w:ins>
      <w:ins w:id="707" w:author="julieta pellettieri" w:date="2025-05-23T12:40:00Z">
        <w:r w:rsidR="00BB1C70" w:rsidRPr="00BB1C70">
          <w:t>. Este tipo de aprendizaje implica un componente activo del sujeto, que explora, prueba y ajusta su comportamiento en función de los resultados obtenidos</w:t>
        </w:r>
        <w:commentRangeStart w:id="708"/>
        <w:r w:rsidR="00BB1C70" w:rsidRPr="00BB1C70">
          <w:t>.</w:t>
        </w:r>
      </w:ins>
      <w:commentRangeEnd w:id="708"/>
      <w:ins w:id="709" w:author="julieta pellettieri" w:date="2025-05-27T21:00:00Z" w16du:dateUtc="2025-05-28T00:00:00Z">
        <w:r w:rsidR="000C39E6">
          <w:rPr>
            <w:rStyle w:val="Refdecomentario"/>
          </w:rPr>
          <w:commentReference w:id="708"/>
        </w:r>
      </w:ins>
    </w:p>
    <w:p w14:paraId="08F94F1F" w14:textId="77777777" w:rsidR="00043EFA" w:rsidRPr="005D3119" w:rsidRDefault="00043EFA" w:rsidP="005D3119">
      <w:pPr>
        <w:jc w:val="both"/>
        <w:rPr>
          <w:ins w:id="710" w:author="julieta pellettieri" w:date="2025-05-23T12:33:00Z"/>
          <w:lang w:val="es-ES"/>
        </w:rPr>
      </w:pPr>
    </w:p>
    <w:p w14:paraId="63BAC341" w14:textId="77777777" w:rsidR="00612FA2" w:rsidRDefault="00612FA2" w:rsidP="00120CF7">
      <w:pPr>
        <w:jc w:val="both"/>
        <w:rPr>
          <w:ins w:id="711" w:author="julieta pellettieri" w:date="2025-05-23T12:51:00Z" w16du:dateUtc="2025-05-23T15:51:00Z"/>
        </w:rPr>
      </w:pPr>
    </w:p>
    <w:p w14:paraId="7AEC7C5A" w14:textId="40EB3F34" w:rsidR="008630F0" w:rsidRPr="008630F0" w:rsidRDefault="0047077A" w:rsidP="008630F0">
      <w:pPr>
        <w:jc w:val="both"/>
        <w:rPr>
          <w:ins w:id="712" w:author="julieta pellettieri" w:date="2025-05-23T14:03:00Z" w16du:dateUtc="2025-05-23T17:03:00Z"/>
          <w:b/>
          <w:bCs/>
          <w:lang w:val="es-ES"/>
          <w:rPrChange w:id="713" w:author="julieta pellettieri" w:date="2025-05-23T14:03:00Z" w16du:dateUtc="2025-05-23T17:03:00Z">
            <w:rPr>
              <w:ins w:id="714" w:author="julieta pellettieri" w:date="2025-05-23T14:03:00Z" w16du:dateUtc="2025-05-23T17:03:00Z"/>
              <w:lang w:val="es-ES"/>
            </w:rPr>
          </w:rPrChange>
        </w:rPr>
      </w:pPr>
      <w:ins w:id="715" w:author="julieta pellettieri" w:date="2025-05-23T15:18:00Z" w16du:dateUtc="2025-05-23T18:18:00Z">
        <w:r w:rsidRPr="005D3119">
          <w:rPr>
            <w:b/>
            <w:bCs/>
            <w:lang w:val="es-ES"/>
          </w:rPr>
          <w:t>1.</w:t>
        </w:r>
        <w:r>
          <w:rPr>
            <w:b/>
            <w:bCs/>
            <w:lang w:val="es-ES"/>
          </w:rPr>
          <w:t>4</w:t>
        </w:r>
        <w:r w:rsidRPr="005D3119">
          <w:rPr>
            <w:b/>
            <w:bCs/>
            <w:lang w:val="es-ES"/>
          </w:rPr>
          <w:t>.</w:t>
        </w:r>
      </w:ins>
      <w:ins w:id="716" w:author="julieta pellettieri" w:date="2025-05-23T15:19:00Z" w16du:dateUtc="2025-05-23T18:19:00Z">
        <w:r>
          <w:rPr>
            <w:b/>
            <w:bCs/>
            <w:lang w:val="es-ES"/>
          </w:rPr>
          <w:t xml:space="preserve"> 2 </w:t>
        </w:r>
      </w:ins>
      <w:commentRangeStart w:id="717"/>
      <w:proofErr w:type="gramStart"/>
      <w:ins w:id="718" w:author="julieta pellettieri" w:date="2025-05-23T14:03:00Z" w16du:dateUtc="2025-05-23T17:03:00Z">
        <w:r w:rsidR="008630F0" w:rsidRPr="008630F0">
          <w:rPr>
            <w:b/>
            <w:bCs/>
            <w:lang w:val="es-ES"/>
          </w:rPr>
          <w:t>Sustratos</w:t>
        </w:r>
        <w:proofErr w:type="gramEnd"/>
        <w:r w:rsidR="008630F0" w:rsidRPr="008630F0">
          <w:rPr>
            <w:b/>
            <w:bCs/>
            <w:lang w:val="es-ES"/>
          </w:rPr>
          <w:t xml:space="preserve"> y procesos que subyacen al aprendizaje asociativo en insectos</w:t>
        </w:r>
      </w:ins>
      <w:commentRangeEnd w:id="717"/>
      <w:ins w:id="719" w:author="julieta pellettieri" w:date="2025-05-23T14:20:00Z" w16du:dateUtc="2025-05-23T17:20:00Z">
        <w:r w:rsidR="003E1800">
          <w:rPr>
            <w:rStyle w:val="Refdecomentario"/>
          </w:rPr>
          <w:commentReference w:id="717"/>
        </w:r>
      </w:ins>
    </w:p>
    <w:p w14:paraId="7E8732B8" w14:textId="77777777" w:rsidR="008630F0" w:rsidRPr="008630F0" w:rsidRDefault="008630F0" w:rsidP="008630F0">
      <w:pPr>
        <w:jc w:val="both"/>
        <w:rPr>
          <w:ins w:id="720" w:author="julieta pellettieri" w:date="2025-05-23T14:03:00Z" w16du:dateUtc="2025-05-23T17:03:00Z"/>
          <w:lang w:val="es-ES"/>
          <w:rPrChange w:id="721" w:author="julieta pellettieri" w:date="2025-05-23T14:03:00Z" w16du:dateUtc="2025-05-23T17:03:00Z">
            <w:rPr>
              <w:ins w:id="722" w:author="julieta pellettieri" w:date="2025-05-23T14:03:00Z" w16du:dateUtc="2025-05-23T17:03:00Z"/>
              <w:b/>
              <w:bCs/>
              <w:lang w:val="es-ES"/>
            </w:rPr>
          </w:rPrChange>
        </w:rPr>
      </w:pPr>
    </w:p>
    <w:p w14:paraId="0E344BBB" w14:textId="5101214F" w:rsidR="003E1800" w:rsidRPr="003E1800" w:rsidRDefault="003E1800" w:rsidP="003E1800">
      <w:pPr>
        <w:jc w:val="both"/>
        <w:rPr>
          <w:ins w:id="723" w:author="julieta pellettieri" w:date="2025-05-23T14:20:00Z"/>
          <w:lang w:val="es-ES"/>
        </w:rPr>
      </w:pPr>
      <w:ins w:id="724" w:author="julieta pellettieri" w:date="2025-05-23T14:20:00Z">
        <w:r w:rsidRPr="003E1800">
          <w:rPr>
            <w:lang w:val="es-ES"/>
          </w:rPr>
          <w:lastRenderedPageBreak/>
          <w:t>El aprendizaje y la formación de memorias tienen como sustrato físico a las redes neuronales que los animales poseen dentro de regiones específicas de su sistema nervioso central (Ebbinghaus, 1964). Los eventos de aprendizaje asociativo de naturaleza apetitiva, en particular, requieren de tres vías neuronales para su ocurrencia: dos de “entrada” y una de “salida”. Las vías de entrada reciben información proveniente del exterior y la transmiten hasta el cerebro, donde pueden asociarse (</w:t>
        </w:r>
        <w:proofErr w:type="spellStart"/>
        <w:r w:rsidRPr="003E1800">
          <w:rPr>
            <w:lang w:val="es-ES"/>
          </w:rPr>
          <w:t>Ammari</w:t>
        </w:r>
        <w:proofErr w:type="spellEnd"/>
        <w:r w:rsidRPr="003E1800">
          <w:rPr>
            <w:lang w:val="es-ES"/>
          </w:rPr>
          <w:t>, 1977). Estas dos vías se corresponden con el estímulo incondicionado (EI), propio del sistema de recompensa, y con el estímulo condicionado (EC), correspondiente al sistema sensorial que lo percibe (</w:t>
        </w:r>
        <w:proofErr w:type="spellStart"/>
        <w:r w:rsidRPr="003E1800">
          <w:rPr>
            <w:lang w:val="es-ES"/>
          </w:rPr>
          <w:t>Ammari</w:t>
        </w:r>
        <w:proofErr w:type="spellEnd"/>
        <w:r w:rsidRPr="003E1800">
          <w:rPr>
            <w:lang w:val="es-ES"/>
          </w:rPr>
          <w:t xml:space="preserve">, 1977). En ambos casos, </w:t>
        </w:r>
      </w:ins>
      <w:ins w:id="725" w:author="Walter Farina" w:date="2025-06-03T14:42:00Z" w16du:dateUtc="2025-06-03T05:42:00Z">
        <w:r w:rsidR="00981403">
          <w:rPr>
            <w:lang w:val="es-ES"/>
          </w:rPr>
          <w:t xml:space="preserve">y </w:t>
        </w:r>
        <w:proofErr w:type="spellStart"/>
        <w:r w:rsidR="00981403">
          <w:rPr>
            <w:lang w:val="es-ES"/>
          </w:rPr>
          <w:t>par</w:t>
        </w:r>
        <w:proofErr w:type="spellEnd"/>
        <w:r w:rsidR="00981403">
          <w:rPr>
            <w:lang w:val="es-ES"/>
          </w:rPr>
          <w:t xml:space="preserve"> el caso de </w:t>
        </w:r>
      </w:ins>
      <w:ins w:id="726" w:author="julieta pellettieri" w:date="2025-05-23T14:20:00Z">
        <w:r w:rsidRPr="003E1800">
          <w:rPr>
            <w:lang w:val="es-ES"/>
          </w:rPr>
          <w:t xml:space="preserve">la información </w:t>
        </w:r>
      </w:ins>
      <w:proofErr w:type="spellStart"/>
      <w:ins w:id="727" w:author="Walter Farina" w:date="2025-06-03T14:42:00Z" w16du:dateUtc="2025-06-03T05:42:00Z">
        <w:r w:rsidR="00981403">
          <w:rPr>
            <w:lang w:val="es-ES"/>
          </w:rPr>
          <w:t>quimiosensorial</w:t>
        </w:r>
        <w:proofErr w:type="spellEnd"/>
        <w:r w:rsidR="00981403">
          <w:rPr>
            <w:lang w:val="es-ES"/>
          </w:rPr>
          <w:t xml:space="preserve">, la misma </w:t>
        </w:r>
      </w:ins>
      <w:ins w:id="728" w:author="julieta pellettieri" w:date="2025-05-23T14:20:00Z">
        <w:r w:rsidRPr="003E1800">
          <w:rPr>
            <w:lang w:val="es-ES"/>
          </w:rPr>
          <w:t xml:space="preserve">es recibida mediante la unión de una molécula </w:t>
        </w:r>
      </w:ins>
      <w:ins w:id="729" w:author="Walter Farina" w:date="2025-06-03T14:43:00Z" w16du:dateUtc="2025-06-03T05:43:00Z">
        <w:r w:rsidR="00981403">
          <w:rPr>
            <w:lang w:val="es-ES"/>
          </w:rPr>
          <w:t>o de un complejo olor-</w:t>
        </w:r>
      </w:ins>
      <w:ins w:id="730" w:author="Walter Farina" w:date="2025-06-03T14:44:00Z" w16du:dateUtc="2025-06-03T05:44:00Z">
        <w:r w:rsidR="00DC14D7">
          <w:rPr>
            <w:lang w:val="es-ES"/>
          </w:rPr>
          <w:t>proteína</w:t>
        </w:r>
      </w:ins>
      <w:ins w:id="731" w:author="Walter Farina" w:date="2025-06-03T14:43:00Z" w16du:dateUtc="2025-06-03T05:43:00Z">
        <w:r w:rsidR="00981403">
          <w:rPr>
            <w:lang w:val="es-ES"/>
          </w:rPr>
          <w:t xml:space="preserve"> de unión </w:t>
        </w:r>
      </w:ins>
      <w:ins w:id="732" w:author="julieta pellettieri" w:date="2025-05-23T14:20:00Z">
        <w:r w:rsidRPr="003E1800">
          <w:rPr>
            <w:lang w:val="es-ES"/>
          </w:rPr>
          <w:t>a un receptor de membrana, y luego es transformada y transmitida a través de señales moleculares y eléctricas a lo largo de los circuitos neuronales implicados. Aunque ambas vías se activan de manera independiente, terminan conectándose en regiones específicas del cerebro, donde puede establecerse la asociación entre ellas (</w:t>
        </w:r>
        <w:proofErr w:type="spellStart"/>
        <w:r w:rsidRPr="003E1800">
          <w:rPr>
            <w:lang w:val="es-ES"/>
          </w:rPr>
          <w:t>Hasselmo</w:t>
        </w:r>
        <w:proofErr w:type="spellEnd"/>
        <w:r w:rsidRPr="003E1800">
          <w:rPr>
            <w:lang w:val="es-ES"/>
          </w:rPr>
          <w:t>, 1995).</w:t>
        </w:r>
      </w:ins>
    </w:p>
    <w:p w14:paraId="0749EB4D" w14:textId="76F66D6C" w:rsidR="003E1800" w:rsidRPr="003E1800" w:rsidRDefault="003E1800" w:rsidP="003E1800">
      <w:pPr>
        <w:jc w:val="both"/>
        <w:rPr>
          <w:ins w:id="733" w:author="julieta pellettieri" w:date="2025-05-23T14:20:00Z"/>
          <w:lang w:val="es-ES"/>
        </w:rPr>
      </w:pPr>
      <w:ins w:id="734" w:author="julieta pellettieri" w:date="2025-05-23T14:20:00Z">
        <w:r w:rsidRPr="003E1800">
          <w:rPr>
            <w:lang w:val="es-ES"/>
          </w:rPr>
          <w:t xml:space="preserve">En el caso de los insectos, esta conectividad ocurre </w:t>
        </w:r>
      </w:ins>
      <w:ins w:id="735" w:author="Walter Farina" w:date="2025-06-03T14:44:00Z" w16du:dateUtc="2025-06-03T05:44:00Z">
        <w:r w:rsidR="00DC14D7">
          <w:rPr>
            <w:lang w:val="es-ES"/>
          </w:rPr>
          <w:t xml:space="preserve">frecuentemente </w:t>
        </w:r>
      </w:ins>
      <w:ins w:id="736" w:author="julieta pellettieri" w:date="2025-05-23T14:20:00Z">
        <w:r w:rsidRPr="003E1800">
          <w:rPr>
            <w:lang w:val="es-ES"/>
          </w:rPr>
          <w:t xml:space="preserve">por medio de interneuronas impares, generalmente </w:t>
        </w:r>
      </w:ins>
      <w:ins w:id="737" w:author="Walter Farina" w:date="2025-06-03T14:45:00Z" w16du:dateUtc="2025-06-03T05:45:00Z">
        <w:r w:rsidR="00DC14D7">
          <w:rPr>
            <w:lang w:val="es-ES"/>
          </w:rPr>
          <w:t xml:space="preserve">excitatorias y de naturaleza </w:t>
        </w:r>
      </w:ins>
      <w:proofErr w:type="spellStart"/>
      <w:ins w:id="738" w:author="julieta pellettieri" w:date="2025-05-23T14:20:00Z">
        <w:r w:rsidRPr="003E1800">
          <w:rPr>
            <w:lang w:val="es-ES"/>
          </w:rPr>
          <w:t>octopaminérgicas</w:t>
        </w:r>
        <w:proofErr w:type="spellEnd"/>
        <w:r w:rsidRPr="003E1800">
          <w:rPr>
            <w:lang w:val="es-ES"/>
          </w:rPr>
          <w:t xml:space="preserve">, que conectan distintos centros de procesamiento olfativo con vías </w:t>
        </w:r>
        <w:proofErr w:type="spellStart"/>
        <w:r w:rsidRPr="003E1800">
          <w:rPr>
            <w:lang w:val="es-ES"/>
          </w:rPr>
          <w:t>quimiorreceptivas</w:t>
        </w:r>
        <w:proofErr w:type="spellEnd"/>
        <w:r w:rsidRPr="003E1800">
          <w:rPr>
            <w:lang w:val="es-ES"/>
          </w:rPr>
          <w:t xml:space="preserve"> de contacto o gustativas. Una de las interneuronas conectoras más estudiadas es la VUMmx1 </w:t>
        </w:r>
      </w:ins>
      <w:ins w:id="739" w:author="Walter Farina" w:date="2025-06-03T14:45:00Z" w16du:dateUtc="2025-06-03T05:45:00Z">
        <w:r w:rsidR="00DC14D7">
          <w:rPr>
            <w:lang w:val="es-ES"/>
          </w:rPr>
          <w:t xml:space="preserve">de la abeja melífera </w:t>
        </w:r>
      </w:ins>
      <w:ins w:id="740" w:author="julieta pellettieri" w:date="2025-05-23T14:20:00Z">
        <w:r w:rsidRPr="003E1800">
          <w:rPr>
            <w:lang w:val="es-ES"/>
          </w:rPr>
          <w:t>(</w:t>
        </w:r>
        <w:proofErr w:type="spellStart"/>
        <w:r w:rsidRPr="003E1800">
          <w:rPr>
            <w:lang w:val="es-ES"/>
          </w:rPr>
          <w:t>Hammer</w:t>
        </w:r>
        <w:proofErr w:type="spellEnd"/>
        <w:r w:rsidRPr="003E1800">
          <w:rPr>
            <w:lang w:val="es-ES"/>
          </w:rPr>
          <w:t xml:space="preserve">, 1997), que puede vincular el ganglio </w:t>
        </w:r>
        <w:proofErr w:type="spellStart"/>
        <w:r w:rsidRPr="003E1800">
          <w:rPr>
            <w:lang w:val="es-ES"/>
          </w:rPr>
          <w:t>subesofágico</w:t>
        </w:r>
        <w:proofErr w:type="spellEnd"/>
        <w:r w:rsidRPr="003E1800">
          <w:rPr>
            <w:lang w:val="es-ES"/>
          </w:rPr>
          <w:t xml:space="preserve">, los lóbulos </w:t>
        </w:r>
        <w:proofErr w:type="spellStart"/>
        <w:r w:rsidRPr="003E1800">
          <w:rPr>
            <w:lang w:val="es-ES"/>
          </w:rPr>
          <w:t>antenales</w:t>
        </w:r>
        <w:proofErr w:type="spellEnd"/>
        <w:r w:rsidRPr="003E1800">
          <w:rPr>
            <w:lang w:val="es-ES"/>
          </w:rPr>
          <w:t xml:space="preserve">, el </w:t>
        </w:r>
        <w:proofErr w:type="spellStart"/>
        <w:r w:rsidRPr="003E1800">
          <w:rPr>
            <w:lang w:val="es-ES"/>
          </w:rPr>
          <w:t>protocerebro</w:t>
        </w:r>
        <w:proofErr w:type="spellEnd"/>
        <w:r w:rsidRPr="003E1800">
          <w:rPr>
            <w:lang w:val="es-ES"/>
          </w:rPr>
          <w:t xml:space="preserve"> lateral y los cuerpos pedunculados. Estos últimos constituyen el sustrato cerebral donde se completa la integración sensorial multimodal. Allí convergen las vías del EC y el EI junto con otras vías correspondientes al sistema motor de “salida”, lo que permite generar una respuesta mecánica automatizada (RC) (</w:t>
        </w:r>
        <w:proofErr w:type="spellStart"/>
        <w:r w:rsidRPr="003E1800">
          <w:rPr>
            <w:lang w:val="es-ES"/>
          </w:rPr>
          <w:t>Ammari</w:t>
        </w:r>
        <w:proofErr w:type="spellEnd"/>
        <w:r w:rsidRPr="003E1800">
          <w:rPr>
            <w:lang w:val="es-ES"/>
          </w:rPr>
          <w:t>, 1977).</w:t>
        </w:r>
      </w:ins>
    </w:p>
    <w:p w14:paraId="38F44760" w14:textId="23C96BE6" w:rsidR="003E1800" w:rsidRPr="008630F0" w:rsidRDefault="003E1800" w:rsidP="008630F0">
      <w:pPr>
        <w:jc w:val="both"/>
        <w:rPr>
          <w:ins w:id="741" w:author="julieta pellettieri" w:date="2025-05-23T14:03:00Z" w16du:dateUtc="2025-05-23T17:03:00Z"/>
          <w:lang w:val="es-ES"/>
          <w:rPrChange w:id="742" w:author="julieta pellettieri" w:date="2025-05-23T14:03:00Z" w16du:dateUtc="2025-05-23T17:03:00Z">
            <w:rPr>
              <w:ins w:id="743" w:author="julieta pellettieri" w:date="2025-05-23T14:03:00Z" w16du:dateUtc="2025-05-23T17:03:00Z"/>
              <w:b/>
              <w:bCs/>
              <w:lang w:val="es-ES"/>
            </w:rPr>
          </w:rPrChange>
        </w:rPr>
      </w:pPr>
      <w:ins w:id="744" w:author="julieta pellettieri" w:date="2025-05-23T14:20:00Z">
        <w:r w:rsidRPr="003E1800">
          <w:rPr>
            <w:lang w:val="es-ES"/>
          </w:rPr>
          <w:t>De este modo, al presentar un estímulo condicionado —que antes del entrenamiento no provocaba ninguna respuesta fenotípica apreciable— se logra inducir un comportamiento automatizado una vez que se ha formado la asociación entre las vías involucradas</w:t>
        </w:r>
        <w:commentRangeStart w:id="745"/>
        <w:r w:rsidRPr="003E1800">
          <w:rPr>
            <w:lang w:val="es-ES"/>
          </w:rPr>
          <w:t>.</w:t>
        </w:r>
      </w:ins>
      <w:commentRangeEnd w:id="745"/>
      <w:ins w:id="746" w:author="julieta pellettieri" w:date="2025-05-27T21:01:00Z" w16du:dateUtc="2025-05-28T00:01:00Z">
        <w:r w:rsidR="000C39E6">
          <w:rPr>
            <w:rStyle w:val="Refdecomentario"/>
          </w:rPr>
          <w:commentReference w:id="745"/>
        </w:r>
      </w:ins>
    </w:p>
    <w:p w14:paraId="539762E7" w14:textId="77777777" w:rsidR="00EB0D9B" w:rsidRDefault="00EB0D9B" w:rsidP="00EB0D9B">
      <w:pPr>
        <w:jc w:val="both"/>
        <w:rPr>
          <w:ins w:id="747" w:author="julieta pellettieri" w:date="2025-05-23T14:26:00Z" w16du:dateUtc="2025-05-23T17:26:00Z"/>
          <w:lang w:val="es-ES"/>
        </w:rPr>
      </w:pPr>
    </w:p>
    <w:p w14:paraId="3C69E167" w14:textId="2C0083DA" w:rsidR="00EB0D9B" w:rsidRPr="00B023F9" w:rsidRDefault="0047077A" w:rsidP="00EB0D9B">
      <w:pPr>
        <w:jc w:val="both"/>
        <w:rPr>
          <w:ins w:id="748" w:author="julieta pellettieri" w:date="2025-05-23T14:26:00Z" w16du:dateUtc="2025-05-23T17:26:00Z"/>
          <w:b/>
          <w:bCs/>
          <w:lang w:val="es-ES"/>
          <w:rPrChange w:id="749" w:author="julieta pellettieri" w:date="2025-05-23T14:36:00Z" w16du:dateUtc="2025-05-23T17:36:00Z">
            <w:rPr>
              <w:ins w:id="750" w:author="julieta pellettieri" w:date="2025-05-23T14:26:00Z" w16du:dateUtc="2025-05-23T17:26:00Z"/>
              <w:lang w:val="es-ES"/>
            </w:rPr>
          </w:rPrChange>
        </w:rPr>
      </w:pPr>
      <w:ins w:id="751" w:author="julieta pellettieri" w:date="2025-05-23T15:19:00Z" w16du:dateUtc="2025-05-23T18:19:00Z">
        <w:r w:rsidRPr="005D3119">
          <w:rPr>
            <w:b/>
            <w:bCs/>
            <w:lang w:val="es-ES"/>
          </w:rPr>
          <w:t>1.</w:t>
        </w:r>
        <w:r>
          <w:rPr>
            <w:b/>
            <w:bCs/>
            <w:lang w:val="es-ES"/>
          </w:rPr>
          <w:t>4</w:t>
        </w:r>
        <w:r w:rsidRPr="005D3119">
          <w:rPr>
            <w:b/>
            <w:bCs/>
            <w:lang w:val="es-ES"/>
          </w:rPr>
          <w:t>.</w:t>
        </w:r>
        <w:r>
          <w:rPr>
            <w:b/>
            <w:bCs/>
            <w:lang w:val="es-ES"/>
          </w:rPr>
          <w:t xml:space="preserve"> 3 </w:t>
        </w:r>
      </w:ins>
      <w:proofErr w:type="gramStart"/>
      <w:ins w:id="752" w:author="julieta pellettieri" w:date="2025-05-23T14:26:00Z" w16du:dateUtc="2025-05-23T17:26:00Z">
        <w:r w:rsidR="00EB0D9B" w:rsidRPr="00B023F9">
          <w:rPr>
            <w:b/>
            <w:bCs/>
            <w:lang w:val="es-ES"/>
            <w:rPrChange w:id="753" w:author="julieta pellettieri" w:date="2025-05-23T14:36:00Z" w16du:dateUtc="2025-05-23T17:36:00Z">
              <w:rPr>
                <w:lang w:val="es-ES"/>
              </w:rPr>
            </w:rPrChange>
          </w:rPr>
          <w:t>Memoria</w:t>
        </w:r>
        <w:proofErr w:type="gramEnd"/>
        <w:r w:rsidR="00EB0D9B" w:rsidRPr="00B023F9">
          <w:rPr>
            <w:b/>
            <w:bCs/>
            <w:lang w:val="es-ES"/>
            <w:rPrChange w:id="754" w:author="julieta pellettieri" w:date="2025-05-23T14:36:00Z" w16du:dateUtc="2025-05-23T17:36:00Z">
              <w:rPr>
                <w:lang w:val="es-ES"/>
              </w:rPr>
            </w:rPrChange>
          </w:rPr>
          <w:t xml:space="preserve"> a corto y largo t</w:t>
        </w:r>
      </w:ins>
      <w:ins w:id="755" w:author="julieta pellettieri" w:date="2025-05-27T19:47:00Z" w16du:dateUtc="2025-05-27T22:47:00Z">
        <w:r w:rsidR="00FA2089">
          <w:rPr>
            <w:b/>
            <w:bCs/>
            <w:lang w:val="es-ES"/>
          </w:rPr>
          <w:t>é</w:t>
        </w:r>
      </w:ins>
      <w:ins w:id="756" w:author="julieta pellettieri" w:date="2025-05-23T14:26:00Z" w16du:dateUtc="2025-05-23T17:26:00Z">
        <w:r w:rsidR="00EB0D9B" w:rsidRPr="00B023F9">
          <w:rPr>
            <w:b/>
            <w:bCs/>
            <w:lang w:val="es-ES"/>
            <w:rPrChange w:id="757" w:author="julieta pellettieri" w:date="2025-05-23T14:36:00Z" w16du:dateUtc="2025-05-23T17:36:00Z">
              <w:rPr>
                <w:lang w:val="es-ES"/>
              </w:rPr>
            </w:rPrChange>
          </w:rPr>
          <w:t>rmino</w:t>
        </w:r>
      </w:ins>
    </w:p>
    <w:p w14:paraId="0F8602E9" w14:textId="736CAB35" w:rsidR="00EB0D9B" w:rsidRPr="00EB0D9B" w:rsidRDefault="00EB0D9B" w:rsidP="00EB0D9B">
      <w:pPr>
        <w:jc w:val="both"/>
        <w:rPr>
          <w:ins w:id="758" w:author="julieta pellettieri" w:date="2025-05-23T14:25:00Z" w16du:dateUtc="2025-05-23T17:25:00Z"/>
          <w:lang w:val="es-ES"/>
        </w:rPr>
      </w:pPr>
      <w:ins w:id="759" w:author="julieta pellettieri" w:date="2025-05-23T14:25:00Z" w16du:dateUtc="2025-05-23T17:25:00Z">
        <w:r w:rsidRPr="00EB0D9B">
          <w:rPr>
            <w:lang w:val="es-ES"/>
          </w:rPr>
          <w:t>Esta concatenación de fenómenos se da por medio de la comunicación entre neuronas</w:t>
        </w:r>
        <w:r>
          <w:rPr>
            <w:lang w:val="es-ES"/>
          </w:rPr>
          <w:t xml:space="preserve">. </w:t>
        </w:r>
        <w:r w:rsidRPr="00EB0D9B">
          <w:rPr>
            <w:lang w:val="es-ES"/>
          </w:rPr>
          <w:t>El hecho de que las conexiones neuronales asociadas a ciertos comportamientos adquiridos puedan</w:t>
        </w:r>
        <w:r>
          <w:rPr>
            <w:lang w:val="es-ES"/>
          </w:rPr>
          <w:t xml:space="preserve"> </w:t>
        </w:r>
        <w:r w:rsidRPr="00EB0D9B">
          <w:rPr>
            <w:lang w:val="es-ES"/>
          </w:rPr>
          <w:t xml:space="preserve">sostenerse en el tiempo se debe a procesos bioquímicos y transformaciones celulares específicas (Müller </w:t>
        </w:r>
      </w:ins>
      <w:ins w:id="760" w:author="julieta pellettieri" w:date="2025-05-27T21:04:00Z" w16du:dateUtc="2025-05-28T00:04:00Z">
        <w:r w:rsidR="000C39E6" w:rsidRPr="003E2BAD">
          <w:rPr>
            <w:lang w:val="es-ES"/>
          </w:rPr>
          <w:t>&amp;</w:t>
        </w:r>
      </w:ins>
      <w:ins w:id="761" w:author="julieta pellettieri" w:date="2025-05-23T14:25:00Z" w16du:dateUtc="2025-05-23T17:25:00Z">
        <w:r>
          <w:rPr>
            <w:lang w:val="es-ES"/>
          </w:rPr>
          <w:t xml:space="preserve"> </w:t>
        </w:r>
        <w:proofErr w:type="spellStart"/>
        <w:r w:rsidRPr="00EB0D9B">
          <w:rPr>
            <w:lang w:val="es-ES"/>
          </w:rPr>
          <w:t>Pilzecker</w:t>
        </w:r>
      </w:ins>
      <w:proofErr w:type="spellEnd"/>
      <w:ins w:id="762" w:author="julieta pellettieri" w:date="2025-05-27T21:01:00Z" w16du:dateUtc="2025-05-28T00:01:00Z">
        <w:r w:rsidR="000C39E6">
          <w:rPr>
            <w:lang w:val="es-ES"/>
          </w:rPr>
          <w:t xml:space="preserve">, </w:t>
        </w:r>
      </w:ins>
      <w:ins w:id="763" w:author="julieta pellettieri" w:date="2025-05-23T14:25:00Z" w16du:dateUtc="2025-05-23T17:25:00Z">
        <w:r w:rsidRPr="00EB0D9B">
          <w:rPr>
            <w:lang w:val="es-ES"/>
          </w:rPr>
          <w:t>1900). La duración y naturaleza de estas conexiones dependen de una serie de reacciones químicas</w:t>
        </w:r>
        <w:r>
          <w:rPr>
            <w:lang w:val="es-ES"/>
          </w:rPr>
          <w:t xml:space="preserve"> </w:t>
        </w:r>
        <w:r w:rsidRPr="00EB0D9B">
          <w:rPr>
            <w:lang w:val="es-ES"/>
          </w:rPr>
          <w:t>que transcurren a lo largo del tiempo. Dichas asociaciones neuronales no son más ni menos, que la</w:t>
        </w:r>
        <w:r>
          <w:rPr>
            <w:lang w:val="es-ES"/>
          </w:rPr>
          <w:t xml:space="preserve"> </w:t>
        </w:r>
        <w:r w:rsidRPr="00EB0D9B">
          <w:rPr>
            <w:lang w:val="es-ES"/>
          </w:rPr>
          <w:t>representación física de las memorias de los animales. Estas pueden clasificarse en 2 grandes grupos:</w:t>
        </w:r>
      </w:ins>
    </w:p>
    <w:p w14:paraId="3D9F9533" w14:textId="304F1F30" w:rsidR="00EB0D9B" w:rsidRDefault="00EB0D9B" w:rsidP="00EB0D9B">
      <w:pPr>
        <w:jc w:val="both"/>
        <w:rPr>
          <w:ins w:id="764" w:author="julieta pellettieri" w:date="2025-05-23T14:26:00Z" w16du:dateUtc="2025-05-23T17:26:00Z"/>
          <w:lang w:val="es-ES"/>
        </w:rPr>
      </w:pPr>
      <w:ins w:id="765" w:author="julieta pellettieri" w:date="2025-05-23T14:25:00Z" w16du:dateUtc="2025-05-23T17:25:00Z">
        <w:r w:rsidRPr="00EB0D9B">
          <w:rPr>
            <w:lang w:val="es-ES"/>
          </w:rPr>
          <w:t>memorias de corto término (MCT) y de largo término (MLT)</w:t>
        </w:r>
      </w:ins>
      <w:ins w:id="766" w:author="julieta pellettieri" w:date="2025-05-27T21:02:00Z" w16du:dateUtc="2025-05-28T00:02:00Z">
        <w:r w:rsidR="000C39E6">
          <w:rPr>
            <w:lang w:val="es-ES"/>
          </w:rPr>
          <w:t xml:space="preserve"> </w:t>
        </w:r>
      </w:ins>
      <w:ins w:id="767" w:author="julieta pellettieri" w:date="2025-05-23T14:25:00Z" w16du:dateUtc="2025-05-23T17:25:00Z">
        <w:r w:rsidRPr="00EB0D9B">
          <w:rPr>
            <w:lang w:val="es-ES"/>
          </w:rPr>
          <w:t xml:space="preserve">(Müller </w:t>
        </w:r>
      </w:ins>
      <w:ins w:id="768" w:author="julieta pellettieri" w:date="2025-05-27T21:04:00Z" w16du:dateUtc="2025-05-28T00:04:00Z">
        <w:r w:rsidR="000C39E6" w:rsidRPr="003E2BAD">
          <w:rPr>
            <w:lang w:val="es-ES"/>
          </w:rPr>
          <w:t>&amp;</w:t>
        </w:r>
      </w:ins>
      <w:ins w:id="769" w:author="julieta pellettieri" w:date="2025-05-23T14:25:00Z" w16du:dateUtc="2025-05-23T17:25:00Z">
        <w:r w:rsidRPr="00EB0D9B">
          <w:rPr>
            <w:lang w:val="es-ES"/>
          </w:rPr>
          <w:t xml:space="preserve"> </w:t>
        </w:r>
        <w:proofErr w:type="spellStart"/>
        <w:r w:rsidRPr="00EB0D9B">
          <w:rPr>
            <w:lang w:val="es-ES"/>
          </w:rPr>
          <w:t>Pilzecker</w:t>
        </w:r>
      </w:ins>
      <w:proofErr w:type="spellEnd"/>
      <w:ins w:id="770" w:author="julieta pellettieri" w:date="2025-05-23T14:33:00Z" w16du:dateUtc="2025-05-23T17:33:00Z">
        <w:r>
          <w:rPr>
            <w:lang w:val="es-ES"/>
          </w:rPr>
          <w:t xml:space="preserve">, </w:t>
        </w:r>
      </w:ins>
      <w:ins w:id="771" w:author="julieta pellettieri" w:date="2025-05-23T14:25:00Z" w16du:dateUtc="2025-05-23T17:25:00Z">
        <w:r w:rsidRPr="00EB0D9B">
          <w:rPr>
            <w:lang w:val="es-ES"/>
          </w:rPr>
          <w:t>1900)</w:t>
        </w:r>
      </w:ins>
      <w:ins w:id="772" w:author="julieta pellettieri" w:date="2025-05-27T21:02:00Z" w16du:dateUtc="2025-05-28T00:02:00Z">
        <w:r w:rsidR="000C39E6">
          <w:rPr>
            <w:lang w:val="es-ES"/>
          </w:rPr>
          <w:t>.</w:t>
        </w:r>
      </w:ins>
    </w:p>
    <w:p w14:paraId="61DDBD18" w14:textId="77777777" w:rsidR="008630F0" w:rsidRPr="008630F0" w:rsidRDefault="008630F0" w:rsidP="008630F0">
      <w:pPr>
        <w:jc w:val="both"/>
        <w:rPr>
          <w:ins w:id="773" w:author="julieta pellettieri" w:date="2025-05-23T14:03:00Z" w16du:dateUtc="2025-05-23T17:03:00Z"/>
          <w:lang w:val="es-ES"/>
          <w:rPrChange w:id="774" w:author="julieta pellettieri" w:date="2025-05-23T14:03:00Z" w16du:dateUtc="2025-05-23T17:03:00Z">
            <w:rPr>
              <w:ins w:id="775" w:author="julieta pellettieri" w:date="2025-05-23T14:03:00Z" w16du:dateUtc="2025-05-23T17:03:00Z"/>
              <w:b/>
              <w:bCs/>
              <w:lang w:val="es-ES"/>
            </w:rPr>
          </w:rPrChange>
        </w:rPr>
      </w:pPr>
    </w:p>
    <w:p w14:paraId="12AC3EDA" w14:textId="4AD1BB45" w:rsidR="008630F0" w:rsidRPr="003E1800" w:rsidRDefault="0047077A" w:rsidP="008630F0">
      <w:pPr>
        <w:jc w:val="both"/>
        <w:rPr>
          <w:ins w:id="776" w:author="julieta pellettieri" w:date="2025-05-23T14:03:00Z" w16du:dateUtc="2025-05-23T17:03:00Z"/>
          <w:b/>
          <w:bCs/>
          <w:lang w:val="es-ES"/>
        </w:rPr>
      </w:pPr>
      <w:ins w:id="777" w:author="julieta pellettieri" w:date="2025-05-23T15:19:00Z" w16du:dateUtc="2025-05-23T18:19:00Z">
        <w:r w:rsidRPr="005D3119">
          <w:rPr>
            <w:b/>
            <w:bCs/>
            <w:lang w:val="es-ES"/>
          </w:rPr>
          <w:t>1.</w:t>
        </w:r>
        <w:r>
          <w:rPr>
            <w:b/>
            <w:bCs/>
            <w:lang w:val="es-ES"/>
          </w:rPr>
          <w:t>4</w:t>
        </w:r>
        <w:r w:rsidRPr="005D3119">
          <w:rPr>
            <w:b/>
            <w:bCs/>
            <w:lang w:val="es-ES"/>
          </w:rPr>
          <w:t>.</w:t>
        </w:r>
        <w:r>
          <w:rPr>
            <w:b/>
            <w:bCs/>
            <w:lang w:val="es-ES"/>
          </w:rPr>
          <w:t xml:space="preserve"> 4 </w:t>
        </w:r>
      </w:ins>
      <w:proofErr w:type="gramStart"/>
      <w:ins w:id="778" w:author="julieta pellettieri" w:date="2025-05-23T14:03:00Z" w16du:dateUtc="2025-05-23T17:03:00Z">
        <w:r w:rsidR="008630F0" w:rsidRPr="003E1800">
          <w:rPr>
            <w:b/>
            <w:bCs/>
            <w:lang w:val="es-ES"/>
          </w:rPr>
          <w:t>Formación</w:t>
        </w:r>
        <w:proofErr w:type="gramEnd"/>
        <w:r w:rsidR="008630F0" w:rsidRPr="003E1800">
          <w:rPr>
            <w:b/>
            <w:bCs/>
            <w:lang w:val="es-ES"/>
          </w:rPr>
          <w:t xml:space="preserve"> y consolidación de la memoria</w:t>
        </w:r>
      </w:ins>
    </w:p>
    <w:p w14:paraId="74F3F1B5" w14:textId="0C3D4CC6" w:rsidR="008630F0" w:rsidRPr="008630F0" w:rsidRDefault="008630F0" w:rsidP="008630F0">
      <w:pPr>
        <w:jc w:val="both"/>
        <w:rPr>
          <w:ins w:id="779" w:author="julieta pellettieri" w:date="2025-05-23T14:03:00Z" w16du:dateUtc="2025-05-23T17:03:00Z"/>
          <w:lang w:val="es-ES"/>
          <w:rPrChange w:id="780" w:author="julieta pellettieri" w:date="2025-05-23T14:03:00Z" w16du:dateUtc="2025-05-23T17:03:00Z">
            <w:rPr>
              <w:ins w:id="781" w:author="julieta pellettieri" w:date="2025-05-23T14:03:00Z" w16du:dateUtc="2025-05-23T17:03:00Z"/>
              <w:b/>
              <w:bCs/>
              <w:lang w:val="es-ES"/>
            </w:rPr>
          </w:rPrChange>
        </w:rPr>
      </w:pPr>
      <w:ins w:id="782" w:author="julieta pellettieri" w:date="2025-05-23T14:03:00Z" w16du:dateUtc="2025-05-23T17:03:00Z">
        <w:r w:rsidRPr="008630F0">
          <w:rPr>
            <w:lang w:val="es-ES"/>
            <w:rPrChange w:id="783" w:author="julieta pellettieri" w:date="2025-05-23T14:03:00Z" w16du:dateUtc="2025-05-23T17:03:00Z">
              <w:rPr>
                <w:b/>
                <w:bCs/>
                <w:lang w:val="es-ES"/>
              </w:rPr>
            </w:rPrChange>
          </w:rPr>
          <w:t>El aprendizaje asociativo da lugar a diferentes formas de memoria según su duración y estabilidad.</w:t>
        </w:r>
      </w:ins>
      <w:ins w:id="784" w:author="julieta pellettieri" w:date="2025-05-27T21:04:00Z" w16du:dateUtc="2025-05-28T00:04:00Z">
        <w:r w:rsidR="000C39E6">
          <w:rPr>
            <w:lang w:val="es-ES"/>
          </w:rPr>
          <w:t xml:space="preserve"> </w:t>
        </w:r>
      </w:ins>
      <w:ins w:id="785" w:author="julieta pellettieri" w:date="2025-05-23T14:03:00Z" w16du:dateUtc="2025-05-23T17:03:00Z">
        <w:r w:rsidRPr="008630F0">
          <w:rPr>
            <w:lang w:val="es-ES"/>
            <w:rPrChange w:id="786" w:author="julieta pellettieri" w:date="2025-05-23T14:03:00Z" w16du:dateUtc="2025-05-23T17:03:00Z">
              <w:rPr>
                <w:b/>
                <w:bCs/>
                <w:lang w:val="es-ES"/>
              </w:rPr>
            </w:rPrChange>
          </w:rPr>
          <w:t xml:space="preserve">Cada una de estas formas se apoya en procesos fisiológicos distintos. Las memorias de corto y mediano </w:t>
        </w:r>
      </w:ins>
      <w:ins w:id="787" w:author="julieta pellettieri" w:date="2025-05-23T14:59:00Z" w16du:dateUtc="2025-05-23T17:59:00Z">
        <w:r w:rsidR="00D03A93">
          <w:rPr>
            <w:lang w:val="es-ES"/>
          </w:rPr>
          <w:t>termino</w:t>
        </w:r>
      </w:ins>
      <w:ins w:id="788" w:author="julieta pellettieri" w:date="2025-05-23T14:03:00Z" w16du:dateUtc="2025-05-23T17:03:00Z">
        <w:r w:rsidRPr="008630F0">
          <w:rPr>
            <w:lang w:val="es-ES"/>
            <w:rPrChange w:id="789" w:author="julieta pellettieri" w:date="2025-05-23T14:03:00Z" w16du:dateUtc="2025-05-23T17:03:00Z">
              <w:rPr>
                <w:b/>
                <w:bCs/>
                <w:lang w:val="es-ES"/>
              </w:rPr>
            </w:rPrChange>
          </w:rPr>
          <w:t xml:space="preserve"> dependen de cambios temporales en la eficacia sináptica, mientras que las memorias de largo </w:t>
        </w:r>
      </w:ins>
      <w:ins w:id="790" w:author="julieta pellettieri" w:date="2025-05-23T14:59:00Z" w16du:dateUtc="2025-05-23T17:59:00Z">
        <w:r w:rsidR="00D03A93">
          <w:rPr>
            <w:lang w:val="es-ES"/>
          </w:rPr>
          <w:t>termino</w:t>
        </w:r>
      </w:ins>
      <w:ins w:id="791" w:author="julieta pellettieri" w:date="2025-05-23T14:31:00Z" w16du:dateUtc="2025-05-23T17:31:00Z">
        <w:r w:rsidR="00EB0D9B">
          <w:rPr>
            <w:lang w:val="es-ES"/>
          </w:rPr>
          <w:t xml:space="preserve"> </w:t>
        </w:r>
      </w:ins>
      <w:ins w:id="792" w:author="julieta pellettieri" w:date="2025-05-23T14:03:00Z" w16du:dateUtc="2025-05-23T17:03:00Z">
        <w:r w:rsidRPr="008630F0">
          <w:rPr>
            <w:lang w:val="es-ES"/>
            <w:rPrChange w:id="793" w:author="julieta pellettieri" w:date="2025-05-23T14:03:00Z" w16du:dateUtc="2025-05-23T17:03:00Z">
              <w:rPr>
                <w:b/>
                <w:bCs/>
                <w:lang w:val="es-ES"/>
              </w:rPr>
            </w:rPrChange>
          </w:rPr>
          <w:t xml:space="preserve">requieren la activación de </w:t>
        </w:r>
      </w:ins>
      <w:ins w:id="794" w:author="Walter Farina" w:date="2025-06-03T14:48:00Z" w16du:dateUtc="2025-06-03T05:48:00Z">
        <w:r w:rsidR="007144DC">
          <w:rPr>
            <w:lang w:val="es-ES"/>
          </w:rPr>
          <w:t>mec</w:t>
        </w:r>
      </w:ins>
      <w:ins w:id="795" w:author="Walter Farina" w:date="2025-06-03T14:49:00Z" w16du:dateUtc="2025-06-03T05:49:00Z">
        <w:r w:rsidR="007144DC">
          <w:rPr>
            <w:lang w:val="es-ES"/>
          </w:rPr>
          <w:t xml:space="preserve">anismos moleculares que involucran </w:t>
        </w:r>
      </w:ins>
      <w:ins w:id="796" w:author="julieta pellettieri" w:date="2025-05-23T14:03:00Z" w16du:dateUtc="2025-05-23T17:03:00Z">
        <w:r w:rsidRPr="008630F0">
          <w:rPr>
            <w:lang w:val="es-ES"/>
            <w:rPrChange w:id="797" w:author="julieta pellettieri" w:date="2025-05-23T14:03:00Z" w16du:dateUtc="2025-05-23T17:03:00Z">
              <w:rPr>
                <w:b/>
                <w:bCs/>
                <w:lang w:val="es-ES"/>
              </w:rPr>
            </w:rPrChange>
          </w:rPr>
          <w:t xml:space="preserve">cascadas </w:t>
        </w:r>
        <w:del w:id="798" w:author="Walter Farina" w:date="2025-06-03T14:49:00Z" w16du:dateUtc="2025-06-03T05:49:00Z">
          <w:r w:rsidRPr="008630F0" w:rsidDel="007144DC">
            <w:rPr>
              <w:lang w:val="es-ES"/>
              <w:rPrChange w:id="799" w:author="julieta pellettieri" w:date="2025-05-23T14:03:00Z" w16du:dateUtc="2025-05-23T17:03:00Z">
                <w:rPr>
                  <w:b/>
                  <w:bCs/>
                  <w:lang w:val="es-ES"/>
                </w:rPr>
              </w:rPrChange>
            </w:rPr>
            <w:delText xml:space="preserve">moleculares </w:delText>
          </w:r>
        </w:del>
      </w:ins>
      <w:ins w:id="800" w:author="Walter Farina" w:date="2025-06-03T14:49:00Z" w16du:dateUtc="2025-06-03T05:49:00Z">
        <w:r w:rsidR="007144DC">
          <w:rPr>
            <w:lang w:val="es-ES"/>
          </w:rPr>
          <w:t xml:space="preserve">bioquímicas </w:t>
        </w:r>
      </w:ins>
      <w:ins w:id="801" w:author="julieta pellettieri" w:date="2025-05-23T14:03:00Z" w16du:dateUtc="2025-05-23T17:03:00Z">
        <w:r w:rsidRPr="008630F0">
          <w:rPr>
            <w:lang w:val="es-ES"/>
            <w:rPrChange w:id="802" w:author="julieta pellettieri" w:date="2025-05-23T14:03:00Z" w16du:dateUtc="2025-05-23T17:03:00Z">
              <w:rPr>
                <w:b/>
                <w:bCs/>
                <w:lang w:val="es-ES"/>
              </w:rPr>
            </w:rPrChange>
          </w:rPr>
          <w:t>que conducen a la síntesis de proteínas y a cambios estructurales duraderos en las conexiones neuronales (</w:t>
        </w:r>
        <w:proofErr w:type="spellStart"/>
        <w:r w:rsidRPr="008630F0">
          <w:rPr>
            <w:lang w:val="es-ES"/>
            <w:rPrChange w:id="803" w:author="julieta pellettieri" w:date="2025-05-23T14:03:00Z" w16du:dateUtc="2025-05-23T17:03:00Z">
              <w:rPr>
                <w:b/>
                <w:bCs/>
                <w:lang w:val="es-ES"/>
              </w:rPr>
            </w:rPrChange>
          </w:rPr>
          <w:t>Menzel</w:t>
        </w:r>
        <w:proofErr w:type="spellEnd"/>
        <w:r w:rsidRPr="008630F0">
          <w:rPr>
            <w:lang w:val="es-ES"/>
            <w:rPrChange w:id="804" w:author="julieta pellettieri" w:date="2025-05-23T14:03:00Z" w16du:dateUtc="2025-05-23T17:03:00Z">
              <w:rPr>
                <w:b/>
                <w:bCs/>
                <w:lang w:val="es-ES"/>
              </w:rPr>
            </w:rPrChange>
          </w:rPr>
          <w:t xml:space="preserve"> &amp; Müller, 1996; </w:t>
        </w:r>
        <w:proofErr w:type="spellStart"/>
        <w:r w:rsidRPr="008630F0">
          <w:rPr>
            <w:lang w:val="es-ES"/>
            <w:rPrChange w:id="805" w:author="julieta pellettieri" w:date="2025-05-23T14:03:00Z" w16du:dateUtc="2025-05-23T17:03:00Z">
              <w:rPr>
                <w:b/>
                <w:bCs/>
                <w:lang w:val="es-ES"/>
              </w:rPr>
            </w:rPrChange>
          </w:rPr>
          <w:t>Margulies</w:t>
        </w:r>
        <w:proofErr w:type="spellEnd"/>
        <w:r w:rsidRPr="008630F0">
          <w:rPr>
            <w:lang w:val="es-ES"/>
            <w:rPrChange w:id="806" w:author="julieta pellettieri" w:date="2025-05-23T14:03:00Z" w16du:dateUtc="2025-05-23T17:03:00Z">
              <w:rPr>
                <w:b/>
                <w:bCs/>
                <w:lang w:val="es-ES"/>
              </w:rPr>
            </w:rPrChange>
          </w:rPr>
          <w:t xml:space="preserve"> et al., 2005; </w:t>
        </w:r>
        <w:proofErr w:type="spellStart"/>
        <w:r w:rsidRPr="008630F0">
          <w:rPr>
            <w:lang w:val="es-ES"/>
            <w:rPrChange w:id="807" w:author="julieta pellettieri" w:date="2025-05-23T14:03:00Z" w16du:dateUtc="2025-05-23T17:03:00Z">
              <w:rPr>
                <w:b/>
                <w:bCs/>
                <w:lang w:val="es-ES"/>
              </w:rPr>
            </w:rPrChange>
          </w:rPr>
          <w:t>Eisenhardt</w:t>
        </w:r>
        <w:proofErr w:type="spellEnd"/>
        <w:r w:rsidRPr="008630F0">
          <w:rPr>
            <w:lang w:val="es-ES"/>
            <w:rPrChange w:id="808" w:author="julieta pellettieri" w:date="2025-05-23T14:03:00Z" w16du:dateUtc="2025-05-23T17:03:00Z">
              <w:rPr>
                <w:b/>
                <w:bCs/>
                <w:lang w:val="es-ES"/>
              </w:rPr>
            </w:rPrChange>
          </w:rPr>
          <w:t>, 2012).</w:t>
        </w:r>
      </w:ins>
    </w:p>
    <w:p w14:paraId="4D8C95A7" w14:textId="77777777" w:rsidR="008630F0" w:rsidRPr="008630F0" w:rsidRDefault="008630F0" w:rsidP="008630F0">
      <w:pPr>
        <w:jc w:val="both"/>
        <w:rPr>
          <w:ins w:id="809" w:author="julieta pellettieri" w:date="2025-05-23T14:03:00Z" w16du:dateUtc="2025-05-23T17:03:00Z"/>
          <w:lang w:val="es-ES"/>
          <w:rPrChange w:id="810" w:author="julieta pellettieri" w:date="2025-05-23T14:03:00Z" w16du:dateUtc="2025-05-23T17:03:00Z">
            <w:rPr>
              <w:ins w:id="811" w:author="julieta pellettieri" w:date="2025-05-23T14:03:00Z" w16du:dateUtc="2025-05-23T17:03:00Z"/>
              <w:b/>
              <w:bCs/>
              <w:lang w:val="es-ES"/>
            </w:rPr>
          </w:rPrChange>
        </w:rPr>
      </w:pPr>
    </w:p>
    <w:p w14:paraId="093AB424" w14:textId="14DD17A9" w:rsidR="00D03A93" w:rsidRPr="008630F0" w:rsidRDefault="008630F0" w:rsidP="008630F0">
      <w:pPr>
        <w:jc w:val="both"/>
        <w:rPr>
          <w:ins w:id="812" w:author="julieta pellettieri" w:date="2025-05-23T14:03:00Z" w16du:dateUtc="2025-05-23T17:03:00Z"/>
          <w:lang w:val="es-ES"/>
          <w:rPrChange w:id="813" w:author="julieta pellettieri" w:date="2025-05-23T14:03:00Z" w16du:dateUtc="2025-05-23T17:03:00Z">
            <w:rPr>
              <w:ins w:id="814" w:author="julieta pellettieri" w:date="2025-05-23T14:03:00Z" w16du:dateUtc="2025-05-23T17:03:00Z"/>
              <w:b/>
              <w:bCs/>
              <w:lang w:val="es-ES"/>
            </w:rPr>
          </w:rPrChange>
        </w:rPr>
      </w:pPr>
      <w:ins w:id="815" w:author="julieta pellettieri" w:date="2025-05-23T14:03:00Z" w16du:dateUtc="2025-05-23T17:03:00Z">
        <w:r w:rsidRPr="008630F0">
          <w:rPr>
            <w:lang w:val="es-ES"/>
            <w:rPrChange w:id="816" w:author="julieta pellettieri" w:date="2025-05-23T14:03:00Z" w16du:dateUtc="2025-05-23T17:03:00Z">
              <w:rPr>
                <w:b/>
                <w:bCs/>
                <w:lang w:val="es-ES"/>
              </w:rPr>
            </w:rPrChange>
          </w:rPr>
          <w:t>Entre las moléculas involucradas en este proceso se encuentran el AMPc, la proteína quinasa A (PKA), el óxido nítrico (NO), y el factor de transcripción CREB. Estas moléculas p</w:t>
        </w:r>
      </w:ins>
      <w:ins w:id="817" w:author="Walter Farina" w:date="2025-06-03T14:49:00Z" w16du:dateUtc="2025-06-03T05:49:00Z">
        <w:r w:rsidR="007144DC">
          <w:rPr>
            <w:lang w:val="es-ES"/>
          </w:rPr>
          <w:t xml:space="preserve">articipan </w:t>
        </w:r>
      </w:ins>
      <w:ins w:id="818" w:author="julieta pellettieri" w:date="2025-05-23T14:03:00Z" w16du:dateUtc="2025-05-23T17:03:00Z">
        <w:del w:id="819" w:author="Walter Farina" w:date="2025-06-03T14:49:00Z" w16du:dateUtc="2025-06-03T05:49:00Z">
          <w:r w:rsidRPr="008630F0" w:rsidDel="007144DC">
            <w:rPr>
              <w:lang w:val="es-ES"/>
              <w:rPrChange w:id="820" w:author="julieta pellettieri" w:date="2025-05-23T14:03:00Z" w16du:dateUtc="2025-05-23T17:03:00Z">
                <w:rPr>
                  <w:b/>
                  <w:bCs/>
                  <w:lang w:val="es-ES"/>
                </w:rPr>
              </w:rPrChange>
            </w:rPr>
            <w:lastRenderedPageBreak/>
            <w:delText xml:space="preserve">ermiten </w:delText>
          </w:r>
        </w:del>
      </w:ins>
      <w:ins w:id="821" w:author="Walter Farina" w:date="2025-06-03T14:49:00Z" w16du:dateUtc="2025-06-03T05:49:00Z">
        <w:r w:rsidR="007144DC">
          <w:rPr>
            <w:lang w:val="es-ES"/>
          </w:rPr>
          <w:t xml:space="preserve">en </w:t>
        </w:r>
      </w:ins>
      <w:ins w:id="822" w:author="julieta pellettieri" w:date="2025-05-23T14:03:00Z" w16du:dateUtc="2025-05-23T17:03:00Z">
        <w:r w:rsidRPr="008630F0">
          <w:rPr>
            <w:lang w:val="es-ES"/>
            <w:rPrChange w:id="823" w:author="julieta pellettieri" w:date="2025-05-23T14:03:00Z" w16du:dateUtc="2025-05-23T17:03:00Z">
              <w:rPr>
                <w:b/>
                <w:bCs/>
                <w:lang w:val="es-ES"/>
              </w:rPr>
            </w:rPrChange>
          </w:rPr>
          <w:t xml:space="preserve">la consolidación de </w:t>
        </w:r>
        <w:del w:id="824" w:author="Walter Farina" w:date="2025-06-03T14:49:00Z" w16du:dateUtc="2025-06-03T05:49:00Z">
          <w:r w:rsidRPr="008630F0" w:rsidDel="007144DC">
            <w:rPr>
              <w:lang w:val="es-ES"/>
              <w:rPrChange w:id="825" w:author="julieta pellettieri" w:date="2025-05-23T14:03:00Z" w16du:dateUtc="2025-05-23T17:03:00Z">
                <w:rPr>
                  <w:b/>
                  <w:bCs/>
                  <w:lang w:val="es-ES"/>
                </w:rPr>
              </w:rPrChange>
            </w:rPr>
            <w:delText xml:space="preserve">recuerdos </w:delText>
          </w:r>
        </w:del>
      </w:ins>
      <w:ins w:id="826" w:author="Walter Farina" w:date="2025-06-03T14:49:00Z" w16du:dateUtc="2025-06-03T05:49:00Z">
        <w:r w:rsidR="007144DC">
          <w:rPr>
            <w:lang w:val="es-ES"/>
          </w:rPr>
          <w:t xml:space="preserve">memorias </w:t>
        </w:r>
      </w:ins>
      <w:ins w:id="827" w:author="julieta pellettieri" w:date="2025-05-23T14:03:00Z" w16du:dateUtc="2025-05-23T17:03:00Z">
        <w:r w:rsidRPr="008630F0">
          <w:rPr>
            <w:lang w:val="es-ES"/>
            <w:rPrChange w:id="828" w:author="julieta pellettieri" w:date="2025-05-23T14:03:00Z" w16du:dateUtc="2025-05-23T17:03:00Z">
              <w:rPr>
                <w:b/>
                <w:bCs/>
                <w:lang w:val="es-ES"/>
              </w:rPr>
            </w:rPrChange>
          </w:rPr>
          <w:t xml:space="preserve">a largo </w:t>
        </w:r>
      </w:ins>
      <w:ins w:id="829" w:author="julieta pellettieri" w:date="2025-05-23T14:59:00Z" w16du:dateUtc="2025-05-23T17:59:00Z">
        <w:r w:rsidR="00D03A93">
          <w:rPr>
            <w:lang w:val="es-ES"/>
          </w:rPr>
          <w:t>termino</w:t>
        </w:r>
      </w:ins>
      <w:ins w:id="830" w:author="julieta pellettieri" w:date="2025-05-23T14:03:00Z" w16du:dateUtc="2025-05-23T17:03:00Z">
        <w:r w:rsidRPr="008630F0">
          <w:rPr>
            <w:lang w:val="es-ES"/>
            <w:rPrChange w:id="831" w:author="julieta pellettieri" w:date="2025-05-23T14:03:00Z" w16du:dateUtc="2025-05-23T17:03:00Z">
              <w:rPr>
                <w:b/>
                <w:bCs/>
                <w:lang w:val="es-ES"/>
              </w:rPr>
            </w:rPrChange>
          </w:rPr>
          <w:t xml:space="preserve"> al activar genes responsables de la plasticidad sináptica (</w:t>
        </w:r>
        <w:proofErr w:type="spellStart"/>
        <w:r w:rsidRPr="008630F0">
          <w:rPr>
            <w:lang w:val="es-ES"/>
            <w:rPrChange w:id="832" w:author="julieta pellettieri" w:date="2025-05-23T14:03:00Z" w16du:dateUtc="2025-05-23T17:03:00Z">
              <w:rPr>
                <w:b/>
                <w:bCs/>
                <w:lang w:val="es-ES"/>
              </w:rPr>
            </w:rPrChange>
          </w:rPr>
          <w:t>Menzel</w:t>
        </w:r>
        <w:proofErr w:type="spellEnd"/>
        <w:r w:rsidRPr="008630F0">
          <w:rPr>
            <w:lang w:val="es-ES"/>
            <w:rPrChange w:id="833" w:author="julieta pellettieri" w:date="2025-05-23T14:03:00Z" w16du:dateUtc="2025-05-23T17:03:00Z">
              <w:rPr>
                <w:b/>
                <w:bCs/>
                <w:lang w:val="es-ES"/>
              </w:rPr>
            </w:rPrChange>
          </w:rPr>
          <w:t xml:space="preserve">, 2001; </w:t>
        </w:r>
        <w:proofErr w:type="spellStart"/>
        <w:r w:rsidRPr="008630F0">
          <w:rPr>
            <w:lang w:val="es-ES"/>
            <w:rPrChange w:id="834" w:author="julieta pellettieri" w:date="2025-05-23T14:03:00Z" w16du:dateUtc="2025-05-23T17:03:00Z">
              <w:rPr>
                <w:b/>
                <w:bCs/>
                <w:lang w:val="es-ES"/>
              </w:rPr>
            </w:rPrChange>
          </w:rPr>
          <w:t>Anton</w:t>
        </w:r>
        <w:proofErr w:type="spellEnd"/>
        <w:r w:rsidRPr="008630F0">
          <w:rPr>
            <w:lang w:val="es-ES"/>
            <w:rPrChange w:id="835" w:author="julieta pellettieri" w:date="2025-05-23T14:03:00Z" w16du:dateUtc="2025-05-23T17:03:00Z">
              <w:rPr>
                <w:b/>
                <w:bCs/>
                <w:lang w:val="es-ES"/>
              </w:rPr>
            </w:rPrChange>
          </w:rPr>
          <w:t xml:space="preserve"> &amp; </w:t>
        </w:r>
        <w:proofErr w:type="spellStart"/>
        <w:r w:rsidRPr="008630F0">
          <w:rPr>
            <w:lang w:val="es-ES"/>
            <w:rPrChange w:id="836" w:author="julieta pellettieri" w:date="2025-05-23T14:03:00Z" w16du:dateUtc="2025-05-23T17:03:00Z">
              <w:rPr>
                <w:b/>
                <w:bCs/>
                <w:lang w:val="es-ES"/>
              </w:rPr>
            </w:rPrChange>
          </w:rPr>
          <w:t>Homberg</w:t>
        </w:r>
        <w:proofErr w:type="spellEnd"/>
        <w:r w:rsidRPr="008630F0">
          <w:rPr>
            <w:lang w:val="es-ES"/>
            <w:rPrChange w:id="837" w:author="julieta pellettieri" w:date="2025-05-23T14:03:00Z" w16du:dateUtc="2025-05-23T17:03:00Z">
              <w:rPr>
                <w:b/>
                <w:bCs/>
                <w:lang w:val="es-ES"/>
              </w:rPr>
            </w:rPrChange>
          </w:rPr>
          <w:t>, 2013).</w:t>
        </w:r>
      </w:ins>
    </w:p>
    <w:p w14:paraId="51CD9259" w14:textId="77777777" w:rsidR="001507DA" w:rsidRPr="001507DA" w:rsidRDefault="001507DA" w:rsidP="001507DA">
      <w:pPr>
        <w:jc w:val="both"/>
        <w:rPr>
          <w:ins w:id="838" w:author="julieta pellettieri" w:date="2025-05-23T13:08:00Z"/>
          <w:lang w:val="es-ES"/>
        </w:rPr>
      </w:pPr>
    </w:p>
    <w:p w14:paraId="01B02AB0" w14:textId="71929603" w:rsidR="001507DA" w:rsidRDefault="00FB0B54" w:rsidP="00120CF7">
      <w:pPr>
        <w:jc w:val="both"/>
        <w:rPr>
          <w:ins w:id="839" w:author="julieta pellettieri" w:date="2025-05-27T20:01:00Z" w16du:dateUtc="2025-05-27T23:01:00Z"/>
          <w:b/>
          <w:bCs/>
        </w:rPr>
      </w:pPr>
      <w:ins w:id="840" w:author="julieta pellettieri" w:date="2025-05-23T15:19:00Z" w16du:dateUtc="2025-05-23T18:19:00Z">
        <w:r w:rsidRPr="005D3119">
          <w:rPr>
            <w:b/>
            <w:bCs/>
            <w:lang w:val="es-ES"/>
          </w:rPr>
          <w:t>1.</w:t>
        </w:r>
        <w:r>
          <w:rPr>
            <w:b/>
            <w:bCs/>
            <w:lang w:val="es-ES"/>
          </w:rPr>
          <w:t>4</w:t>
        </w:r>
        <w:r w:rsidRPr="005D3119">
          <w:rPr>
            <w:b/>
            <w:bCs/>
            <w:lang w:val="es-ES"/>
          </w:rPr>
          <w:t>.</w:t>
        </w:r>
        <w:r>
          <w:rPr>
            <w:b/>
            <w:bCs/>
            <w:lang w:val="es-ES"/>
          </w:rPr>
          <w:t xml:space="preserve"> 5 </w:t>
        </w:r>
      </w:ins>
      <w:proofErr w:type="gramStart"/>
      <w:ins w:id="841" w:author="julieta pellettieri" w:date="2025-05-27T20:01:00Z" w16du:dateUtc="2025-05-27T23:01:00Z">
        <w:r w:rsidR="00F50B8C">
          <w:rPr>
            <w:b/>
            <w:bCs/>
          </w:rPr>
          <w:t>R</w:t>
        </w:r>
      </w:ins>
      <w:ins w:id="842" w:author="julieta pellettieri" w:date="2025-05-23T13:09:00Z">
        <w:r w:rsidR="001507DA" w:rsidRPr="0047077A">
          <w:rPr>
            <w:b/>
            <w:bCs/>
            <w:rPrChange w:id="843" w:author="julieta pellettieri" w:date="2025-05-23T15:18:00Z" w16du:dateUtc="2025-05-23T18:18:00Z">
              <w:rPr/>
            </w:rPrChange>
          </w:rPr>
          <w:t>espuesta</w:t>
        </w:r>
        <w:proofErr w:type="gramEnd"/>
        <w:r w:rsidR="001507DA" w:rsidRPr="0047077A">
          <w:rPr>
            <w:b/>
            <w:bCs/>
            <w:rPrChange w:id="844" w:author="julieta pellettieri" w:date="2025-05-23T15:18:00Z" w16du:dateUtc="2025-05-23T18:18:00Z">
              <w:rPr/>
            </w:rPrChange>
          </w:rPr>
          <w:t xml:space="preserve"> de extensión de la probóscide </w:t>
        </w:r>
      </w:ins>
    </w:p>
    <w:p w14:paraId="05545D0C" w14:textId="77777777" w:rsidR="00F50B8C" w:rsidRPr="0047077A" w:rsidRDefault="00F50B8C" w:rsidP="00120CF7">
      <w:pPr>
        <w:jc w:val="both"/>
        <w:rPr>
          <w:ins w:id="845" w:author="julieta pellettieri" w:date="2025-05-23T15:08:00Z" w16du:dateUtc="2025-05-23T18:08:00Z"/>
          <w:b/>
          <w:bCs/>
          <w:rPrChange w:id="846" w:author="julieta pellettieri" w:date="2025-05-23T15:18:00Z" w16du:dateUtc="2025-05-23T18:18:00Z">
            <w:rPr>
              <w:ins w:id="847" w:author="julieta pellettieri" w:date="2025-05-23T15:08:00Z" w16du:dateUtc="2025-05-23T18:08:00Z"/>
            </w:rPr>
          </w:rPrChange>
        </w:rPr>
      </w:pPr>
    </w:p>
    <w:p w14:paraId="2BBB3FDD" w14:textId="726F272C" w:rsidR="0047077A" w:rsidRDefault="00D03A93" w:rsidP="0047077A">
      <w:pPr>
        <w:jc w:val="both"/>
        <w:rPr>
          <w:ins w:id="848" w:author="julieta pellettieri" w:date="2025-05-23T15:17:00Z" w16du:dateUtc="2025-05-23T18:17:00Z"/>
        </w:rPr>
      </w:pPr>
      <w:ins w:id="849" w:author="julieta pellettieri" w:date="2025-05-23T15:08:00Z" w16du:dateUtc="2025-05-23T18:08:00Z">
        <w:r>
          <w:t>La respuesta de extensión de probóscide (REP) frente a la estimulación gustativa es un comportamiento conspicuo y reflejo (</w:t>
        </w:r>
        <w:proofErr w:type="spellStart"/>
        <w:r>
          <w:t>Frings</w:t>
        </w:r>
      </w:ins>
      <w:proofErr w:type="spellEnd"/>
      <w:ins w:id="850" w:author="julieta pellettieri" w:date="2025-05-28T00:48:00Z" w16du:dateUtc="2025-05-28T03:48:00Z">
        <w:r w:rsidR="00027920">
          <w:t>,</w:t>
        </w:r>
      </w:ins>
      <w:ins w:id="851" w:author="julieta pellettieri" w:date="2025-05-23T15:08:00Z" w16du:dateUtc="2025-05-23T18:08:00Z">
        <w:r>
          <w:t xml:space="preserve"> 1944)</w:t>
        </w:r>
      </w:ins>
      <w:ins w:id="852" w:author="julieta pellettieri" w:date="2025-05-27T20:01:00Z" w16du:dateUtc="2025-05-27T23:01:00Z">
        <w:r w:rsidR="00F50B8C">
          <w:t>.</w:t>
        </w:r>
      </w:ins>
      <w:ins w:id="853" w:author="julieta pellettieri" w:date="2025-05-23T15:17:00Z" w16du:dateUtc="2025-05-23T18:17:00Z">
        <w:r w:rsidR="0047077A">
          <w:t xml:space="preserve"> El mecanismo consiste en la extensión de</w:t>
        </w:r>
      </w:ins>
    </w:p>
    <w:p w14:paraId="7EF4EC80" w14:textId="3D7FB102" w:rsidR="00D03A93" w:rsidRDefault="0047077A" w:rsidP="0047077A">
      <w:pPr>
        <w:jc w:val="both"/>
        <w:rPr>
          <w:ins w:id="854" w:author="julieta pellettieri" w:date="2025-05-27T21:05:00Z" w16du:dateUtc="2025-05-28T00:05:00Z"/>
        </w:rPr>
      </w:pPr>
      <w:ins w:id="855" w:author="julieta pellettieri" w:date="2025-05-23T15:17:00Z" w16du:dateUtc="2025-05-23T18:17:00Z">
        <w:r>
          <w:t xml:space="preserve">la probóscide, piezas bucales modificadas de los insectos lamedores, al estimular con un palillo embebido en solución azucarada las antenas de un individuo, como estímulo apetitivo similar al néctar que obtienen las abejas en la naturaleza </w:t>
        </w:r>
        <w:commentRangeStart w:id="856"/>
        <w:r w:rsidRPr="000C39E6">
          <w:t>(Fig</w:t>
        </w:r>
      </w:ins>
      <w:ins w:id="857" w:author="julieta pellettieri" w:date="2025-05-27T21:06:00Z" w16du:dateUtc="2025-05-28T00:06:00Z">
        <w:r w:rsidR="000C39E6" w:rsidRPr="000C39E6">
          <w:rPr>
            <w:rPrChange w:id="858" w:author="julieta pellettieri" w:date="2025-05-27T21:06:00Z" w16du:dateUtc="2025-05-28T00:06:00Z">
              <w:rPr>
                <w:highlight w:val="yellow"/>
              </w:rPr>
            </w:rPrChange>
          </w:rPr>
          <w:t>.</w:t>
        </w:r>
      </w:ins>
      <w:ins w:id="859" w:author="julieta pellettieri" w:date="2025-05-27T21:05:00Z" w16du:dateUtc="2025-05-28T00:05:00Z">
        <w:r w:rsidR="000C39E6" w:rsidRPr="000C39E6">
          <w:rPr>
            <w:rPrChange w:id="860" w:author="julieta pellettieri" w:date="2025-05-27T21:06:00Z" w16du:dateUtc="2025-05-28T00:06:00Z">
              <w:rPr>
                <w:highlight w:val="yellow"/>
              </w:rPr>
            </w:rPrChange>
          </w:rPr>
          <w:t xml:space="preserve"> 3</w:t>
        </w:r>
      </w:ins>
      <w:ins w:id="861" w:author="julieta pellettieri" w:date="2025-05-23T15:17:00Z" w16du:dateUtc="2025-05-23T18:17:00Z">
        <w:r w:rsidRPr="000C39E6">
          <w:t>).</w:t>
        </w:r>
        <w:r>
          <w:t xml:space="preserve"> </w:t>
        </w:r>
      </w:ins>
      <w:commentRangeEnd w:id="856"/>
      <w:ins w:id="862" w:author="julieta pellettieri" w:date="2025-05-27T21:06:00Z" w16du:dateUtc="2025-05-28T00:06:00Z">
        <w:r w:rsidR="000C39E6">
          <w:rPr>
            <w:rStyle w:val="Refdecomentario"/>
          </w:rPr>
          <w:commentReference w:id="856"/>
        </w:r>
      </w:ins>
      <w:ins w:id="863" w:author="julieta pellettieri" w:date="2025-05-23T15:17:00Z" w16du:dateUtc="2025-05-23T18:17:00Z">
        <w:r>
          <w:t>Incluso, también puede observarse el mismo comportamiento frente a la exposición de olores florales, experimentados previamente dentro o fuera de la colmena, asociados a estímulos apetitivos.</w:t>
        </w:r>
      </w:ins>
    </w:p>
    <w:p w14:paraId="23F5D1B5" w14:textId="77777777" w:rsidR="002A35D9" w:rsidRDefault="002A35D9" w:rsidP="002A35D9">
      <w:pPr>
        <w:rPr>
          <w:ins w:id="864" w:author="julieta pellettieri" w:date="2025-05-27T21:14:00Z" w16du:dateUtc="2025-05-28T00:14:00Z"/>
          <w:i/>
          <w:iCs/>
        </w:rPr>
      </w:pPr>
    </w:p>
    <w:p w14:paraId="72781D21" w14:textId="7CE53738" w:rsidR="001507DA" w:rsidRPr="000E7BFE" w:rsidRDefault="002A35D9">
      <w:pPr>
        <w:jc w:val="center"/>
        <w:rPr>
          <w:ins w:id="865" w:author="julieta pellettieri" w:date="2025-05-27T21:10:00Z" w16du:dateUtc="2025-05-28T00:10:00Z"/>
        </w:rPr>
        <w:pPrChange w:id="866" w:author="julieta pellettieri" w:date="2025-05-27T21:15:00Z" w16du:dateUtc="2025-05-28T00:15:00Z">
          <w:pPr>
            <w:jc w:val="both"/>
          </w:pPr>
        </w:pPrChange>
      </w:pPr>
      <w:commentRangeStart w:id="867"/>
      <w:ins w:id="868" w:author="julieta pellettieri" w:date="2025-05-27T21:08:00Z" w16du:dateUtc="2025-05-28T00:08:00Z">
        <w:r w:rsidRPr="000E7BFE">
          <w:rPr>
            <w:noProof/>
            <w:u w:val="single"/>
            <w:rPrChange w:id="869" w:author="julieta pellettieri" w:date="2025-05-27T21:26:00Z" w16du:dateUtc="2025-05-28T00:26:00Z">
              <w:rPr>
                <w:noProof/>
              </w:rPr>
            </w:rPrChange>
          </w:rPr>
          <w:drawing>
            <wp:anchor distT="0" distB="0" distL="114300" distR="114300" simplePos="0" relativeHeight="251663360" behindDoc="0" locked="0" layoutInCell="1" allowOverlap="1" wp14:anchorId="44E66271" wp14:editId="341E8A55">
              <wp:simplePos x="0" y="0"/>
              <wp:positionH relativeFrom="margin">
                <wp:posOffset>-142875</wp:posOffset>
              </wp:positionH>
              <wp:positionV relativeFrom="paragraph">
                <wp:posOffset>0</wp:posOffset>
              </wp:positionV>
              <wp:extent cx="3381375" cy="2409825"/>
              <wp:effectExtent l="0" t="0" r="9525" b="9525"/>
              <wp:wrapSquare wrapText="bothSides"/>
              <wp:docPr id="1054539704"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6082" t="31680" b="23465"/>
                      <a:stretch/>
                    </pic:blipFill>
                    <pic:spPr bwMode="auto">
                      <a:xfrm>
                        <a:off x="0" y="0"/>
                        <a:ext cx="3381375" cy="2409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870" w:author="julieta pellettieri" w:date="2025-05-27T21:12:00Z" w16du:dateUtc="2025-05-28T00:12:00Z">
        <w:r w:rsidRPr="000E7BFE">
          <w:rPr>
            <w:noProof/>
            <w:u w:val="single"/>
            <w:rPrChange w:id="871" w:author="julieta pellettieri" w:date="2025-05-27T21:26:00Z" w16du:dateUtc="2025-05-28T00:26:00Z">
              <w:rPr>
                <w:noProof/>
              </w:rPr>
            </w:rPrChange>
          </w:rPr>
          <w:drawing>
            <wp:anchor distT="0" distB="0" distL="114300" distR="114300" simplePos="0" relativeHeight="251662336" behindDoc="0" locked="0" layoutInCell="1" allowOverlap="1" wp14:anchorId="1C4D7506" wp14:editId="620F3E50">
              <wp:simplePos x="0" y="0"/>
              <wp:positionH relativeFrom="column">
                <wp:posOffset>3455670</wp:posOffset>
              </wp:positionH>
              <wp:positionV relativeFrom="paragraph">
                <wp:posOffset>-171450</wp:posOffset>
              </wp:positionV>
              <wp:extent cx="2403475" cy="2764155"/>
              <wp:effectExtent l="0" t="8890" r="6985" b="6985"/>
              <wp:wrapSquare wrapText="bothSides"/>
              <wp:docPr id="11252802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280201" name=""/>
                      <pic:cNvPicPr/>
                    </pic:nvPicPr>
                    <pic:blipFill rotWithShape="1">
                      <a:blip r:embed="rId13">
                        <a:extLst>
                          <a:ext uri="{28A0092B-C50C-407E-A947-70E740481C1C}">
                            <a14:useLocalDpi xmlns:a14="http://schemas.microsoft.com/office/drawing/2010/main" val="0"/>
                          </a:ext>
                        </a:extLst>
                      </a:blip>
                      <a:srcRect l="17893" t="1521" r="18499" b="21469"/>
                      <a:stretch/>
                    </pic:blipFill>
                    <pic:spPr bwMode="auto">
                      <a:xfrm rot="5400000">
                        <a:off x="0" y="0"/>
                        <a:ext cx="2403475" cy="2764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872" w:author="julieta pellettieri" w:date="2025-05-27T21:09:00Z" w16du:dateUtc="2025-05-28T00:09:00Z">
        <w:r w:rsidR="000C39E6" w:rsidRPr="000E7BFE">
          <w:rPr>
            <w:u w:val="single"/>
            <w:rPrChange w:id="873" w:author="julieta pellettieri" w:date="2025-05-27T21:26:00Z" w16du:dateUtc="2025-05-28T00:26:00Z">
              <w:rPr/>
            </w:rPrChange>
          </w:rPr>
          <w:t xml:space="preserve">Figura </w:t>
        </w:r>
      </w:ins>
      <w:ins w:id="874" w:author="julieta pellettieri" w:date="2025-05-27T21:25:00Z" w16du:dateUtc="2025-05-28T00:25:00Z">
        <w:r w:rsidR="000E7BFE" w:rsidRPr="000E7BFE">
          <w:rPr>
            <w:u w:val="single"/>
            <w:rPrChange w:id="875" w:author="julieta pellettieri" w:date="2025-05-27T21:26:00Z" w16du:dateUtc="2025-05-28T00:26:00Z">
              <w:rPr>
                <w:i/>
                <w:iCs/>
              </w:rPr>
            </w:rPrChange>
          </w:rPr>
          <w:t>1.</w:t>
        </w:r>
      </w:ins>
      <w:ins w:id="876" w:author="julieta pellettieri" w:date="2025-05-27T21:09:00Z" w16du:dateUtc="2025-05-28T00:09:00Z">
        <w:r w:rsidR="000C39E6" w:rsidRPr="000E7BFE">
          <w:rPr>
            <w:u w:val="single"/>
            <w:rPrChange w:id="877" w:author="julieta pellettieri" w:date="2025-05-27T21:26:00Z" w16du:dateUtc="2025-05-28T00:26:00Z">
              <w:rPr/>
            </w:rPrChange>
          </w:rPr>
          <w:t>3:</w:t>
        </w:r>
        <w:r w:rsidR="000C39E6" w:rsidRPr="000E7BFE">
          <w:t xml:space="preserve"> </w:t>
        </w:r>
      </w:ins>
      <w:ins w:id="878" w:author="julieta pellettieri" w:date="2025-05-27T21:10:00Z" w16du:dateUtc="2025-05-28T00:10:00Z">
        <w:r w:rsidRPr="000E7BFE">
          <w:rPr>
            <w:i/>
            <w:iCs/>
            <w:rPrChange w:id="879" w:author="julieta pellettieri" w:date="2025-05-27T21:26:00Z" w16du:dateUtc="2025-05-28T00:26:00Z">
              <w:rPr/>
            </w:rPrChange>
          </w:rPr>
          <w:t>B</w:t>
        </w:r>
      </w:ins>
      <w:ins w:id="880" w:author="julieta pellettieri" w:date="2025-05-27T21:16:00Z" w16du:dateUtc="2025-05-28T00:16:00Z">
        <w:r w:rsidRPr="000E7BFE">
          <w:rPr>
            <w:i/>
            <w:iCs/>
          </w:rPr>
          <w:t>.</w:t>
        </w:r>
      </w:ins>
      <w:ins w:id="881" w:author="julieta pellettieri" w:date="2025-05-27T21:10:00Z" w16du:dateUtc="2025-05-28T00:10:00Z">
        <w:r w:rsidRPr="000E7BFE">
          <w:rPr>
            <w:i/>
            <w:iCs/>
            <w:rPrChange w:id="882" w:author="julieta pellettieri" w:date="2025-05-27T21:26:00Z" w16du:dateUtc="2025-05-28T00:26:00Z">
              <w:rPr/>
            </w:rPrChange>
          </w:rPr>
          <w:t xml:space="preserve"> pauloensis</w:t>
        </w:r>
        <w:r w:rsidRPr="000E7BFE">
          <w:t xml:space="preserve"> </w:t>
        </w:r>
        <w:r w:rsidRPr="000E7BFE">
          <w:rPr>
            <w:i/>
            <w:iCs/>
            <w:rPrChange w:id="883" w:author="julieta pellettieri" w:date="2025-05-27T21:27:00Z" w16du:dateUtc="2025-05-28T00:27:00Z">
              <w:rPr/>
            </w:rPrChange>
          </w:rPr>
          <w:t>con la probóscide extendida ingiriendo solución azucarada.</w:t>
        </w:r>
      </w:ins>
      <w:ins w:id="884" w:author="julieta pellettieri" w:date="2025-05-27T21:15:00Z" w16du:dateUtc="2025-05-28T00:15:00Z">
        <w:r w:rsidRPr="000E7BFE">
          <w:rPr>
            <w:i/>
            <w:iCs/>
          </w:rPr>
          <w:t xml:space="preserve"> Cortesía de Tomas González</w:t>
        </w:r>
      </w:ins>
      <w:commentRangeEnd w:id="867"/>
      <w:r w:rsidR="00044548">
        <w:rPr>
          <w:rStyle w:val="Refdecomentario"/>
        </w:rPr>
        <w:commentReference w:id="867"/>
      </w:r>
    </w:p>
    <w:p w14:paraId="69F5A0A4" w14:textId="41A0E4E7" w:rsidR="002A35D9" w:rsidRDefault="002A35D9" w:rsidP="00120CF7">
      <w:pPr>
        <w:jc w:val="both"/>
        <w:rPr>
          <w:ins w:id="885" w:author="julieta pellettieri" w:date="2025-05-23T13:09:00Z" w16du:dateUtc="2025-05-23T16:09:00Z"/>
        </w:rPr>
      </w:pPr>
    </w:p>
    <w:p w14:paraId="08B1049F" w14:textId="66E8B947" w:rsidR="00612FA2" w:rsidRDefault="001507DA" w:rsidP="00120CF7">
      <w:pPr>
        <w:jc w:val="both"/>
        <w:rPr>
          <w:ins w:id="886" w:author="julieta pellettieri" w:date="2025-05-28T00:47:00Z" w16du:dateUtc="2025-05-28T03:47:00Z"/>
          <w:b/>
          <w:bCs/>
        </w:rPr>
      </w:pPr>
      <w:ins w:id="887" w:author="julieta pellettieri" w:date="2025-05-23T13:09:00Z">
        <w:r w:rsidRPr="0047077A">
          <w:rPr>
            <w:b/>
            <w:bCs/>
            <w:rPrChange w:id="888" w:author="julieta pellettieri" w:date="2025-05-23T15:18:00Z" w16du:dateUtc="2025-05-23T18:18:00Z">
              <w:rPr/>
            </w:rPrChange>
          </w:rPr>
          <w:t>1.</w:t>
        </w:r>
      </w:ins>
      <w:ins w:id="889" w:author="julieta pellettieri" w:date="2025-05-23T13:09:00Z" w16du:dateUtc="2025-05-23T16:09:00Z">
        <w:r w:rsidRPr="0047077A">
          <w:rPr>
            <w:b/>
            <w:bCs/>
            <w:rPrChange w:id="890" w:author="julieta pellettieri" w:date="2025-05-23T15:18:00Z" w16du:dateUtc="2025-05-23T18:18:00Z">
              <w:rPr/>
            </w:rPrChange>
          </w:rPr>
          <w:t>4</w:t>
        </w:r>
      </w:ins>
      <w:ins w:id="891" w:author="julieta pellettieri" w:date="2025-05-23T13:09:00Z">
        <w:r w:rsidRPr="0047077A">
          <w:rPr>
            <w:b/>
            <w:bCs/>
            <w:rPrChange w:id="892" w:author="julieta pellettieri" w:date="2025-05-23T15:18:00Z" w16du:dateUtc="2025-05-23T18:18:00Z">
              <w:rPr/>
            </w:rPrChange>
          </w:rPr>
          <w:t>.6 Condicionamiento olfativo clásico basado en la REP y sus adaptaciones</w:t>
        </w:r>
      </w:ins>
    </w:p>
    <w:p w14:paraId="6EF7AD8D" w14:textId="77777777" w:rsidR="00027920" w:rsidRDefault="00027920" w:rsidP="00120CF7">
      <w:pPr>
        <w:jc w:val="both"/>
        <w:rPr>
          <w:ins w:id="893" w:author="julieta pellettieri" w:date="2025-05-23T15:20:00Z" w16du:dateUtc="2025-05-23T18:20:00Z"/>
          <w:b/>
          <w:bCs/>
        </w:rPr>
      </w:pPr>
    </w:p>
    <w:p w14:paraId="417B90AE" w14:textId="2F77E59C" w:rsidR="00EB0F13" w:rsidRPr="00EB0F13" w:rsidRDefault="00EB0F13" w:rsidP="00EB0F13">
      <w:pPr>
        <w:jc w:val="both"/>
        <w:rPr>
          <w:ins w:id="894" w:author="julieta pellettieri" w:date="2025-05-27T22:34:00Z"/>
          <w:lang w:val="es-ES"/>
          <w:rPrChange w:id="895" w:author="julieta pellettieri" w:date="2025-05-27T22:34:00Z" w16du:dateUtc="2025-05-28T01:34:00Z">
            <w:rPr>
              <w:ins w:id="896" w:author="julieta pellettieri" w:date="2025-05-27T22:34:00Z"/>
              <w:b/>
              <w:bCs/>
              <w:lang w:val="es-ES"/>
            </w:rPr>
          </w:rPrChange>
        </w:rPr>
      </w:pPr>
      <w:ins w:id="897" w:author="julieta pellettieri" w:date="2025-05-27T22:34:00Z">
        <w:r w:rsidRPr="00EB0F13">
          <w:rPr>
            <w:lang w:val="es-ES"/>
            <w:rPrChange w:id="898" w:author="julieta pellettieri" w:date="2025-05-27T22:34:00Z" w16du:dateUtc="2025-05-28T01:34:00Z">
              <w:rPr>
                <w:b/>
                <w:bCs/>
                <w:lang w:val="es-ES"/>
              </w:rPr>
            </w:rPrChange>
          </w:rPr>
          <w:t xml:space="preserve">El paradigma de condicionamiento olfativo clásico basado en la respuesta de extensión de la probóscide (REP) es una herramienta consolidada para estudiar aprendizaje y </w:t>
        </w:r>
        <w:del w:id="899" w:author="Walter Farina" w:date="2025-06-03T14:52:00Z" w16du:dateUtc="2025-06-03T05:52:00Z">
          <w:r w:rsidRPr="00EB0F13" w:rsidDel="00044548">
            <w:rPr>
              <w:lang w:val="es-ES"/>
              <w:rPrChange w:id="900" w:author="julieta pellettieri" w:date="2025-05-27T22:34:00Z" w16du:dateUtc="2025-05-28T01:34:00Z">
                <w:rPr>
                  <w:b/>
                  <w:bCs/>
                  <w:lang w:val="es-ES"/>
                </w:rPr>
              </w:rPrChange>
            </w:rPr>
            <w:delText xml:space="preserve">formación de </w:delText>
          </w:r>
        </w:del>
        <w:r w:rsidRPr="00EB0F13">
          <w:rPr>
            <w:lang w:val="es-ES"/>
            <w:rPrChange w:id="901" w:author="julieta pellettieri" w:date="2025-05-27T22:34:00Z" w16du:dateUtc="2025-05-28T01:34:00Z">
              <w:rPr>
                <w:b/>
                <w:bCs/>
                <w:lang w:val="es-ES"/>
              </w:rPr>
            </w:rPrChange>
          </w:rPr>
          <w:t>memoria</w:t>
        </w:r>
        <w:del w:id="902" w:author="Walter Farina" w:date="2025-06-03T14:52:00Z" w16du:dateUtc="2025-06-03T05:52:00Z">
          <w:r w:rsidRPr="00EB0F13" w:rsidDel="00044548">
            <w:rPr>
              <w:lang w:val="es-ES"/>
              <w:rPrChange w:id="903" w:author="julieta pellettieri" w:date="2025-05-27T22:34:00Z" w16du:dateUtc="2025-05-28T01:34:00Z">
                <w:rPr>
                  <w:b/>
                  <w:bCs/>
                  <w:lang w:val="es-ES"/>
                </w:rPr>
              </w:rPrChange>
            </w:rPr>
            <w:delText>s</w:delText>
          </w:r>
        </w:del>
        <w:r w:rsidRPr="00EB0F13">
          <w:rPr>
            <w:lang w:val="es-ES"/>
            <w:rPrChange w:id="904" w:author="julieta pellettieri" w:date="2025-05-27T22:34:00Z" w16du:dateUtc="2025-05-28T01:34:00Z">
              <w:rPr>
                <w:b/>
                <w:bCs/>
                <w:lang w:val="es-ES"/>
              </w:rPr>
            </w:rPrChange>
          </w:rPr>
          <w:t xml:space="preserve"> en insectos polinizadores. Este protocolo consiste en la presentación repetida de un estímulo condicionado (EC), generalmente un olor floral, seguido inmediatamente por una recompensa azucarada (estímulo incondicionado, EI). Cuando las antenas del insecto son estimuladas con sacarosa, este responde reflejamente extendiendo la probóscide (respuesta incondicionada, RI); con el tiempo, el EC comienza a evocar esta respuesta en ausencia de recompensa, evidenciando el aprendizaje de una asociación (respuesta condicionada, RC) (</w:t>
        </w:r>
        <w:proofErr w:type="spellStart"/>
        <w:r w:rsidRPr="00EB0F13">
          <w:rPr>
            <w:lang w:val="es-ES"/>
            <w:rPrChange w:id="905" w:author="julieta pellettieri" w:date="2025-05-27T22:34:00Z" w16du:dateUtc="2025-05-28T01:34:00Z">
              <w:rPr>
                <w:b/>
                <w:bCs/>
                <w:lang w:val="es-ES"/>
              </w:rPr>
            </w:rPrChange>
          </w:rPr>
          <w:t>Takeda</w:t>
        </w:r>
        <w:proofErr w:type="spellEnd"/>
        <w:r w:rsidRPr="00EB0F13">
          <w:rPr>
            <w:lang w:val="es-ES"/>
            <w:rPrChange w:id="906" w:author="julieta pellettieri" w:date="2025-05-27T22:34:00Z" w16du:dateUtc="2025-05-28T01:34:00Z">
              <w:rPr>
                <w:b/>
                <w:bCs/>
                <w:lang w:val="es-ES"/>
              </w:rPr>
            </w:rPrChange>
          </w:rPr>
          <w:t xml:space="preserve">, 1961). Este tipo de aprendizaje le otorga al EC un valor predictivo, permitiéndole al animal anticipar un evento biológicamente relevante, como la obtención de alimento (Balsam, 1985; </w:t>
        </w:r>
        <w:proofErr w:type="spellStart"/>
        <w:r w:rsidRPr="00EB0F13">
          <w:rPr>
            <w:lang w:val="es-ES"/>
            <w:rPrChange w:id="907" w:author="julieta pellettieri" w:date="2025-05-27T22:34:00Z" w16du:dateUtc="2025-05-28T01:34:00Z">
              <w:rPr>
                <w:b/>
                <w:bCs/>
                <w:lang w:val="es-ES"/>
              </w:rPr>
            </w:rPrChange>
          </w:rPr>
          <w:t>Rescorla</w:t>
        </w:r>
        <w:proofErr w:type="spellEnd"/>
        <w:r w:rsidRPr="00EB0F13">
          <w:rPr>
            <w:lang w:val="es-ES"/>
            <w:rPrChange w:id="908" w:author="julieta pellettieri" w:date="2025-05-27T22:34:00Z" w16du:dateUtc="2025-05-28T01:34:00Z">
              <w:rPr>
                <w:b/>
                <w:bCs/>
                <w:lang w:val="es-ES"/>
              </w:rPr>
            </w:rPrChange>
          </w:rPr>
          <w:t xml:space="preserve"> et al., 1985).</w:t>
        </w:r>
      </w:ins>
    </w:p>
    <w:p w14:paraId="3010539B" w14:textId="52B5B6EC" w:rsidR="00EB0F13" w:rsidRPr="00EB0F13" w:rsidRDefault="00EB0F13" w:rsidP="00EB0F13">
      <w:pPr>
        <w:jc w:val="both"/>
        <w:rPr>
          <w:ins w:id="909" w:author="julieta pellettieri" w:date="2025-05-27T22:35:00Z"/>
          <w:lang w:val="es-ES"/>
        </w:rPr>
      </w:pPr>
      <w:ins w:id="910" w:author="julieta pellettieri" w:date="2025-05-27T22:34:00Z">
        <w:r w:rsidRPr="00EB0F13">
          <w:rPr>
            <w:lang w:val="es-ES"/>
            <w:rPrChange w:id="911" w:author="julieta pellettieri" w:date="2025-05-27T22:34:00Z" w16du:dateUtc="2025-05-28T01:34:00Z">
              <w:rPr>
                <w:b/>
                <w:bCs/>
                <w:lang w:val="es-ES"/>
              </w:rPr>
            </w:rPrChange>
          </w:rPr>
          <w:t xml:space="preserve">Este protocolo ha sido extensamente validado en </w:t>
        </w:r>
        <w:r w:rsidRPr="00EB0F13">
          <w:rPr>
            <w:i/>
            <w:iCs/>
            <w:lang w:val="es-ES"/>
            <w:rPrChange w:id="912" w:author="julieta pellettieri" w:date="2025-05-27T22:34:00Z" w16du:dateUtc="2025-05-28T01:34:00Z">
              <w:rPr>
                <w:b/>
                <w:bCs/>
                <w:i/>
                <w:iCs/>
                <w:lang w:val="es-ES"/>
              </w:rPr>
            </w:rPrChange>
          </w:rPr>
          <w:t xml:space="preserve">Apis </w:t>
        </w:r>
        <w:proofErr w:type="spellStart"/>
        <w:r w:rsidRPr="00EB0F13">
          <w:rPr>
            <w:i/>
            <w:iCs/>
            <w:lang w:val="es-ES"/>
            <w:rPrChange w:id="913" w:author="julieta pellettieri" w:date="2025-05-27T22:34:00Z" w16du:dateUtc="2025-05-28T01:34:00Z">
              <w:rPr>
                <w:b/>
                <w:bCs/>
                <w:i/>
                <w:iCs/>
                <w:lang w:val="es-ES"/>
              </w:rPr>
            </w:rPrChange>
          </w:rPr>
          <w:t>mellifera</w:t>
        </w:r>
        <w:proofErr w:type="spellEnd"/>
        <w:r w:rsidRPr="00EB0F13">
          <w:rPr>
            <w:lang w:val="es-ES"/>
            <w:rPrChange w:id="914" w:author="julieta pellettieri" w:date="2025-05-27T22:34:00Z" w16du:dateUtc="2025-05-28T01:34:00Z">
              <w:rPr>
                <w:b/>
                <w:bCs/>
                <w:lang w:val="es-ES"/>
              </w:rPr>
            </w:rPrChange>
          </w:rPr>
          <w:t xml:space="preserve"> (Gerber et al., 1996; </w:t>
        </w:r>
        <w:proofErr w:type="spellStart"/>
        <w:r w:rsidRPr="00EB0F13">
          <w:rPr>
            <w:lang w:val="es-ES"/>
            <w:rPrChange w:id="915" w:author="julieta pellettieri" w:date="2025-05-27T22:34:00Z" w16du:dateUtc="2025-05-28T01:34:00Z">
              <w:rPr>
                <w:b/>
                <w:bCs/>
                <w:lang w:val="es-ES"/>
              </w:rPr>
            </w:rPrChange>
          </w:rPr>
          <w:t>Menzel</w:t>
        </w:r>
        <w:proofErr w:type="spellEnd"/>
        <w:r w:rsidRPr="00EB0F13">
          <w:rPr>
            <w:lang w:val="es-ES"/>
            <w:rPrChange w:id="916" w:author="julieta pellettieri" w:date="2025-05-27T22:34:00Z" w16du:dateUtc="2025-05-28T01:34:00Z">
              <w:rPr>
                <w:b/>
                <w:bCs/>
                <w:lang w:val="es-ES"/>
              </w:rPr>
            </w:rPrChange>
          </w:rPr>
          <w:t xml:space="preserve"> </w:t>
        </w:r>
      </w:ins>
      <w:ins w:id="917" w:author="julieta pellettieri" w:date="2025-05-28T00:49:00Z" w16du:dateUtc="2025-05-28T03:49:00Z">
        <w:r w:rsidR="00027920">
          <w:rPr>
            <w:lang w:val="es-ES"/>
          </w:rPr>
          <w:t>&amp;</w:t>
        </w:r>
      </w:ins>
      <w:ins w:id="918" w:author="julieta pellettieri" w:date="2025-05-27T22:34:00Z">
        <w:r w:rsidRPr="00EB0F13">
          <w:rPr>
            <w:lang w:val="es-ES"/>
            <w:rPrChange w:id="919" w:author="julieta pellettieri" w:date="2025-05-27T22:34:00Z" w16du:dateUtc="2025-05-28T01:34:00Z">
              <w:rPr>
                <w:b/>
                <w:bCs/>
                <w:lang w:val="es-ES"/>
              </w:rPr>
            </w:rPrChange>
          </w:rPr>
          <w:t xml:space="preserve"> </w:t>
        </w:r>
        <w:proofErr w:type="spellStart"/>
        <w:r w:rsidRPr="00EB0F13">
          <w:rPr>
            <w:lang w:val="es-ES"/>
            <w:rPrChange w:id="920" w:author="julieta pellettieri" w:date="2025-05-27T22:34:00Z" w16du:dateUtc="2025-05-28T01:34:00Z">
              <w:rPr>
                <w:b/>
                <w:bCs/>
                <w:lang w:val="es-ES"/>
              </w:rPr>
            </w:rPrChange>
          </w:rPr>
          <w:t>Giurfa</w:t>
        </w:r>
        <w:proofErr w:type="spellEnd"/>
        <w:r w:rsidRPr="00EB0F13">
          <w:rPr>
            <w:lang w:val="es-ES"/>
            <w:rPrChange w:id="921" w:author="julieta pellettieri" w:date="2025-05-27T22:34:00Z" w16du:dateUtc="2025-05-28T01:34:00Z">
              <w:rPr>
                <w:b/>
                <w:bCs/>
                <w:lang w:val="es-ES"/>
              </w:rPr>
            </w:rPrChange>
          </w:rPr>
          <w:t xml:space="preserve">, 2001), pero también ha sido adaptado con éxito para su uso en abejorros del género </w:t>
        </w:r>
        <w:proofErr w:type="spellStart"/>
        <w:r w:rsidRPr="00EB0F13">
          <w:rPr>
            <w:i/>
            <w:iCs/>
            <w:lang w:val="es-ES"/>
            <w:rPrChange w:id="922" w:author="julieta pellettieri" w:date="2025-05-27T22:34:00Z" w16du:dateUtc="2025-05-28T01:34:00Z">
              <w:rPr>
                <w:b/>
                <w:bCs/>
                <w:i/>
                <w:iCs/>
                <w:lang w:val="es-ES"/>
              </w:rPr>
            </w:rPrChange>
          </w:rPr>
          <w:t>Bombus</w:t>
        </w:r>
        <w:proofErr w:type="spellEnd"/>
        <w:r w:rsidRPr="00EB0F13">
          <w:rPr>
            <w:lang w:val="es-ES"/>
            <w:rPrChange w:id="923" w:author="julieta pellettieri" w:date="2025-05-27T22:34:00Z" w16du:dateUtc="2025-05-28T01:34:00Z">
              <w:rPr>
                <w:b/>
                <w:bCs/>
                <w:lang w:val="es-ES"/>
              </w:rPr>
            </w:rPrChange>
          </w:rPr>
          <w:t>, incluyendo</w:t>
        </w:r>
      </w:ins>
      <w:ins w:id="924" w:author="Walter Farina" w:date="2025-06-03T14:53:00Z" w16du:dateUtc="2025-06-03T05:53:00Z">
        <w:r w:rsidR="00044548">
          <w:rPr>
            <w:lang w:val="es-ES"/>
          </w:rPr>
          <w:t xml:space="preserve"> a</w:t>
        </w:r>
      </w:ins>
      <w:ins w:id="925" w:author="julieta pellettieri" w:date="2025-05-27T22:34:00Z">
        <w:r w:rsidRPr="00EB0F13">
          <w:rPr>
            <w:lang w:val="es-ES"/>
            <w:rPrChange w:id="926" w:author="julieta pellettieri" w:date="2025-05-27T22:34:00Z" w16du:dateUtc="2025-05-28T01:34:00Z">
              <w:rPr>
                <w:b/>
                <w:bCs/>
                <w:lang w:val="es-ES"/>
              </w:rPr>
            </w:rPrChange>
          </w:rPr>
          <w:t xml:space="preserve"> </w:t>
        </w:r>
        <w:proofErr w:type="spellStart"/>
        <w:r w:rsidRPr="00EB0F13">
          <w:rPr>
            <w:i/>
            <w:iCs/>
            <w:lang w:val="es-ES"/>
            <w:rPrChange w:id="927" w:author="julieta pellettieri" w:date="2025-05-27T22:34:00Z" w16du:dateUtc="2025-05-28T01:34:00Z">
              <w:rPr>
                <w:b/>
                <w:bCs/>
                <w:i/>
                <w:iCs/>
                <w:lang w:val="es-ES"/>
              </w:rPr>
            </w:rPrChange>
          </w:rPr>
          <w:t>Bombus</w:t>
        </w:r>
        <w:proofErr w:type="spellEnd"/>
        <w:r w:rsidRPr="00EB0F13">
          <w:rPr>
            <w:i/>
            <w:iCs/>
            <w:lang w:val="es-ES"/>
            <w:rPrChange w:id="928" w:author="julieta pellettieri" w:date="2025-05-27T22:34:00Z" w16du:dateUtc="2025-05-28T01:34:00Z">
              <w:rPr>
                <w:b/>
                <w:bCs/>
                <w:i/>
                <w:iCs/>
                <w:lang w:val="es-ES"/>
              </w:rPr>
            </w:rPrChange>
          </w:rPr>
          <w:t xml:space="preserve"> </w:t>
        </w:r>
        <w:proofErr w:type="spellStart"/>
        <w:r w:rsidRPr="00EB0F13">
          <w:rPr>
            <w:i/>
            <w:iCs/>
            <w:lang w:val="es-ES"/>
            <w:rPrChange w:id="929" w:author="julieta pellettieri" w:date="2025-05-27T22:34:00Z" w16du:dateUtc="2025-05-28T01:34:00Z">
              <w:rPr>
                <w:b/>
                <w:bCs/>
                <w:i/>
                <w:iCs/>
                <w:lang w:val="es-ES"/>
              </w:rPr>
            </w:rPrChange>
          </w:rPr>
          <w:t>pauloensis</w:t>
        </w:r>
        <w:proofErr w:type="spellEnd"/>
        <w:r w:rsidRPr="00EB0F13">
          <w:rPr>
            <w:lang w:val="es-ES"/>
            <w:rPrChange w:id="930" w:author="julieta pellettieri" w:date="2025-05-27T22:34:00Z" w16du:dateUtc="2025-05-28T01:34:00Z">
              <w:rPr>
                <w:b/>
                <w:bCs/>
                <w:lang w:val="es-ES"/>
              </w:rPr>
            </w:rPrChange>
          </w:rPr>
          <w:t xml:space="preserve"> (</w:t>
        </w:r>
        <w:proofErr w:type="spellStart"/>
        <w:r w:rsidRPr="00EB0F13">
          <w:rPr>
            <w:lang w:val="es-ES"/>
            <w:rPrChange w:id="931" w:author="julieta pellettieri" w:date="2025-05-27T22:34:00Z" w16du:dateUtc="2025-05-28T01:34:00Z">
              <w:rPr>
                <w:b/>
                <w:bCs/>
                <w:lang w:val="es-ES"/>
              </w:rPr>
            </w:rPrChange>
          </w:rPr>
          <w:t>Palottini</w:t>
        </w:r>
        <w:proofErr w:type="spellEnd"/>
        <w:r w:rsidRPr="00EB0F13">
          <w:rPr>
            <w:lang w:val="es-ES"/>
            <w:rPrChange w:id="932" w:author="julieta pellettieri" w:date="2025-05-27T22:34:00Z" w16du:dateUtc="2025-05-28T01:34:00Z">
              <w:rPr>
                <w:b/>
                <w:bCs/>
                <w:lang w:val="es-ES"/>
              </w:rPr>
            </w:rPrChange>
          </w:rPr>
          <w:t xml:space="preserve"> et al., 2018; Nery et al., 2020). </w:t>
        </w:r>
      </w:ins>
      <w:commentRangeStart w:id="933"/>
      <w:ins w:id="934" w:author="julieta pellettieri" w:date="2025-05-27T22:35:00Z">
        <w:r w:rsidRPr="00EB0F13">
          <w:rPr>
            <w:lang w:val="es-ES"/>
          </w:rPr>
          <w:t xml:space="preserve">Dado que </w:t>
        </w:r>
        <w:commentRangeStart w:id="935"/>
        <w:r w:rsidRPr="00EB0F13">
          <w:rPr>
            <w:lang w:val="es-ES"/>
          </w:rPr>
          <w:t xml:space="preserve">esta especie es más sensible al manejo, se realizaron modificaciones metodológicas específicas en el presente estudio para evitar el uso de sedación por frío y minimizar el estrés </w:t>
        </w:r>
        <w:r w:rsidRPr="00EB0F13">
          <w:rPr>
            <w:lang w:val="es-ES"/>
          </w:rPr>
          <w:lastRenderedPageBreak/>
          <w:t>durante el entrenamiento. En lugar del encepado tradicional, se emplearon tubos ventilados tipo Falcon que permitieron presentar olores a través de una red y administrar recompensas de forma precisa, logrando así mantener la integridad del comportamiento natural de los abejorros. Además, se incorporaron medidas como el pesaje de los individuos y la administración de soluciones azucaradas previas a la evaluación para estandarizar el estado fisiológico y motivacional.</w:t>
        </w:r>
      </w:ins>
      <w:commentRangeEnd w:id="935"/>
      <w:r w:rsidR="00044548">
        <w:rPr>
          <w:rStyle w:val="Refdecomentario"/>
        </w:rPr>
        <w:commentReference w:id="935"/>
      </w:r>
    </w:p>
    <w:p w14:paraId="7D641E7C" w14:textId="4E8CF15C" w:rsidR="00EB0F13" w:rsidRPr="00EB0F13" w:rsidRDefault="00EB0F13" w:rsidP="00EB0F13">
      <w:pPr>
        <w:jc w:val="both"/>
        <w:rPr>
          <w:ins w:id="936" w:author="julieta pellettieri" w:date="2025-05-27T22:35:00Z"/>
          <w:lang w:val="es-ES"/>
        </w:rPr>
      </w:pPr>
      <w:ins w:id="937" w:author="julieta pellettieri" w:date="2025-05-27T22:35:00Z">
        <w:r w:rsidRPr="00EB0F13">
          <w:rPr>
            <w:lang w:val="es-ES"/>
          </w:rPr>
          <w:t>Estas adaptaciones resultaron fundamentales para asegurar la participación activa de los individuos y la confiabilidad de los datos obtenidos. Gracias a ello, el paradigma REP no solo permitió evaluar la adquisición de asociaciones olfativas, sino también estimar la retención de memoria a largo término (MLT) a las 24 horas del entrenamiento.</w:t>
        </w:r>
      </w:ins>
      <w:ins w:id="938" w:author="julieta pellettieri" w:date="2025-05-27T22:37:00Z" w16du:dateUtc="2025-05-28T01:37:00Z">
        <w:r w:rsidRPr="00EB0F13">
          <w:rPr>
            <w:lang w:val="es-ES"/>
          </w:rPr>
          <w:t xml:space="preserve"> </w:t>
        </w:r>
      </w:ins>
      <w:commentRangeEnd w:id="933"/>
      <w:ins w:id="939" w:author="julieta pellettieri" w:date="2025-05-27T23:59:00Z" w16du:dateUtc="2025-05-28T02:59:00Z">
        <w:r w:rsidR="00250815">
          <w:rPr>
            <w:rStyle w:val="Refdecomentario"/>
          </w:rPr>
          <w:commentReference w:id="933"/>
        </w:r>
      </w:ins>
    </w:p>
    <w:p w14:paraId="3C6A4A63" w14:textId="04F273F3" w:rsidR="00EB0F13" w:rsidRPr="00EB0F13" w:rsidRDefault="00EB0F13" w:rsidP="00EB0F13">
      <w:pPr>
        <w:jc w:val="both"/>
        <w:rPr>
          <w:ins w:id="940" w:author="julieta pellettieri" w:date="2025-05-27T22:34:00Z"/>
          <w:lang w:val="es-ES"/>
          <w:rPrChange w:id="941" w:author="julieta pellettieri" w:date="2025-05-27T22:34:00Z" w16du:dateUtc="2025-05-28T01:34:00Z">
            <w:rPr>
              <w:ins w:id="942" w:author="julieta pellettieri" w:date="2025-05-27T22:34:00Z"/>
              <w:b/>
              <w:bCs/>
              <w:lang w:val="es-ES"/>
            </w:rPr>
          </w:rPrChange>
        </w:rPr>
      </w:pPr>
    </w:p>
    <w:p w14:paraId="2B8F0457" w14:textId="27C30569" w:rsidR="00FB0B54" w:rsidRDefault="00FB0B54" w:rsidP="00120CF7">
      <w:pPr>
        <w:jc w:val="both"/>
        <w:rPr>
          <w:ins w:id="943" w:author="julieta pellettieri" w:date="2025-05-23T15:20:00Z" w16du:dateUtc="2025-05-23T18:20:00Z"/>
          <w:b/>
          <w:bCs/>
        </w:rPr>
      </w:pPr>
    </w:p>
    <w:p w14:paraId="444A5BD5" w14:textId="38FE8069" w:rsidR="00FB0B54" w:rsidRPr="0047077A" w:rsidRDefault="00FB0B54">
      <w:pPr>
        <w:jc w:val="both"/>
        <w:rPr>
          <w:ins w:id="944" w:author="julieta pellettieri" w:date="2025-05-23T12:23:00Z" w16du:dateUtc="2025-05-23T15:23:00Z"/>
          <w:b/>
          <w:bCs/>
          <w:rPrChange w:id="945" w:author="julieta pellettieri" w:date="2025-05-23T15:18:00Z" w16du:dateUtc="2025-05-23T18:18:00Z">
            <w:rPr>
              <w:ins w:id="946" w:author="julieta pellettieri" w:date="2025-05-23T12:23:00Z" w16du:dateUtc="2025-05-23T15:23:00Z"/>
            </w:rPr>
          </w:rPrChange>
        </w:rPr>
        <w:pPrChange w:id="947" w:author="julieta pellettieri" w:date="2025-05-23T12:29:00Z" w16du:dateUtc="2025-05-23T15:29:00Z">
          <w:pPr>
            <w:pStyle w:val="Prrafodelista"/>
            <w:numPr>
              <w:ilvl w:val="1"/>
              <w:numId w:val="8"/>
            </w:numPr>
            <w:ind w:hanging="360"/>
          </w:pPr>
        </w:pPrChange>
      </w:pPr>
    </w:p>
    <w:p w14:paraId="5024AD12" w14:textId="7DAE6BDE" w:rsidR="001572D6" w:rsidRPr="00FB0B54" w:rsidDel="000B73E9" w:rsidRDefault="00FB0B54">
      <w:pPr>
        <w:pStyle w:val="Prrafodelista"/>
        <w:numPr>
          <w:ilvl w:val="1"/>
          <w:numId w:val="7"/>
        </w:numPr>
        <w:spacing w:before="240" w:after="240"/>
        <w:jc w:val="both"/>
        <w:rPr>
          <w:del w:id="948" w:author="julieta pellettieri" w:date="2025-05-23T10:41:00Z" w16du:dateUtc="2025-05-23T13:41:00Z"/>
          <w:b/>
          <w:bCs/>
          <w:sz w:val="28"/>
          <w:szCs w:val="28"/>
          <w:rPrChange w:id="949" w:author="julieta pellettieri" w:date="2025-05-23T15:20:00Z" w16du:dateUtc="2025-05-23T18:20:00Z">
            <w:rPr>
              <w:del w:id="950" w:author="julieta pellettieri" w:date="2025-05-23T10:41:00Z" w16du:dateUtc="2025-05-23T13:41:00Z"/>
            </w:rPr>
          </w:rPrChange>
        </w:rPr>
        <w:pPrChange w:id="951" w:author="julieta pellettieri" w:date="2025-05-23T10:25:00Z" w16du:dateUtc="2025-05-23T13:25:00Z">
          <w:pPr>
            <w:spacing w:before="240" w:after="240"/>
            <w:jc w:val="both"/>
          </w:pPr>
        </w:pPrChange>
      </w:pPr>
      <w:ins w:id="952" w:author="julieta pellettieri" w:date="2025-05-23T15:19:00Z" w16du:dateUtc="2025-05-23T18:19:00Z">
        <w:r w:rsidRPr="00FB0B54">
          <w:rPr>
            <w:b/>
            <w:bCs/>
            <w:sz w:val="28"/>
            <w:szCs w:val="28"/>
            <w:rPrChange w:id="953" w:author="julieta pellettieri" w:date="2025-05-23T15:20:00Z" w16du:dateUtc="2025-05-23T18:20:00Z">
              <w:rPr>
                <w:b/>
                <w:bCs/>
              </w:rPr>
            </w:rPrChange>
          </w:rPr>
          <w:t xml:space="preserve">1.5 </w:t>
        </w:r>
      </w:ins>
    </w:p>
    <w:p w14:paraId="3E186767" w14:textId="01B8C87A" w:rsidR="00434AED" w:rsidRPr="00FB0B54" w:rsidDel="00027920" w:rsidRDefault="00000000">
      <w:pPr>
        <w:pStyle w:val="Ttulo2"/>
        <w:jc w:val="both"/>
        <w:rPr>
          <w:del w:id="954" w:author="julieta pellettieri" w:date="2025-05-28T00:46:00Z" w16du:dateUtc="2025-05-28T03:46:00Z"/>
          <w:b/>
          <w:bCs/>
          <w:sz w:val="28"/>
          <w:szCs w:val="28"/>
          <w:rPrChange w:id="955" w:author="julieta pellettieri" w:date="2025-05-23T15:20:00Z" w16du:dateUtc="2025-05-23T18:20:00Z">
            <w:rPr>
              <w:del w:id="956" w:author="julieta pellettieri" w:date="2025-05-28T00:46:00Z" w16du:dateUtc="2025-05-28T03:46:00Z"/>
            </w:rPr>
          </w:rPrChange>
        </w:rPr>
      </w:pPr>
      <w:r w:rsidRPr="00FB0B54">
        <w:rPr>
          <w:b/>
          <w:bCs/>
          <w:sz w:val="28"/>
          <w:szCs w:val="28"/>
          <w:rPrChange w:id="957" w:author="julieta pellettieri" w:date="2025-05-23T15:20:00Z" w16du:dateUtc="2025-05-23T18:20:00Z">
            <w:rPr/>
          </w:rPrChange>
        </w:rPr>
        <w:t xml:space="preserve">Cafeína y Arginina: compuestos presentes en el néctar de las flores con efectos </w:t>
      </w:r>
      <w:ins w:id="958" w:author="Walter Farina" w:date="2025-06-03T17:38:00Z" w16du:dateUtc="2025-06-03T08:38:00Z">
        <w:r w:rsidR="00322B01">
          <w:rPr>
            <w:b/>
            <w:bCs/>
            <w:sz w:val="28"/>
            <w:szCs w:val="28"/>
          </w:rPr>
          <w:t xml:space="preserve">sobre </w:t>
        </w:r>
      </w:ins>
      <w:del w:id="959" w:author="Walter Farina" w:date="2025-06-03T17:38:00Z" w16du:dateUtc="2025-06-03T08:38:00Z">
        <w:r w:rsidRPr="00FB0B54" w:rsidDel="00322B01">
          <w:rPr>
            <w:b/>
            <w:bCs/>
            <w:sz w:val="28"/>
            <w:szCs w:val="28"/>
            <w:rPrChange w:id="960" w:author="julieta pellettieri" w:date="2025-05-23T15:20:00Z" w16du:dateUtc="2025-05-23T18:20:00Z">
              <w:rPr/>
            </w:rPrChange>
          </w:rPr>
          <w:delText xml:space="preserve">en </w:delText>
        </w:r>
      </w:del>
      <w:r w:rsidRPr="00FB0B54">
        <w:rPr>
          <w:b/>
          <w:bCs/>
          <w:sz w:val="28"/>
          <w:szCs w:val="28"/>
          <w:rPrChange w:id="961" w:author="julieta pellettieri" w:date="2025-05-23T15:20:00Z" w16du:dateUtc="2025-05-23T18:20:00Z">
            <w:rPr/>
          </w:rPrChange>
        </w:rPr>
        <w:t>las habilidades cognitivas</w:t>
      </w:r>
      <w:del w:id="962" w:author="Walter Farina" w:date="2025-06-03T17:38:00Z" w16du:dateUtc="2025-06-03T08:38:00Z">
        <w:r w:rsidRPr="00FB0B54" w:rsidDel="00322B01">
          <w:rPr>
            <w:b/>
            <w:bCs/>
            <w:sz w:val="28"/>
            <w:szCs w:val="28"/>
            <w:rPrChange w:id="963" w:author="julieta pellettieri" w:date="2025-05-23T15:20:00Z" w16du:dateUtc="2025-05-23T18:20:00Z">
              <w:rPr/>
            </w:rPrChange>
          </w:rPr>
          <w:delText xml:space="preserve">. </w:delText>
        </w:r>
      </w:del>
    </w:p>
    <w:p w14:paraId="4943A9C4" w14:textId="77777777" w:rsidR="00434AED" w:rsidRDefault="00434AED">
      <w:pPr>
        <w:pStyle w:val="Ttulo2"/>
        <w:jc w:val="both"/>
        <w:pPrChange w:id="964" w:author="julieta pellettieri" w:date="2025-05-28T00:46:00Z" w16du:dateUtc="2025-05-28T03:46:00Z">
          <w:pPr>
            <w:jc w:val="both"/>
          </w:pPr>
        </w:pPrChange>
      </w:pPr>
    </w:p>
    <w:p w14:paraId="10C44190" w14:textId="1687CFF1" w:rsidR="00DA64AD" w:rsidRDefault="00000000">
      <w:pPr>
        <w:jc w:val="both"/>
        <w:rPr>
          <w:ins w:id="965" w:author="Walter Farina" w:date="2025-06-03T16:46:00Z" w16du:dateUtc="2025-06-03T07:46:00Z"/>
          <w:lang w:val="es-AR"/>
        </w:rPr>
      </w:pPr>
      <w:r>
        <w:t>La cafeína y la arginina son compuestos naturales presentes en el néctar y el polen de diversas flores</w:t>
      </w:r>
      <w:ins w:id="966" w:author="julieta pellettieri" w:date="2025-05-28T00:46:00Z" w16du:dateUtc="2025-05-28T03:46:00Z">
        <w:r w:rsidR="00027920">
          <w:t xml:space="preserve"> (</w:t>
        </w:r>
        <w:proofErr w:type="spellStart"/>
        <w:r w:rsidR="00027920">
          <w:t>fig</w:t>
        </w:r>
        <w:proofErr w:type="spellEnd"/>
        <w:r w:rsidR="00027920">
          <w:t xml:space="preserve"> 1.4)</w:t>
        </w:r>
      </w:ins>
      <w:r>
        <w:t xml:space="preserve">. La cafeína se encuentra en plantas como </w:t>
      </w:r>
      <w:proofErr w:type="spellStart"/>
      <w:r>
        <w:rPr>
          <w:i/>
        </w:rPr>
        <w:t>Coffea</w:t>
      </w:r>
      <w:proofErr w:type="spellEnd"/>
      <w:r>
        <w:t xml:space="preserve"> </w:t>
      </w:r>
      <w:proofErr w:type="spellStart"/>
      <w:r>
        <w:t>sp</w:t>
      </w:r>
      <w:proofErr w:type="spellEnd"/>
      <w:r>
        <w:t xml:space="preserve">., </w:t>
      </w:r>
      <w:r>
        <w:rPr>
          <w:i/>
        </w:rPr>
        <w:t>Citrus</w:t>
      </w:r>
      <w:r>
        <w:t xml:space="preserve"> </w:t>
      </w:r>
      <w:proofErr w:type="spellStart"/>
      <w:r>
        <w:t>sp</w:t>
      </w:r>
      <w:proofErr w:type="spellEnd"/>
      <w:r>
        <w:t xml:space="preserve">. y </w:t>
      </w:r>
      <w:proofErr w:type="spellStart"/>
      <w:r>
        <w:rPr>
          <w:i/>
        </w:rPr>
        <w:t>Ilex</w:t>
      </w:r>
      <w:proofErr w:type="spellEnd"/>
      <w:r>
        <w:rPr>
          <w:i/>
        </w:rPr>
        <w:t xml:space="preserve"> </w:t>
      </w:r>
      <w:proofErr w:type="spellStart"/>
      <w:r>
        <w:rPr>
          <w:i/>
        </w:rPr>
        <w:t>paraguariensis</w:t>
      </w:r>
      <w:proofErr w:type="spellEnd"/>
      <w:r>
        <w:t xml:space="preserve"> (yerba mate), mientras que la arginina ha sido identificada en el néctar de distintas especies florales explotadas por polinizadores</w:t>
      </w:r>
      <w:ins w:id="967" w:author="Walter Farina" w:date="2025-06-03T16:34:00Z" w16du:dateUtc="2025-06-03T07:34:00Z">
        <w:r w:rsidR="00DA64AD">
          <w:t xml:space="preserve">, entre ellas </w:t>
        </w:r>
        <w:proofErr w:type="spellStart"/>
        <w:r w:rsidR="00DA64AD" w:rsidRPr="00DA64AD">
          <w:rPr>
            <w:i/>
            <w:iCs/>
            <w:rPrChange w:id="968" w:author="Walter Farina" w:date="2025-06-03T16:34:00Z" w16du:dateUtc="2025-06-03T07:34:00Z">
              <w:rPr/>
            </w:rPrChange>
          </w:rPr>
          <w:t>Calluna</w:t>
        </w:r>
        <w:proofErr w:type="spellEnd"/>
        <w:r w:rsidR="00DA64AD" w:rsidRPr="00DA64AD">
          <w:rPr>
            <w:i/>
            <w:iCs/>
            <w:rPrChange w:id="969" w:author="Walter Farina" w:date="2025-06-03T16:34:00Z" w16du:dateUtc="2025-06-03T07:34:00Z">
              <w:rPr/>
            </w:rPrChange>
          </w:rPr>
          <w:t xml:space="preserve"> </w:t>
        </w:r>
      </w:ins>
      <w:proofErr w:type="spellStart"/>
      <w:ins w:id="970" w:author="Walter Farina" w:date="2025-06-03T16:38:00Z" w16du:dateUtc="2025-06-03T07:38:00Z">
        <w:r w:rsidR="00DA64AD">
          <w:rPr>
            <w:i/>
            <w:iCs/>
          </w:rPr>
          <w:t>vulgaris</w:t>
        </w:r>
        <w:proofErr w:type="spellEnd"/>
        <w:r w:rsidR="00DA64AD">
          <w:rPr>
            <w:i/>
            <w:iCs/>
          </w:rPr>
          <w:t xml:space="preserve"> y </w:t>
        </w:r>
      </w:ins>
      <w:del w:id="971" w:author="Walter Farina" w:date="2025-06-03T16:38:00Z" w16du:dateUtc="2025-06-03T07:38:00Z">
        <w:r w:rsidRPr="00DA64AD" w:rsidDel="00DA64AD">
          <w:rPr>
            <w:i/>
            <w:iCs/>
            <w:rPrChange w:id="972" w:author="Walter Farina" w:date="2025-06-03T16:38:00Z" w16du:dateUtc="2025-06-03T07:38:00Z">
              <w:rPr/>
            </w:rPrChange>
          </w:rPr>
          <w:delText xml:space="preserve"> </w:delText>
        </w:r>
      </w:del>
      <w:ins w:id="973" w:author="Walter Farina" w:date="2025-06-03T16:38:00Z" w16du:dateUtc="2025-06-03T07:38:00Z">
        <w:r w:rsidR="00DA64AD" w:rsidRPr="00DA64AD">
          <w:rPr>
            <w:i/>
            <w:iCs/>
            <w:rPrChange w:id="974" w:author="Walter Farina" w:date="2025-06-03T16:38:00Z" w16du:dateUtc="2025-06-03T07:38:00Z">
              <w:rPr/>
            </w:rPrChange>
          </w:rPr>
          <w:t xml:space="preserve">Lotus </w:t>
        </w:r>
        <w:proofErr w:type="spellStart"/>
        <w:r w:rsidR="00DA64AD" w:rsidRPr="00DA64AD">
          <w:rPr>
            <w:i/>
            <w:iCs/>
            <w:rPrChange w:id="975" w:author="Walter Farina" w:date="2025-06-03T16:38:00Z" w16du:dateUtc="2025-06-03T07:38:00Z">
              <w:rPr/>
            </w:rPrChange>
          </w:rPr>
          <w:t>corniculatus</w:t>
        </w:r>
        <w:proofErr w:type="spellEnd"/>
        <w:r w:rsidR="00DA64AD" w:rsidRPr="00DA64AD">
          <w:t xml:space="preserve"> (</w:t>
        </w:r>
        <w:commentRangeStart w:id="976"/>
        <w:proofErr w:type="spellStart"/>
        <w:r w:rsidR="00DA64AD" w:rsidRPr="00DA64AD">
          <w:t>Gardener</w:t>
        </w:r>
      </w:ins>
      <w:proofErr w:type="spellEnd"/>
      <w:ins w:id="977" w:author="Walter Farina" w:date="2025-06-03T16:39:00Z" w16du:dateUtc="2025-06-03T07:39:00Z">
        <w:r w:rsidR="00DA64AD">
          <w:t xml:space="preserve"> &amp; </w:t>
        </w:r>
      </w:ins>
      <w:ins w:id="978" w:author="Walter Farina" w:date="2025-06-03T16:38:00Z" w16du:dateUtc="2025-06-03T07:38:00Z">
        <w:r w:rsidR="00DA64AD" w:rsidRPr="00DA64AD">
          <w:t xml:space="preserve">Gillman, 2001; </w:t>
        </w:r>
        <w:proofErr w:type="spellStart"/>
        <w:r w:rsidR="00DA64AD" w:rsidRPr="00DA64AD">
          <w:t>Power</w:t>
        </w:r>
        <w:proofErr w:type="spellEnd"/>
        <w:r w:rsidR="00DA64AD" w:rsidRPr="00DA64AD">
          <w:t xml:space="preserve"> et al., 2018</w:t>
        </w:r>
      </w:ins>
      <w:commentRangeEnd w:id="976"/>
      <w:ins w:id="979" w:author="Walter Farina" w:date="2025-06-03T16:43:00Z" w16du:dateUtc="2025-06-03T07:43:00Z">
        <w:r w:rsidR="00DA64AD">
          <w:rPr>
            <w:rStyle w:val="Refdecomentario"/>
          </w:rPr>
          <w:commentReference w:id="976"/>
        </w:r>
      </w:ins>
      <w:ins w:id="980" w:author="Walter Farina" w:date="2025-06-03T16:38:00Z" w16du:dateUtc="2025-06-03T07:38:00Z">
        <w:r w:rsidR="00DA64AD" w:rsidRPr="00DA64AD">
          <w:t>)</w:t>
        </w:r>
      </w:ins>
      <w:ins w:id="981" w:author="Walter Farina" w:date="2025-06-03T16:44:00Z" w16du:dateUtc="2025-06-03T07:44:00Z">
        <w:r w:rsidR="00DA64AD">
          <w:t xml:space="preserve">. </w:t>
        </w:r>
      </w:ins>
      <w:del w:id="982" w:author="Walter Farina" w:date="2025-06-03T16:44:00Z" w16du:dateUtc="2025-06-03T07:44:00Z">
        <w:r w:rsidRPr="00DA64AD" w:rsidDel="00DA64AD">
          <w:rPr>
            <w:lang w:val="es-AR"/>
            <w:rPrChange w:id="983" w:author="Walter Farina" w:date="2025-06-03T16:44:00Z" w16du:dateUtc="2025-06-03T07:44:00Z">
              <w:rPr/>
            </w:rPrChange>
          </w:rPr>
          <w:delText>(</w:delText>
        </w:r>
        <w:commentRangeStart w:id="984"/>
        <w:r w:rsidRPr="00DA64AD" w:rsidDel="00DA64AD">
          <w:rPr>
            <w:i/>
            <w:lang w:val="es-AR"/>
            <w:rPrChange w:id="985" w:author="Walter Farina" w:date="2025-06-03T16:44:00Z" w16du:dateUtc="2025-06-03T07:44:00Z">
              <w:rPr>
                <w:i/>
              </w:rPr>
            </w:rPrChange>
          </w:rPr>
          <w:delText>Baker &amp; Baker</w:delText>
        </w:r>
        <w:commentRangeEnd w:id="984"/>
        <w:r w:rsidDel="00DA64AD">
          <w:commentReference w:id="984"/>
        </w:r>
        <w:r w:rsidRPr="00DA64AD" w:rsidDel="00DA64AD">
          <w:rPr>
            <w:i/>
            <w:lang w:val="es-AR"/>
            <w:rPrChange w:id="986" w:author="Walter Farina" w:date="2025-06-03T16:44:00Z" w16du:dateUtc="2025-06-03T07:44:00Z">
              <w:rPr>
                <w:i/>
              </w:rPr>
            </w:rPrChange>
          </w:rPr>
          <w:delText>, 1976; Power et al., 2017; Taha et al., 2019</w:delText>
        </w:r>
        <w:r w:rsidRPr="00DA64AD" w:rsidDel="00DA64AD">
          <w:rPr>
            <w:lang w:val="es-AR"/>
            <w:rPrChange w:id="987" w:author="Walter Farina" w:date="2025-06-03T16:44:00Z" w16du:dateUtc="2025-06-03T07:44:00Z">
              <w:rPr/>
            </w:rPrChange>
          </w:rPr>
          <w:delText xml:space="preserve">). </w:delText>
        </w:r>
      </w:del>
      <w:ins w:id="988" w:author="Walter Farina" w:date="2025-06-03T16:43:00Z" w16du:dateUtc="2025-06-03T07:43:00Z">
        <w:r w:rsidR="00DA64AD" w:rsidRPr="00DA64AD">
          <w:rPr>
            <w:lang w:val="es-AR"/>
            <w:rPrChange w:id="989" w:author="Walter Farina" w:date="2025-06-03T16:43:00Z" w16du:dateUtc="2025-06-03T07:43:00Z">
              <w:rPr>
                <w:lang w:val="en-US"/>
              </w:rPr>
            </w:rPrChange>
          </w:rPr>
          <w:t xml:space="preserve">En las abejas, </w:t>
        </w:r>
      </w:ins>
      <w:ins w:id="990" w:author="Walter Farina" w:date="2025-06-03T16:47:00Z" w16du:dateUtc="2025-06-03T07:47:00Z">
        <w:r w:rsidR="00FB6B43">
          <w:rPr>
            <w:lang w:val="es-AR"/>
          </w:rPr>
          <w:t xml:space="preserve">la arginina </w:t>
        </w:r>
      </w:ins>
      <w:ins w:id="991" w:author="Walter Farina" w:date="2025-06-03T16:43:00Z" w16du:dateUtc="2025-06-03T07:43:00Z">
        <w:r w:rsidR="00DA64AD" w:rsidRPr="00DA64AD">
          <w:rPr>
            <w:lang w:val="es-AR"/>
            <w:rPrChange w:id="992" w:author="Walter Farina" w:date="2025-06-03T16:43:00Z" w16du:dateUtc="2025-06-03T07:43:00Z">
              <w:rPr>
                <w:lang w:val="en-US"/>
              </w:rPr>
            </w:rPrChange>
          </w:rPr>
          <w:t xml:space="preserve">participa en la síntesis de óxido nítrico, el cual interviene en mecanismos posteriores que prolongan la actividad de la PKA dependiente de AMPc y, por lo tanto, promueve la síntesis de proteínas durante la formación de la memoria a largo plazo (MLP) y otros procesos celulares que requieren dicha síntesis (Müller, 1996, 1997). </w:t>
        </w:r>
      </w:ins>
      <w:ins w:id="993" w:author="Walter Farina" w:date="2025-06-03T16:44:00Z" w16du:dateUtc="2025-06-03T07:44:00Z">
        <w:r w:rsidR="00FB6B43">
          <w:rPr>
            <w:lang w:val="es-AR"/>
          </w:rPr>
          <w:t>L</w:t>
        </w:r>
      </w:ins>
      <w:ins w:id="994" w:author="Walter Farina" w:date="2025-06-03T16:43:00Z" w16du:dateUtc="2025-06-03T07:43:00Z">
        <w:r w:rsidR="00DA64AD" w:rsidRPr="00DA64AD">
          <w:rPr>
            <w:lang w:val="es-AR"/>
            <w:rPrChange w:id="995" w:author="Walter Farina" w:date="2025-06-03T16:43:00Z" w16du:dateUtc="2025-06-03T07:43:00Z">
              <w:rPr>
                <w:lang w:val="en-US"/>
              </w:rPr>
            </w:rPrChange>
          </w:rPr>
          <w:t xml:space="preserve">a arginina </w:t>
        </w:r>
      </w:ins>
      <w:ins w:id="996" w:author="Walter Farina" w:date="2025-06-03T17:39:00Z" w16du:dateUtc="2025-06-03T08:39:00Z">
        <w:r w:rsidR="00322B01">
          <w:rPr>
            <w:lang w:val="es-AR"/>
          </w:rPr>
          <w:t xml:space="preserve">tiene </w:t>
        </w:r>
      </w:ins>
      <w:ins w:id="997" w:author="Walter Farina" w:date="2025-06-03T16:43:00Z" w16du:dateUtc="2025-06-03T07:43:00Z">
        <w:r w:rsidR="00DA64AD" w:rsidRPr="00DA64AD">
          <w:rPr>
            <w:lang w:val="es-AR"/>
            <w:rPrChange w:id="998" w:author="Walter Farina" w:date="2025-06-03T16:43:00Z" w16du:dateUtc="2025-06-03T07:43:00Z">
              <w:rPr>
                <w:lang w:val="en-US"/>
              </w:rPr>
            </w:rPrChange>
          </w:rPr>
          <w:t xml:space="preserve">efectos en la formación de la memoria a corto plazo (MCP) en abejas </w:t>
        </w:r>
      </w:ins>
      <w:ins w:id="999" w:author="Walter Farina" w:date="2025-06-03T17:39:00Z" w16du:dateUtc="2025-06-03T08:39:00Z">
        <w:r w:rsidR="00322B01">
          <w:rPr>
            <w:lang w:val="es-AR"/>
          </w:rPr>
          <w:t xml:space="preserve">melíferas </w:t>
        </w:r>
      </w:ins>
      <w:ins w:id="1000" w:author="Walter Farina" w:date="2025-06-03T16:43:00Z" w16du:dateUtc="2025-06-03T07:43:00Z">
        <w:r w:rsidR="00DA64AD" w:rsidRPr="00DA64AD">
          <w:rPr>
            <w:lang w:val="es-AR"/>
            <w:rPrChange w:id="1001" w:author="Walter Farina" w:date="2025-06-03T16:43:00Z" w16du:dateUtc="2025-06-03T07:43:00Z">
              <w:rPr>
                <w:lang w:val="en-US"/>
              </w:rPr>
            </w:rPrChange>
          </w:rPr>
          <w:t>(</w:t>
        </w:r>
        <w:proofErr w:type="spellStart"/>
        <w:r w:rsidR="00DA64AD" w:rsidRPr="00DA64AD">
          <w:rPr>
            <w:lang w:val="es-AR"/>
            <w:rPrChange w:id="1002" w:author="Walter Farina" w:date="2025-06-03T16:43:00Z" w16du:dateUtc="2025-06-03T07:43:00Z">
              <w:rPr>
                <w:lang w:val="en-US"/>
              </w:rPr>
            </w:rPrChange>
          </w:rPr>
          <w:t>Chalisova</w:t>
        </w:r>
        <w:proofErr w:type="spellEnd"/>
        <w:r w:rsidR="00DA64AD" w:rsidRPr="00DA64AD">
          <w:rPr>
            <w:lang w:val="es-AR"/>
            <w:rPrChange w:id="1003" w:author="Walter Farina" w:date="2025-06-03T16:43:00Z" w16du:dateUtc="2025-06-03T07:43:00Z">
              <w:rPr>
                <w:lang w:val="en-US"/>
              </w:rPr>
            </w:rPrChange>
          </w:rPr>
          <w:t xml:space="preserve"> et al., 2011; </w:t>
        </w:r>
        <w:proofErr w:type="spellStart"/>
        <w:r w:rsidR="00DA64AD" w:rsidRPr="00DA64AD">
          <w:rPr>
            <w:lang w:val="es-AR"/>
            <w:rPrChange w:id="1004" w:author="Walter Farina" w:date="2025-06-03T16:43:00Z" w16du:dateUtc="2025-06-03T07:43:00Z">
              <w:rPr>
                <w:lang w:val="en-US"/>
              </w:rPr>
            </w:rPrChange>
          </w:rPr>
          <w:t>Lopatina</w:t>
        </w:r>
        <w:proofErr w:type="spellEnd"/>
        <w:r w:rsidR="00DA64AD" w:rsidRPr="00DA64AD">
          <w:rPr>
            <w:lang w:val="es-AR"/>
            <w:rPrChange w:id="1005" w:author="Walter Farina" w:date="2025-06-03T16:43:00Z" w16du:dateUtc="2025-06-03T07:43:00Z">
              <w:rPr>
                <w:lang w:val="en-US"/>
              </w:rPr>
            </w:rPrChange>
          </w:rPr>
          <w:t xml:space="preserve"> et al., 2017). Aunque la arginina se considera un aminoácido esencial, los insectos pueden sintetizarla, aunque con cierta dificultad, por lo que deben incorporarla a través de los alimentos (House, 1965).</w:t>
        </w:r>
      </w:ins>
    </w:p>
    <w:p w14:paraId="24DBEC4C" w14:textId="01142A22" w:rsidR="00FB6B43" w:rsidRPr="00DA64AD" w:rsidRDefault="00322B01">
      <w:pPr>
        <w:jc w:val="both"/>
        <w:rPr>
          <w:ins w:id="1006" w:author="Walter Farina" w:date="2025-06-03T16:43:00Z" w16du:dateUtc="2025-06-03T07:43:00Z"/>
          <w:lang w:val="es-AR"/>
          <w:rPrChange w:id="1007" w:author="Walter Farina" w:date="2025-06-03T16:43:00Z" w16du:dateUtc="2025-06-03T07:43:00Z">
            <w:rPr>
              <w:ins w:id="1008" w:author="Walter Farina" w:date="2025-06-03T16:43:00Z" w16du:dateUtc="2025-06-03T07:43:00Z"/>
              <w:lang w:val="en-US"/>
            </w:rPr>
          </w:rPrChange>
        </w:rPr>
      </w:pPr>
      <w:ins w:id="1009" w:author="Walter Farina" w:date="2025-06-03T17:40:00Z" w16du:dateUtc="2025-06-03T08:40:00Z">
        <w:r>
          <w:rPr>
            <w:lang w:val="es-AR"/>
          </w:rPr>
          <w:t>Respecto a l</w:t>
        </w:r>
      </w:ins>
      <w:ins w:id="1010" w:author="Walter Farina" w:date="2025-06-03T16:46:00Z" w16du:dateUtc="2025-06-03T07:46:00Z">
        <w:r w:rsidR="00FB6B43" w:rsidRPr="00FB6B43">
          <w:rPr>
            <w:lang w:val="es-AR"/>
          </w:rPr>
          <w:t>os alcaloides presentes en los néctares</w:t>
        </w:r>
      </w:ins>
      <w:ins w:id="1011" w:author="Walter Farina" w:date="2025-06-03T16:47:00Z" w16du:dateUtc="2025-06-03T07:47:00Z">
        <w:r w:rsidR="00FB6B43">
          <w:rPr>
            <w:lang w:val="es-AR"/>
          </w:rPr>
          <w:t xml:space="preserve">, </w:t>
        </w:r>
      </w:ins>
      <w:ins w:id="1012" w:author="Walter Farina" w:date="2025-06-03T17:40:00Z" w16du:dateUtc="2025-06-03T08:40:00Z">
        <w:r>
          <w:rPr>
            <w:lang w:val="es-AR"/>
          </w:rPr>
          <w:t xml:space="preserve">los mismos </w:t>
        </w:r>
      </w:ins>
      <w:ins w:id="1013" w:author="Walter Farina" w:date="2025-06-03T16:46:00Z" w16du:dateUtc="2025-06-03T07:46:00Z">
        <w:r w:rsidR="00FB6B43" w:rsidRPr="00FB6B43">
          <w:rPr>
            <w:lang w:val="es-AR"/>
          </w:rPr>
          <w:t xml:space="preserve">pueden inducir aversión o atracción en las abejas, dependiendo de su concentración. </w:t>
        </w:r>
        <w:proofErr w:type="spellStart"/>
        <w:r w:rsidR="00FB6B43" w:rsidRPr="00FB6B43">
          <w:rPr>
            <w:lang w:val="es-AR"/>
          </w:rPr>
          <w:t>Singaravelan</w:t>
        </w:r>
        <w:proofErr w:type="spellEnd"/>
        <w:r w:rsidR="00FB6B43" w:rsidRPr="00FB6B43">
          <w:rPr>
            <w:lang w:val="es-AR"/>
          </w:rPr>
          <w:t xml:space="preserve"> y colaboradores (2005) demostraron que las abejas melíferas (</w:t>
        </w:r>
        <w:r w:rsidR="00FB6B43" w:rsidRPr="00FB6B43">
          <w:rPr>
            <w:i/>
            <w:iCs/>
            <w:lang w:val="es-AR"/>
            <w:rPrChange w:id="1014" w:author="Walter Farina" w:date="2025-06-03T16:48:00Z" w16du:dateUtc="2025-06-03T07:48:00Z">
              <w:rPr>
                <w:lang w:val="es-AR"/>
              </w:rPr>
            </w:rPrChange>
          </w:rPr>
          <w:t xml:space="preserve">Apis </w:t>
        </w:r>
        <w:proofErr w:type="spellStart"/>
        <w:r w:rsidR="00FB6B43" w:rsidRPr="00FB6B43">
          <w:rPr>
            <w:i/>
            <w:iCs/>
            <w:lang w:val="es-AR"/>
            <w:rPrChange w:id="1015" w:author="Walter Farina" w:date="2025-06-03T16:48:00Z" w16du:dateUtc="2025-06-03T07:48:00Z">
              <w:rPr>
                <w:lang w:val="es-AR"/>
              </w:rPr>
            </w:rPrChange>
          </w:rPr>
          <w:t>mellifera</w:t>
        </w:r>
        <w:proofErr w:type="spellEnd"/>
        <w:r w:rsidR="00FB6B43" w:rsidRPr="00FB6B43">
          <w:rPr>
            <w:lang w:val="es-AR"/>
          </w:rPr>
          <w:t xml:space="preserve">) se alimentaban más cuando la recompensa azucarada contenía cafeína o nicotina en bajas concentraciones que imitaban a los néctares naturales, pero eran disuadidas en concentraciones más altas. Los insectos polinizadores podrían beneficiarse de la ingesta de alcaloides, ya que pueden desempeñar una función profiláctica o terapéutica al reducir la carga patógena de los insectos (Manson et al., 2010; </w:t>
        </w:r>
        <w:proofErr w:type="spellStart"/>
        <w:r w:rsidR="00FB6B43" w:rsidRPr="00FB6B43">
          <w:rPr>
            <w:lang w:val="es-AR"/>
          </w:rPr>
          <w:t>Baracchi</w:t>
        </w:r>
        <w:proofErr w:type="spellEnd"/>
        <w:r w:rsidR="00FB6B43" w:rsidRPr="00FB6B43">
          <w:rPr>
            <w:lang w:val="es-AR"/>
          </w:rPr>
          <w:t xml:space="preserve"> et al., 2015)</w:t>
        </w:r>
      </w:ins>
      <w:ins w:id="1016" w:author="Walter Farina" w:date="2025-06-03T16:48:00Z" w16du:dateUtc="2025-06-03T07:48:00Z">
        <w:r w:rsidR="00FB6B43">
          <w:rPr>
            <w:lang w:val="es-AR"/>
          </w:rPr>
          <w:t>. D</w:t>
        </w:r>
      </w:ins>
      <w:ins w:id="1017" w:author="Walter Farina" w:date="2025-06-03T16:46:00Z" w16du:dateUtc="2025-06-03T07:46:00Z">
        <w:r w:rsidR="00FB6B43" w:rsidRPr="00FB6B43">
          <w:rPr>
            <w:lang w:val="es-AR"/>
          </w:rPr>
          <w:t xml:space="preserve">e hecho, las abejas melíferas pueden buscar activamente néctar enriquecido con alcaloides para mantener </w:t>
        </w:r>
      </w:ins>
      <w:ins w:id="1018" w:author="Walter Farina" w:date="2025-06-03T16:48:00Z" w16du:dateUtc="2025-06-03T07:48:00Z">
        <w:r w:rsidR="00FB6B43">
          <w:rPr>
            <w:lang w:val="es-AR"/>
          </w:rPr>
          <w:t>bajo</w:t>
        </w:r>
      </w:ins>
      <w:ins w:id="1019" w:author="Walter Farina" w:date="2025-06-03T16:49:00Z" w16du:dateUtc="2025-06-03T07:49:00Z">
        <w:r w:rsidR="00FB6B43">
          <w:rPr>
            <w:lang w:val="es-AR"/>
          </w:rPr>
          <w:t xml:space="preserve">s niveles de </w:t>
        </w:r>
      </w:ins>
      <w:ins w:id="1020" w:author="Walter Farina" w:date="2025-06-03T16:46:00Z" w16du:dateUtc="2025-06-03T07:46:00Z">
        <w:r w:rsidR="00FB6B43" w:rsidRPr="00FB6B43">
          <w:rPr>
            <w:lang w:val="es-AR"/>
          </w:rPr>
          <w:t>patógenos (</w:t>
        </w:r>
        <w:proofErr w:type="spellStart"/>
        <w:r w:rsidR="00FB6B43" w:rsidRPr="00FB6B43">
          <w:rPr>
            <w:lang w:val="es-AR"/>
          </w:rPr>
          <w:t>Gherman</w:t>
        </w:r>
        <w:proofErr w:type="spellEnd"/>
        <w:r w:rsidR="00FB6B43" w:rsidRPr="00FB6B43">
          <w:rPr>
            <w:lang w:val="es-AR"/>
          </w:rPr>
          <w:t xml:space="preserve"> et al., 2014). Otra explicación plausible para esta preferencia ha sido propuesta por Wright y colaboradores (2013), quienes han demostrado que la cafeína puede desencadenar una memoria estable y a largo plazo (MLP) de naturaleza olfativa, promoviendo un efecto dependiente de la concentración en el aprendizaje asociativo de las abejas. La cafeína también mejora el comportamiento apetitivo en las abejas recolectoras, lo que se manifiesta en una mayor actividad de recolección y respuestas de reclutamiento (</w:t>
        </w:r>
        <w:proofErr w:type="spellStart"/>
        <w:r w:rsidR="00FB6B43" w:rsidRPr="00FB6B43">
          <w:rPr>
            <w:lang w:val="es-AR"/>
          </w:rPr>
          <w:t>Couvillon</w:t>
        </w:r>
        <w:proofErr w:type="spellEnd"/>
        <w:r w:rsidR="00FB6B43" w:rsidRPr="00FB6B43">
          <w:rPr>
            <w:lang w:val="es-AR"/>
          </w:rPr>
          <w:t xml:space="preserve"> et al., 2015).</w:t>
        </w:r>
      </w:ins>
    </w:p>
    <w:p w14:paraId="43D4ABC1" w14:textId="586FD76D" w:rsidR="00434AED" w:rsidDel="004D6456" w:rsidRDefault="00000000">
      <w:pPr>
        <w:jc w:val="both"/>
        <w:rPr>
          <w:ins w:id="1021" w:author="julieta pellettieri" w:date="2025-05-23T15:44:00Z" w16du:dateUtc="2025-05-23T18:44:00Z"/>
          <w:del w:id="1022" w:author="Walter Farina" w:date="2025-06-03T17:12:00Z" w16du:dateUtc="2025-06-03T08:12:00Z"/>
        </w:rPr>
      </w:pPr>
      <w:del w:id="1023" w:author="Walter Farina" w:date="2025-06-03T16:49:00Z" w16du:dateUtc="2025-06-03T07:49:00Z">
        <w:r w:rsidDel="00FB6B43">
          <w:lastRenderedPageBreak/>
          <w:delText xml:space="preserve">Diversos estudios han demostrado que estos compuestos pueden influir en la formación y consolidación de memorias </w:delText>
        </w:r>
      </w:del>
      <w:del w:id="1024" w:author="Walter Farina" w:date="2025-06-03T16:41:00Z" w16du:dateUtc="2025-06-03T07:41:00Z">
        <w:r w:rsidDel="00DA64AD">
          <w:delText xml:space="preserve">a largo plazo </w:delText>
        </w:r>
      </w:del>
      <w:del w:id="1025" w:author="Walter Farina" w:date="2025-06-03T16:49:00Z" w16du:dateUtc="2025-06-03T07:49:00Z">
        <w:r w:rsidDel="00FB6B43">
          <w:delText xml:space="preserve">en </w:delText>
        </w:r>
      </w:del>
      <w:del w:id="1026" w:author="Walter Farina" w:date="2025-06-03T15:02:00Z" w16du:dateUtc="2025-06-03T06:02:00Z">
        <w:r w:rsidDel="009033C2">
          <w:delText xml:space="preserve">insectos </w:delText>
        </w:r>
      </w:del>
      <w:del w:id="1027" w:author="Walter Farina" w:date="2025-06-03T16:49:00Z" w16du:dateUtc="2025-06-03T07:49:00Z">
        <w:r w:rsidDel="00FB6B43">
          <w:delText>(</w:delText>
        </w:r>
        <w:commentRangeStart w:id="1028"/>
        <w:r w:rsidRPr="00027920" w:rsidDel="00FB6B43">
          <w:rPr>
            <w:highlight w:val="yellow"/>
            <w:rPrChange w:id="1029" w:author="julieta pellettieri" w:date="2025-05-28T00:50:00Z" w16du:dateUtc="2025-05-28T03:50:00Z">
              <w:rPr/>
            </w:rPrChange>
          </w:rPr>
          <w:delText>fuentes</w:delText>
        </w:r>
        <w:commentRangeEnd w:id="1028"/>
        <w:r w:rsidR="009033C2" w:rsidDel="00FB6B43">
          <w:rPr>
            <w:rStyle w:val="Refdecomentario"/>
          </w:rPr>
          <w:commentReference w:id="1028"/>
        </w:r>
        <w:r w:rsidDel="00FB6B43">
          <w:delText xml:space="preserve">) . </w:delText>
        </w:r>
      </w:del>
      <w:del w:id="1030" w:author="Walter Farina" w:date="2025-06-03T17:07:00Z" w16du:dateUtc="2025-06-03T08:07:00Z">
        <w:r w:rsidDel="004D6456">
          <w:delText xml:space="preserve">Cabe destacar que </w:delText>
        </w:r>
      </w:del>
      <w:del w:id="1031" w:author="Walter Farina" w:date="2025-06-03T15:02:00Z" w16du:dateUtc="2025-06-03T06:02:00Z">
        <w:r w:rsidDel="009033C2">
          <w:delText xml:space="preserve">la mayor parte de la evidencia proviene de </w:delText>
        </w:r>
        <w:r w:rsidDel="009033C2">
          <w:rPr>
            <w:i/>
          </w:rPr>
          <w:delText>Apis mellifera</w:delText>
        </w:r>
        <w:r w:rsidDel="009033C2">
          <w:delText xml:space="preserve">, donde </w:delText>
        </w:r>
      </w:del>
      <w:del w:id="1032" w:author="Walter Farina" w:date="2025-06-03T17:07:00Z" w16du:dateUtc="2025-06-03T08:07:00Z">
        <w:r w:rsidDel="004D6456">
          <w:delText xml:space="preserve">incluso </w:delText>
        </w:r>
      </w:del>
      <w:del w:id="1033" w:author="Walter Farina" w:date="2025-06-03T17:12:00Z" w16du:dateUtc="2025-06-03T08:12:00Z">
        <w:r w:rsidDel="004D6456">
          <w:delText>se evidenciaron efectos sinérgicos cuando se ingiere cafeína y arginina en conjunto</w:delText>
        </w:r>
        <w:commentRangeStart w:id="1034"/>
        <w:r w:rsidDel="004D6456">
          <w:delText xml:space="preserve"> (</w:delText>
        </w:r>
      </w:del>
      <w:ins w:id="1035" w:author="julieta pellettieri" w:date="2025-05-28T00:46:00Z" w16du:dateUtc="2025-05-28T03:46:00Z">
        <w:del w:id="1036" w:author="Walter Farina" w:date="2025-06-03T15:03:00Z" w16du:dateUtc="2025-06-03T06:03:00Z">
          <w:r w:rsidR="00027920" w:rsidDel="009033C2">
            <w:delText>M</w:delText>
          </w:r>
        </w:del>
      </w:ins>
      <w:del w:id="1037" w:author="Walter Farina" w:date="2025-06-03T15:03:00Z" w16du:dateUtc="2025-06-03T06:03:00Z">
        <w:r w:rsidDel="009033C2">
          <w:delText>tesis marchi</w:delText>
        </w:r>
      </w:del>
      <w:ins w:id="1038" w:author="julieta pellettieri" w:date="2025-05-28T00:47:00Z" w16du:dateUtc="2025-05-28T03:47:00Z">
        <w:del w:id="1039" w:author="Walter Farina" w:date="2025-06-03T15:03:00Z" w16du:dateUtc="2025-06-03T06:03:00Z">
          <w:r w:rsidR="00027920" w:rsidDel="009033C2">
            <w:delText>, 202</w:delText>
          </w:r>
        </w:del>
      </w:ins>
      <w:ins w:id="1040" w:author="julieta pellettieri" w:date="2025-05-28T01:27:00Z" w16du:dateUtc="2025-05-28T04:27:00Z">
        <w:del w:id="1041" w:author="Walter Farina" w:date="2025-06-03T15:03:00Z" w16du:dateUtc="2025-06-03T06:03:00Z">
          <w:r w:rsidR="00D121D2" w:rsidDel="009033C2">
            <w:delText>0</w:delText>
          </w:r>
        </w:del>
      </w:ins>
      <w:ins w:id="1042" w:author="julieta pellettieri" w:date="2025-05-28T00:47:00Z" w16du:dateUtc="2025-05-28T03:47:00Z">
        <w:del w:id="1043" w:author="Walter Farina" w:date="2025-06-03T15:03:00Z" w16du:dateUtc="2025-06-03T06:03:00Z">
          <w:r w:rsidR="00027920" w:rsidDel="009033C2">
            <w:delText xml:space="preserve">). </w:delText>
          </w:r>
        </w:del>
      </w:ins>
      <w:del w:id="1044" w:author="Walter Farina" w:date="2025-06-03T15:03:00Z" w16du:dateUtc="2025-06-03T06:03:00Z">
        <w:r w:rsidDel="009033C2">
          <w:delText xml:space="preserve"> ignacio</w:delText>
        </w:r>
      </w:del>
      <w:del w:id="1045" w:author="Walter Farina" w:date="2025-06-03T17:12:00Z" w16du:dateUtc="2025-06-03T08:12:00Z">
        <w:r w:rsidDel="004D6456">
          <w:delText>)</w:delText>
        </w:r>
        <w:commentRangeEnd w:id="1034"/>
        <w:r w:rsidDel="004D6456">
          <w:commentReference w:id="1034"/>
        </w:r>
        <w:r w:rsidDel="004D6456">
          <w:delText xml:space="preserve">. Se considera que efectos similares podrían presentarse en </w:delText>
        </w:r>
        <w:r w:rsidDel="004D6456">
          <w:rPr>
            <w:i/>
          </w:rPr>
          <w:delText>Bombus pauloensis</w:delText>
        </w:r>
        <w:r w:rsidDel="004D6456">
          <w:delText xml:space="preserve">, dado que ambos </w:delText>
        </w:r>
      </w:del>
      <w:del w:id="1046" w:author="Walter Farina" w:date="2025-06-03T16:51:00Z" w16du:dateUtc="2025-06-03T07:51:00Z">
        <w:r w:rsidDel="00FB6B43">
          <w:delText xml:space="preserve">comparten </w:delText>
        </w:r>
      </w:del>
      <w:del w:id="1047" w:author="Walter Farina" w:date="2025-06-03T17:12:00Z" w16du:dateUtc="2025-06-03T08:12:00Z">
        <w:r w:rsidDel="004D6456">
          <w:delText>mecanismos neurobiológicos relacionados con el aprendizaje y la memoria.</w:delText>
        </w:r>
      </w:del>
      <w:ins w:id="1048" w:author="julieta pellettieri" w:date="2025-05-27T15:06:00Z" w16du:dateUtc="2025-05-27T18:06:00Z">
        <w:del w:id="1049" w:author="Walter Farina" w:date="2025-06-03T17:12:00Z" w16du:dateUtc="2025-06-03T08:12:00Z">
          <w:r w:rsidR="00F11088" w:rsidDel="004D6456">
            <w:delText>similares.</w:delText>
          </w:r>
        </w:del>
      </w:ins>
    </w:p>
    <w:p w14:paraId="1AC61265" w14:textId="57940093" w:rsidR="00A564BD" w:rsidDel="00027920" w:rsidRDefault="00A564BD">
      <w:pPr>
        <w:jc w:val="both"/>
        <w:rPr>
          <w:del w:id="1050" w:author="julieta pellettieri" w:date="2025-05-28T00:46:00Z" w16du:dateUtc="2025-05-28T03:46:00Z"/>
        </w:rPr>
      </w:pPr>
    </w:p>
    <w:p w14:paraId="6A66447A" w14:textId="570D6EA5" w:rsidR="003F0901" w:rsidRDefault="003F0901">
      <w:pPr>
        <w:jc w:val="both"/>
        <w:rPr>
          <w:ins w:id="1051" w:author="julieta pellettieri" w:date="2025-05-27T15:38:00Z" w16du:dateUtc="2025-05-27T18:38:00Z"/>
        </w:rPr>
      </w:pPr>
      <w:ins w:id="1052" w:author="julieta pellettieri" w:date="2025-05-27T15:37:00Z" w16du:dateUtc="2025-05-27T18:37:00Z">
        <w:r>
          <w:rPr>
            <w:noProof/>
          </w:rPr>
          <w:drawing>
            <wp:anchor distT="0" distB="0" distL="114300" distR="114300" simplePos="0" relativeHeight="251660288" behindDoc="0" locked="0" layoutInCell="1" allowOverlap="1" wp14:anchorId="38398508" wp14:editId="4C0FF3B8">
              <wp:simplePos x="0" y="0"/>
              <wp:positionH relativeFrom="column">
                <wp:posOffset>2724150</wp:posOffset>
              </wp:positionH>
              <wp:positionV relativeFrom="paragraph">
                <wp:posOffset>200025</wp:posOffset>
              </wp:positionV>
              <wp:extent cx="3429000" cy="1638300"/>
              <wp:effectExtent l="0" t="0" r="0" b="0"/>
              <wp:wrapSquare wrapText="bothSides"/>
              <wp:docPr id="541293995" name="Imagen 179" descr="L-ARGININA BASE | Quimica Alk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ARGININA BASE | Quimica Alkano"/>
                      <pic:cNvPicPr>
                        <a:picLocks noChangeAspect="1" noChangeArrowheads="1"/>
                      </pic:cNvPicPr>
                    </pic:nvPicPr>
                    <pic:blipFill rotWithShape="1">
                      <a:blip r:embed="rId14">
                        <a:extLst>
                          <a:ext uri="{28A0092B-C50C-407E-A947-70E740481C1C}">
                            <a14:useLocalDpi xmlns:a14="http://schemas.microsoft.com/office/drawing/2010/main" val="0"/>
                          </a:ext>
                        </a:extLst>
                      </a:blip>
                      <a:srcRect l="14400" t="21000" r="13600" b="21667"/>
                      <a:stretch/>
                    </pic:blipFill>
                    <pic:spPr bwMode="auto">
                      <a:xfrm>
                        <a:off x="0" y="0"/>
                        <a:ext cx="3429000" cy="1638300"/>
                      </a:xfrm>
                      <a:prstGeom prst="rect">
                        <a:avLst/>
                      </a:prstGeom>
                      <a:noFill/>
                      <a:ln>
                        <a:noFill/>
                      </a:ln>
                      <a:extLst>
                        <a:ext uri="{53640926-AAD7-44D8-BBD7-CCE9431645EC}">
                          <a14:shadowObscured xmlns:a14="http://schemas.microsoft.com/office/drawing/2010/main"/>
                        </a:ext>
                      </a:extLst>
                    </pic:spPr>
                  </pic:pic>
                </a:graphicData>
              </a:graphic>
            </wp:anchor>
          </w:drawing>
        </w:r>
      </w:ins>
      <w:ins w:id="1053" w:author="julieta pellettieri" w:date="2025-05-27T15:34:00Z" w16du:dateUtc="2025-05-27T18:34:00Z">
        <w:r>
          <w:rPr>
            <w:noProof/>
          </w:rPr>
          <w:drawing>
            <wp:inline distT="0" distB="0" distL="0" distR="0" wp14:anchorId="61D4A3A8" wp14:editId="3B4964EA">
              <wp:extent cx="2381250" cy="1914525"/>
              <wp:effectExtent l="0" t="0" r="0" b="9525"/>
              <wp:docPr id="1812416171"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1250" cy="1914525"/>
                      </a:xfrm>
                      <a:prstGeom prst="rect">
                        <a:avLst/>
                      </a:prstGeom>
                      <a:noFill/>
                      <a:ln>
                        <a:noFill/>
                      </a:ln>
                    </pic:spPr>
                  </pic:pic>
                </a:graphicData>
              </a:graphic>
            </wp:inline>
          </w:drawing>
        </w:r>
      </w:ins>
      <w:ins w:id="1054" w:author="julieta pellettieri" w:date="2025-05-27T15:37:00Z" w16du:dateUtc="2025-05-27T18:37:00Z">
        <w:r w:rsidRPr="003F0901">
          <w:t xml:space="preserve"> </w:t>
        </w:r>
      </w:ins>
    </w:p>
    <w:p w14:paraId="19E182D0" w14:textId="2E2F6401" w:rsidR="003F0901" w:rsidRPr="00027920" w:rsidRDefault="003F0901">
      <w:pPr>
        <w:jc w:val="center"/>
        <w:rPr>
          <w:ins w:id="1055" w:author="julieta pellettieri" w:date="2025-05-27T15:38:00Z" w16du:dateUtc="2025-05-27T18:38:00Z"/>
          <w:i/>
          <w:iCs/>
          <w:rPrChange w:id="1056" w:author="julieta pellettieri" w:date="2025-05-28T00:46:00Z" w16du:dateUtc="2025-05-28T03:46:00Z">
            <w:rPr>
              <w:ins w:id="1057" w:author="julieta pellettieri" w:date="2025-05-27T15:38:00Z" w16du:dateUtc="2025-05-27T18:38:00Z"/>
            </w:rPr>
          </w:rPrChange>
        </w:rPr>
        <w:pPrChange w:id="1058" w:author="julieta pellettieri" w:date="2025-05-28T00:46:00Z" w16du:dateUtc="2025-05-28T03:46:00Z">
          <w:pPr>
            <w:jc w:val="both"/>
          </w:pPr>
        </w:pPrChange>
      </w:pPr>
      <w:ins w:id="1059" w:author="julieta pellettieri" w:date="2025-05-27T15:39:00Z" w16du:dateUtc="2025-05-27T18:39:00Z">
        <w:r w:rsidRPr="00027920">
          <w:rPr>
            <w:u w:val="single"/>
            <w:rPrChange w:id="1060" w:author="julieta pellettieri" w:date="2025-05-28T00:46:00Z" w16du:dateUtc="2025-05-28T03:46:00Z">
              <w:rPr/>
            </w:rPrChange>
          </w:rPr>
          <w:t>Figura</w:t>
        </w:r>
      </w:ins>
      <w:ins w:id="1061" w:author="julieta pellettieri" w:date="2025-05-28T00:45:00Z" w16du:dateUtc="2025-05-28T03:45:00Z">
        <w:r w:rsidR="00027920" w:rsidRPr="00027920">
          <w:rPr>
            <w:u w:val="single"/>
            <w:rPrChange w:id="1062" w:author="julieta pellettieri" w:date="2025-05-28T00:46:00Z" w16du:dateUtc="2025-05-28T03:46:00Z">
              <w:rPr>
                <w:highlight w:val="yellow"/>
              </w:rPr>
            </w:rPrChange>
          </w:rPr>
          <w:t xml:space="preserve"> </w:t>
        </w:r>
        <w:proofErr w:type="gramStart"/>
        <w:r w:rsidR="00027920" w:rsidRPr="00027920">
          <w:rPr>
            <w:u w:val="single"/>
            <w:rPrChange w:id="1063" w:author="julieta pellettieri" w:date="2025-05-28T00:46:00Z" w16du:dateUtc="2025-05-28T03:46:00Z">
              <w:rPr>
                <w:highlight w:val="yellow"/>
              </w:rPr>
            </w:rPrChange>
          </w:rPr>
          <w:t>1.4</w:t>
        </w:r>
      </w:ins>
      <w:ins w:id="1064" w:author="julieta pellettieri" w:date="2025-05-27T15:39:00Z" w16du:dateUtc="2025-05-27T18:39:00Z">
        <w:r w:rsidRPr="00027920">
          <w:t xml:space="preserve">  :</w:t>
        </w:r>
      </w:ins>
      <w:proofErr w:type="gramEnd"/>
      <w:ins w:id="1065" w:author="julieta pellettieri" w:date="2025-05-27T15:38:00Z" w16du:dateUtc="2025-05-27T18:38:00Z">
        <w:r w:rsidRPr="00027920">
          <w:rPr>
            <w:i/>
            <w:iCs/>
            <w:rPrChange w:id="1066" w:author="julieta pellettieri" w:date="2025-05-28T00:46:00Z" w16du:dateUtc="2025-05-28T03:46:00Z">
              <w:rPr/>
            </w:rPrChange>
          </w:rPr>
          <w:t xml:space="preserve">Esquema de la </w:t>
        </w:r>
        <w:del w:id="1067" w:author="Walter Farina" w:date="2025-06-03T15:03:00Z" w16du:dateUtc="2025-06-03T06:03:00Z">
          <w:r w:rsidRPr="00027920" w:rsidDel="009033C2">
            <w:rPr>
              <w:i/>
              <w:iCs/>
              <w:rPrChange w:id="1068" w:author="julieta pellettieri" w:date="2025-05-28T00:46:00Z" w16du:dateUtc="2025-05-28T03:46:00Z">
                <w:rPr/>
              </w:rPrChange>
            </w:rPr>
            <w:delText>estuctura</w:delText>
          </w:r>
        </w:del>
      </w:ins>
      <w:ins w:id="1069" w:author="Walter Farina" w:date="2025-06-03T15:03:00Z" w16du:dateUtc="2025-06-03T06:03:00Z">
        <w:r w:rsidR="009033C2" w:rsidRPr="009033C2">
          <w:rPr>
            <w:i/>
            <w:iCs/>
          </w:rPr>
          <w:t>estructura</w:t>
        </w:r>
      </w:ins>
      <w:ins w:id="1070" w:author="julieta pellettieri" w:date="2025-05-27T15:38:00Z" w16du:dateUtc="2025-05-27T18:38:00Z">
        <w:r w:rsidRPr="00027920">
          <w:rPr>
            <w:i/>
            <w:iCs/>
            <w:rPrChange w:id="1071" w:author="julieta pellettieri" w:date="2025-05-28T00:46:00Z" w16du:dateUtc="2025-05-28T03:46:00Z">
              <w:rPr/>
            </w:rPrChange>
          </w:rPr>
          <w:t xml:space="preserve"> molecular de la </w:t>
        </w:r>
        <w:proofErr w:type="spellStart"/>
        <w:r w:rsidRPr="00027920">
          <w:rPr>
            <w:i/>
            <w:iCs/>
            <w:rPrChange w:id="1072" w:author="julieta pellettieri" w:date="2025-05-28T00:46:00Z" w16du:dateUtc="2025-05-28T03:46:00Z">
              <w:rPr/>
            </w:rPrChange>
          </w:rPr>
          <w:t>cafeina</w:t>
        </w:r>
        <w:proofErr w:type="spellEnd"/>
        <w:r w:rsidRPr="00027920">
          <w:rPr>
            <w:i/>
            <w:iCs/>
            <w:rPrChange w:id="1073" w:author="julieta pellettieri" w:date="2025-05-28T00:46:00Z" w16du:dateUtc="2025-05-28T03:46:00Z">
              <w:rPr/>
            </w:rPrChange>
          </w:rPr>
          <w:t xml:space="preserve"> (izquierda) y la arginina (derecha)</w:t>
        </w:r>
      </w:ins>
    </w:p>
    <w:p w14:paraId="6F03CA47" w14:textId="77777777" w:rsidR="003F0901" w:rsidRDefault="003F0901">
      <w:pPr>
        <w:jc w:val="both"/>
        <w:rPr>
          <w:ins w:id="1074" w:author="julieta pellettieri" w:date="2025-05-23T15:43:00Z" w16du:dateUtc="2025-05-23T18:43:00Z"/>
        </w:rPr>
      </w:pPr>
    </w:p>
    <w:p w14:paraId="5D99628C" w14:textId="77777777" w:rsidR="00A564BD" w:rsidRDefault="00A564BD">
      <w:pPr>
        <w:jc w:val="both"/>
      </w:pPr>
    </w:p>
    <w:p w14:paraId="54D48F82" w14:textId="662D0EF3" w:rsidR="004D6456" w:rsidRDefault="00000000">
      <w:pPr>
        <w:jc w:val="both"/>
        <w:rPr>
          <w:ins w:id="1075" w:author="Walter Farina" w:date="2025-06-03T17:09:00Z" w16du:dateUtc="2025-06-03T08:09:00Z"/>
        </w:rPr>
      </w:pPr>
      <w:del w:id="1076" w:author="Walter Farina" w:date="2025-06-03T17:08:00Z" w16du:dateUtc="2025-06-03T08:08:00Z">
        <w:r w:rsidRPr="00FB6B43" w:rsidDel="004D6456">
          <w:delText>E</w:delText>
        </w:r>
      </w:del>
      <w:ins w:id="1077" w:author="Walter Farina" w:date="2025-06-03T17:08:00Z" w16du:dateUtc="2025-06-03T08:08:00Z">
        <w:r w:rsidR="004D6456" w:rsidRPr="00FB6B43">
          <w:t>E</w:t>
        </w:r>
        <w:r w:rsidR="004D6456">
          <w:t>specíficamente</w:t>
        </w:r>
      </w:ins>
      <w:ins w:id="1078" w:author="Walter Farina" w:date="2025-06-03T17:12:00Z" w16du:dateUtc="2025-06-03T08:12:00Z">
        <w:r w:rsidR="004D6456">
          <w:t>,</w:t>
        </w:r>
      </w:ins>
      <w:ins w:id="1079" w:author="Walter Farina" w:date="2025-06-03T17:08:00Z" w16du:dateUtc="2025-06-03T08:08:00Z">
        <w:r w:rsidR="004D6456">
          <w:t xml:space="preserve"> e</w:t>
        </w:r>
      </w:ins>
      <w:r w:rsidRPr="00FB6B43">
        <w:t xml:space="preserve">n el </w:t>
      </w:r>
      <w:del w:id="1080" w:author="Walter Farina" w:date="2025-06-03T16:53:00Z" w16du:dateUtc="2025-06-03T07:53:00Z">
        <w:r w:rsidRPr="00FB6B43" w:rsidDel="00FB6B43">
          <w:delText xml:space="preserve">género </w:delText>
        </w:r>
      </w:del>
      <w:ins w:id="1081" w:author="Walter Farina" w:date="2025-06-03T16:53:00Z" w16du:dateUtc="2025-06-03T07:53:00Z">
        <w:r w:rsidR="00FB6B43" w:rsidRPr="00FB6B43">
          <w:rPr>
            <w:rPrChange w:id="1082" w:author="Walter Farina" w:date="2025-06-03T16:54:00Z" w16du:dateUtc="2025-06-03T07:54:00Z">
              <w:rPr>
                <w:highlight w:val="yellow"/>
              </w:rPr>
            </w:rPrChange>
          </w:rPr>
          <w:t xml:space="preserve">abejorro </w:t>
        </w:r>
      </w:ins>
      <w:del w:id="1083" w:author="Walter Farina" w:date="2025-04-19T09:00:00Z" w16du:dateUtc="2025-04-19T12:00:00Z">
        <w:r w:rsidRPr="00FB6B43" w:rsidDel="0073172E">
          <w:rPr>
            <w:i/>
            <w:iCs/>
            <w:rPrChange w:id="1084" w:author="Walter Farina" w:date="2025-06-03T16:54:00Z" w16du:dateUtc="2025-06-03T07:54:00Z">
              <w:rPr/>
            </w:rPrChange>
          </w:rPr>
          <w:delText xml:space="preserve">bombus </w:delText>
        </w:r>
      </w:del>
      <w:proofErr w:type="spellStart"/>
      <w:ins w:id="1085" w:author="Walter Farina" w:date="2025-04-19T09:00:00Z" w16du:dateUtc="2025-04-19T12:00:00Z">
        <w:r w:rsidR="0073172E" w:rsidRPr="00FB6B43">
          <w:rPr>
            <w:i/>
            <w:iCs/>
            <w:rPrChange w:id="1086" w:author="Walter Farina" w:date="2025-06-03T16:54:00Z" w16du:dateUtc="2025-06-03T07:54:00Z">
              <w:rPr/>
            </w:rPrChange>
          </w:rPr>
          <w:t>Bombus</w:t>
        </w:r>
      </w:ins>
      <w:proofErr w:type="spellEnd"/>
      <w:ins w:id="1087" w:author="Walter Farina" w:date="2025-06-03T16:53:00Z" w16du:dateUtc="2025-06-03T07:53:00Z">
        <w:r w:rsidR="00FB6B43" w:rsidRPr="00FB6B43">
          <w:rPr>
            <w:i/>
            <w:iCs/>
            <w:rPrChange w:id="1088" w:author="Walter Farina" w:date="2025-06-03T16:54:00Z" w16du:dateUtc="2025-06-03T07:54:00Z">
              <w:rPr>
                <w:highlight w:val="yellow"/>
              </w:rPr>
            </w:rPrChange>
          </w:rPr>
          <w:t xml:space="preserve"> </w:t>
        </w:r>
        <w:proofErr w:type="spellStart"/>
        <w:r w:rsidR="00FB6B43" w:rsidRPr="00FB6B43">
          <w:rPr>
            <w:i/>
            <w:iCs/>
            <w:rPrChange w:id="1089" w:author="Walter Farina" w:date="2025-06-03T16:54:00Z" w16du:dateUtc="2025-06-03T07:54:00Z">
              <w:rPr>
                <w:highlight w:val="yellow"/>
              </w:rPr>
            </w:rPrChange>
          </w:rPr>
          <w:t>terrestris</w:t>
        </w:r>
        <w:proofErr w:type="spellEnd"/>
        <w:r w:rsidR="00FB6B43" w:rsidRPr="00FB6B43">
          <w:rPr>
            <w:rPrChange w:id="1090" w:author="Walter Farina" w:date="2025-06-03T16:54:00Z" w16du:dateUtc="2025-06-03T07:54:00Z">
              <w:rPr>
                <w:highlight w:val="yellow"/>
              </w:rPr>
            </w:rPrChange>
          </w:rPr>
          <w:t xml:space="preserve"> </w:t>
        </w:r>
      </w:ins>
      <w:r w:rsidRPr="00FB6B43">
        <w:t xml:space="preserve">se registraron efectos de la </w:t>
      </w:r>
      <w:ins w:id="1091" w:author="Walter Farina" w:date="2025-06-03T16:56:00Z" w16du:dateUtc="2025-06-03T07:56:00Z">
        <w:r w:rsidR="00D14807">
          <w:t>incorporación</w:t>
        </w:r>
      </w:ins>
      <w:ins w:id="1092" w:author="Walter Farina" w:date="2025-06-03T16:55:00Z" w16du:dateUtc="2025-06-03T07:55:00Z">
        <w:r w:rsidR="00D14807">
          <w:t xml:space="preserve"> </w:t>
        </w:r>
      </w:ins>
      <w:r w:rsidRPr="00FB6B43">
        <w:t xml:space="preserve">cafeína </w:t>
      </w:r>
      <w:ins w:id="1093" w:author="Walter Farina" w:date="2025-06-03T16:55:00Z" w16du:dateUtc="2025-06-03T07:55:00Z">
        <w:r w:rsidR="00D14807">
          <w:t>diluida en la dieta aromatizada ofrecida dentro del nido</w:t>
        </w:r>
      </w:ins>
      <w:ins w:id="1094" w:author="Walter Farina" w:date="2025-06-03T16:56:00Z" w16du:dateUtc="2025-06-03T07:56:00Z">
        <w:r w:rsidR="00D14807">
          <w:t xml:space="preserve">. Se reporto un incremento </w:t>
        </w:r>
      </w:ins>
      <w:r w:rsidRPr="00FB6B43">
        <w:t xml:space="preserve">en la </w:t>
      </w:r>
      <w:ins w:id="1095" w:author="Walter Farina" w:date="2025-06-03T16:57:00Z" w16du:dateUtc="2025-06-03T07:57:00Z">
        <w:r w:rsidR="00D14807">
          <w:t>búsqueda</w:t>
        </w:r>
      </w:ins>
      <w:ins w:id="1096" w:author="Walter Farina" w:date="2025-06-03T16:56:00Z" w16du:dateUtc="2025-06-03T07:56:00Z">
        <w:r w:rsidR="00D14807">
          <w:t xml:space="preserve"> y </w:t>
        </w:r>
      </w:ins>
      <w:ins w:id="1097" w:author="Walter Farina" w:date="2025-06-03T16:57:00Z" w16du:dateUtc="2025-06-03T07:57:00Z">
        <w:r w:rsidR="00D14807">
          <w:t>localización</w:t>
        </w:r>
      </w:ins>
      <w:ins w:id="1098" w:author="Walter Farina" w:date="2025-06-03T16:56:00Z" w16du:dateUtc="2025-06-03T07:56:00Z">
        <w:r w:rsidR="00D14807">
          <w:t xml:space="preserve"> </w:t>
        </w:r>
      </w:ins>
      <w:del w:id="1099" w:author="Walter Farina" w:date="2025-06-03T16:56:00Z" w16du:dateUtc="2025-06-03T07:56:00Z">
        <w:r w:rsidRPr="00FB6B43" w:rsidDel="00D14807">
          <w:delText xml:space="preserve">capacidad para localizar </w:delText>
        </w:r>
      </w:del>
      <w:ins w:id="1100" w:author="Walter Farina" w:date="2025-06-03T16:56:00Z" w16du:dateUtc="2025-06-03T07:56:00Z">
        <w:r w:rsidR="00D14807">
          <w:t xml:space="preserve">de </w:t>
        </w:r>
      </w:ins>
      <w:r w:rsidRPr="00FB6B43">
        <w:t>nuevas fuentes de alimento asociadas a</w:t>
      </w:r>
      <w:del w:id="1101" w:author="Walter Farina" w:date="2025-06-03T16:57:00Z" w16du:dateUtc="2025-06-03T07:57:00Z">
        <w:r w:rsidRPr="00FB6B43" w:rsidDel="00D14807">
          <w:delText xml:space="preserve"> un</w:delText>
        </w:r>
      </w:del>
      <w:ins w:id="1102" w:author="Walter Farina" w:date="2025-06-03T16:57:00Z" w16du:dateUtc="2025-06-03T07:57:00Z">
        <w:r w:rsidR="00D14807">
          <w:t>l</w:t>
        </w:r>
      </w:ins>
      <w:r w:rsidRPr="00FB6B43">
        <w:t xml:space="preserve"> olor aprendido, dando</w:t>
      </w:r>
      <w:r>
        <w:t xml:space="preserve"> indicio</w:t>
      </w:r>
      <w:ins w:id="1103" w:author="Walter Farina" w:date="2025-06-03T16:57:00Z" w16du:dateUtc="2025-06-03T07:57:00Z">
        <w:r w:rsidR="00D14807">
          <w:t>s</w:t>
        </w:r>
      </w:ins>
      <w:r>
        <w:t xml:space="preserve"> de su efectivo funcionamiento como </w:t>
      </w:r>
      <w:ins w:id="1104" w:author="Walter Farina" w:date="2025-04-19T09:02:00Z" w16du:dateUtc="2025-04-19T12:02:00Z">
        <w:r w:rsidR="004C5C27">
          <w:t>tonificante</w:t>
        </w:r>
      </w:ins>
      <w:ins w:id="1105" w:author="Walter Farina" w:date="2025-06-03T16:52:00Z" w16du:dateUtc="2025-06-03T07:52:00Z">
        <w:r w:rsidR="00FB6B43">
          <w:t>, al menos en la etapa inicial de búsqueda de recursos (Arnold et al. 202</w:t>
        </w:r>
      </w:ins>
      <w:ins w:id="1106" w:author="Walter Farina" w:date="2025-06-03T16:55:00Z" w16du:dateUtc="2025-06-03T07:55:00Z">
        <w:r w:rsidR="00D14807">
          <w:t>1</w:t>
        </w:r>
      </w:ins>
      <w:ins w:id="1107" w:author="Walter Farina" w:date="2025-06-03T16:52:00Z" w16du:dateUtc="2025-06-03T07:52:00Z">
        <w:r w:rsidR="00FB6B43">
          <w:t>)</w:t>
        </w:r>
      </w:ins>
      <w:del w:id="1108" w:author="Walter Farina" w:date="2025-04-19T09:02:00Z" w16du:dateUtc="2025-04-19T12:02:00Z">
        <w:r w:rsidDel="004C5C27">
          <w:delText>enhancer(fuente)</w:delText>
        </w:r>
      </w:del>
      <w:r>
        <w:t xml:space="preserve">. </w:t>
      </w:r>
      <w:ins w:id="1109" w:author="Walter Farina" w:date="2025-06-03T16:59:00Z" w16du:dateUtc="2025-06-03T07:59:00Z">
        <w:r w:rsidR="00D14807">
          <w:t>También</w:t>
        </w:r>
      </w:ins>
      <w:ins w:id="1110" w:author="Walter Farina" w:date="2025-06-03T16:57:00Z" w16du:dateUtc="2025-06-03T07:57:00Z">
        <w:r w:rsidR="00D14807">
          <w:t xml:space="preserve"> hay evidencia que </w:t>
        </w:r>
      </w:ins>
      <w:ins w:id="1111" w:author="Walter Farina" w:date="2025-06-03T16:58:00Z" w16du:dateUtc="2025-06-03T07:58:00Z">
        <w:r w:rsidR="00D14807">
          <w:t xml:space="preserve">una dieta enriquecida con </w:t>
        </w:r>
      </w:ins>
      <w:ins w:id="1112" w:author="Walter Farina" w:date="2025-06-03T17:00:00Z" w16du:dateUtc="2025-06-03T08:00:00Z">
        <w:r w:rsidR="00D14807">
          <w:t>cafeína</w:t>
        </w:r>
      </w:ins>
      <w:ins w:id="1113" w:author="Walter Farina" w:date="2025-06-03T16:58:00Z" w16du:dateUtc="2025-06-03T07:58:00Z">
        <w:r w:rsidR="00D14807">
          <w:t xml:space="preserve"> mejora el aprendizaje a </w:t>
        </w:r>
      </w:ins>
      <w:ins w:id="1114" w:author="Walter Farina" w:date="2025-06-03T16:59:00Z" w16du:dateUtc="2025-06-03T07:59:00Z">
        <w:r w:rsidR="00D14807">
          <w:t>estímulos</w:t>
        </w:r>
      </w:ins>
      <w:ins w:id="1115" w:author="Walter Farina" w:date="2025-06-03T16:58:00Z" w16du:dateUtc="2025-06-03T07:58:00Z">
        <w:r w:rsidR="00D14807">
          <w:t xml:space="preserve"> visuales</w:t>
        </w:r>
      </w:ins>
      <w:ins w:id="1116" w:author="Walter Farina" w:date="2025-06-03T16:59:00Z" w16du:dateUtc="2025-06-03T07:59:00Z">
        <w:r w:rsidR="00D14807">
          <w:t xml:space="preserve"> en </w:t>
        </w:r>
        <w:proofErr w:type="spellStart"/>
        <w:r w:rsidR="00D14807" w:rsidRPr="00D14807">
          <w:rPr>
            <w:i/>
            <w:iCs/>
            <w:rPrChange w:id="1117" w:author="Walter Farina" w:date="2025-06-03T17:00:00Z" w16du:dateUtc="2025-06-03T08:00:00Z">
              <w:rPr/>
            </w:rPrChange>
          </w:rPr>
          <w:t>Bombus</w:t>
        </w:r>
        <w:proofErr w:type="spellEnd"/>
        <w:r w:rsidR="00D14807" w:rsidRPr="00D14807">
          <w:rPr>
            <w:i/>
            <w:iCs/>
            <w:rPrChange w:id="1118" w:author="Walter Farina" w:date="2025-06-03T17:00:00Z" w16du:dateUtc="2025-06-03T08:00:00Z">
              <w:rPr/>
            </w:rPrChange>
          </w:rPr>
          <w:t xml:space="preserve"> </w:t>
        </w:r>
        <w:proofErr w:type="spellStart"/>
        <w:r w:rsidR="00D14807" w:rsidRPr="00D14807">
          <w:rPr>
            <w:i/>
            <w:iCs/>
            <w:rPrChange w:id="1119" w:author="Walter Farina" w:date="2025-06-03T17:00:00Z" w16du:dateUtc="2025-06-03T08:00:00Z">
              <w:rPr/>
            </w:rPrChange>
          </w:rPr>
          <w:t>impatiens</w:t>
        </w:r>
        <w:proofErr w:type="spellEnd"/>
        <w:r w:rsidR="00D14807">
          <w:t xml:space="preserve">, </w:t>
        </w:r>
      </w:ins>
      <w:ins w:id="1120" w:author="Walter Farina" w:date="2025-06-03T17:00:00Z" w16du:dateUtc="2025-06-03T08:00:00Z">
        <w:r w:rsidR="00D14807">
          <w:t>manteniéndose</w:t>
        </w:r>
      </w:ins>
      <w:ins w:id="1121" w:author="Walter Farina" w:date="2025-06-03T16:59:00Z" w16du:dateUtc="2025-06-03T07:59:00Z">
        <w:r w:rsidR="00D14807">
          <w:t xml:space="preserve"> la preferencia por el color aprendido luego de 24 horas (</w:t>
        </w:r>
        <w:proofErr w:type="spellStart"/>
        <w:r w:rsidR="00D14807">
          <w:t>Muth</w:t>
        </w:r>
        <w:proofErr w:type="spellEnd"/>
        <w:r w:rsidR="00D14807">
          <w:t xml:space="preserve"> et al. 202</w:t>
        </w:r>
      </w:ins>
      <w:ins w:id="1122" w:author="Walter Farina" w:date="2025-06-03T17:00:00Z" w16du:dateUtc="2025-06-03T08:00:00Z">
        <w:r w:rsidR="00D14807">
          <w:t>2</w:t>
        </w:r>
      </w:ins>
      <w:ins w:id="1123" w:author="Walter Farina" w:date="2025-06-03T16:59:00Z" w16du:dateUtc="2025-06-03T07:59:00Z">
        <w:r w:rsidR="00D14807">
          <w:t xml:space="preserve">). </w:t>
        </w:r>
      </w:ins>
      <w:commentRangeStart w:id="1124"/>
      <w:r>
        <w:t xml:space="preserve">Si bien se desconoce el mecanismo en el que afecta al género </w:t>
      </w:r>
      <w:del w:id="1125" w:author="Walter Farina" w:date="2025-06-03T16:57:00Z" w16du:dateUtc="2025-06-03T07:57:00Z">
        <w:r w:rsidDel="00D14807">
          <w:delText>bombus</w:delText>
        </w:r>
      </w:del>
      <w:proofErr w:type="spellStart"/>
      <w:ins w:id="1126" w:author="Walter Farina" w:date="2025-06-03T16:57:00Z" w16du:dateUtc="2025-06-03T07:57:00Z">
        <w:r w:rsidR="00D14807" w:rsidRPr="00D14807">
          <w:rPr>
            <w:i/>
            <w:iCs/>
            <w:rPrChange w:id="1127" w:author="Walter Farina" w:date="2025-06-03T16:57:00Z" w16du:dateUtc="2025-06-03T07:57:00Z">
              <w:rPr/>
            </w:rPrChange>
          </w:rPr>
          <w:t>B</w:t>
        </w:r>
        <w:r w:rsidR="00D14807" w:rsidRPr="00D14807">
          <w:rPr>
            <w:i/>
            <w:iCs/>
            <w:rPrChange w:id="1128" w:author="Walter Farina" w:date="2025-06-03T16:57:00Z" w16du:dateUtc="2025-06-03T07:57:00Z">
              <w:rPr/>
            </w:rPrChange>
          </w:rPr>
          <w:t>ombus</w:t>
        </w:r>
      </w:ins>
      <w:proofErr w:type="spellEnd"/>
      <w:r>
        <w:t xml:space="preserve">, si se </w:t>
      </w:r>
      <w:ins w:id="1129" w:author="Walter Farina" w:date="2025-06-03T17:01:00Z" w16du:dateUtc="2025-06-03T08:01:00Z">
        <w:r w:rsidR="003A046C">
          <w:t xml:space="preserve">cuenta </w:t>
        </w:r>
      </w:ins>
      <w:del w:id="1130" w:author="Walter Farina" w:date="2025-06-03T17:01:00Z" w16du:dateUtc="2025-06-03T08:01:00Z">
        <w:r w:rsidDel="003A046C">
          <w:delText xml:space="preserve">tiene un poco </w:delText>
        </w:r>
      </w:del>
      <w:ins w:id="1131" w:author="Walter Farina" w:date="2025-06-03T17:01:00Z" w16du:dateUtc="2025-06-03T08:01:00Z">
        <w:r w:rsidR="003A046C">
          <w:t xml:space="preserve">con </w:t>
        </w:r>
      </w:ins>
      <w:r>
        <w:t xml:space="preserve">más </w:t>
      </w:r>
      <w:del w:id="1132" w:author="Walter Farina" w:date="2025-06-03T17:01:00Z" w16du:dateUtc="2025-06-03T08:01:00Z">
        <w:r w:rsidDel="003A046C">
          <w:delText xml:space="preserve">de </w:delText>
        </w:r>
      </w:del>
      <w:r>
        <w:t xml:space="preserve">conocimiento sobre </w:t>
      </w:r>
      <w:ins w:id="1133" w:author="Walter Farina" w:date="2025-06-03T17:42:00Z" w16du:dateUtc="2025-06-03T08:42:00Z">
        <w:r w:rsidR="00322B01">
          <w:t xml:space="preserve">la </w:t>
        </w:r>
      </w:ins>
      <w:ins w:id="1134" w:author="Walter Farina" w:date="2025-06-03T17:43:00Z" w16du:dateUtc="2025-06-03T08:43:00Z">
        <w:r w:rsidR="00322B01">
          <w:t>acción</w:t>
        </w:r>
      </w:ins>
      <w:ins w:id="1135" w:author="Walter Farina" w:date="2025-06-03T17:42:00Z" w16du:dateUtc="2025-06-03T08:42:00Z">
        <w:r w:rsidR="00322B01">
          <w:t xml:space="preserve"> </w:t>
        </w:r>
      </w:ins>
      <w:ins w:id="1136" w:author="Walter Farina" w:date="2025-06-03T17:43:00Z" w16du:dateUtc="2025-06-03T08:43:00Z">
        <w:r w:rsidR="00322B01">
          <w:t xml:space="preserve">de la cafeína en el sistema nervioso central </w:t>
        </w:r>
      </w:ins>
      <w:del w:id="1137" w:author="Walter Farina" w:date="2025-06-03T17:43:00Z" w16du:dateUtc="2025-06-03T08:43:00Z">
        <w:r w:rsidDel="00322B01">
          <w:delText xml:space="preserve">el mecanismo </w:delText>
        </w:r>
      </w:del>
      <w:r>
        <w:t xml:space="preserve">en </w:t>
      </w:r>
      <w:del w:id="1138" w:author="Walter Farina" w:date="2025-04-19T09:02:00Z" w16du:dateUtc="2025-04-19T12:02:00Z">
        <w:r w:rsidDel="004C5C27">
          <w:delText xml:space="preserve">apis </w:delText>
        </w:r>
      </w:del>
      <w:ins w:id="1139" w:author="Walter Farina" w:date="2025-04-19T09:02:00Z" w16du:dateUtc="2025-04-19T12:02:00Z">
        <w:r w:rsidR="004C5C27" w:rsidRPr="004C5C27">
          <w:rPr>
            <w:i/>
            <w:iCs/>
            <w:rPrChange w:id="1140" w:author="Walter Farina" w:date="2025-04-19T09:02:00Z" w16du:dateUtc="2025-04-19T12:02:00Z">
              <w:rPr/>
            </w:rPrChange>
          </w:rPr>
          <w:t xml:space="preserve">Apis </w:t>
        </w:r>
      </w:ins>
      <w:proofErr w:type="spellStart"/>
      <w:r w:rsidRPr="004C5C27">
        <w:rPr>
          <w:i/>
          <w:iCs/>
          <w:rPrChange w:id="1141" w:author="Walter Farina" w:date="2025-04-19T09:02:00Z" w16du:dateUtc="2025-04-19T12:02:00Z">
            <w:rPr/>
          </w:rPrChange>
        </w:rPr>
        <w:t>mellifera</w:t>
      </w:r>
      <w:proofErr w:type="spellEnd"/>
      <w:r>
        <w:t xml:space="preserve">. Se ha demostrado que la cafeína modula la actividad neuronal y mejora la formación de memorias en </w:t>
      </w:r>
      <w:del w:id="1142" w:author="Walter Farina" w:date="2025-06-03T17:43:00Z" w16du:dateUtc="2025-06-03T08:43:00Z">
        <w:r w:rsidRPr="00322B01" w:rsidDel="00322B01">
          <w:rPr>
            <w:iCs/>
            <w:rPrChange w:id="1143" w:author="Walter Farina" w:date="2025-06-03T17:43:00Z" w16du:dateUtc="2025-06-03T08:43:00Z">
              <w:rPr>
                <w:i/>
              </w:rPr>
            </w:rPrChange>
          </w:rPr>
          <w:delText>Apis mellifera</w:delText>
        </w:r>
        <w:r w:rsidRPr="00322B01" w:rsidDel="00322B01">
          <w:rPr>
            <w:iCs/>
          </w:rPr>
          <w:delText xml:space="preserve"> </w:delText>
        </w:r>
      </w:del>
      <w:ins w:id="1144" w:author="Walter Farina" w:date="2025-06-03T17:43:00Z" w16du:dateUtc="2025-06-03T08:43:00Z">
        <w:r w:rsidR="00322B01" w:rsidRPr="00322B01">
          <w:rPr>
            <w:iCs/>
            <w:rPrChange w:id="1145" w:author="Walter Farina" w:date="2025-06-03T17:43:00Z" w16du:dateUtc="2025-06-03T08:43:00Z">
              <w:rPr>
                <w:i/>
              </w:rPr>
            </w:rPrChange>
          </w:rPr>
          <w:t xml:space="preserve">abejas </w:t>
        </w:r>
        <w:r w:rsidR="00322B01" w:rsidRPr="00322B01">
          <w:rPr>
            <w:iCs/>
          </w:rPr>
          <w:t>melíferas</w:t>
        </w:r>
        <w:r w:rsidR="00322B01">
          <w:rPr>
            <w:i/>
          </w:rPr>
          <w:t xml:space="preserve"> </w:t>
        </w:r>
      </w:ins>
      <w:r>
        <w:t>(</w:t>
      </w:r>
      <w:r>
        <w:rPr>
          <w:i/>
        </w:rPr>
        <w:t>Wright et al., 2013</w:t>
      </w:r>
      <w:r>
        <w:t>). E</w:t>
      </w:r>
      <w:del w:id="1146" w:author="Walter Farina" w:date="2025-06-03T17:44:00Z" w16du:dateUtc="2025-06-03T08:44:00Z">
        <w:r w:rsidDel="00322B01">
          <w:delText>n abejas, e</w:delText>
        </w:r>
      </w:del>
      <w:r>
        <w:t xml:space="preserve">ste alcaloide potencia la memoria olfativa al aumentar la excitabilidad de las células de Kenyon </w:t>
      </w:r>
      <w:ins w:id="1147" w:author="Walter Farina" w:date="2025-06-03T17:44:00Z" w16du:dateUtc="2025-06-03T08:44:00Z">
        <w:r w:rsidR="00322B01">
          <w:t xml:space="preserve">presentes </w:t>
        </w:r>
      </w:ins>
      <w:r>
        <w:t>en los cuerpos pedunculados, estructuras clave en la consolidación de la memoria a largo plazo (</w:t>
      </w:r>
      <w:r>
        <w:rPr>
          <w:i/>
        </w:rPr>
        <w:t xml:space="preserve">Wright et al., 2013; </w:t>
      </w:r>
      <w:proofErr w:type="spellStart"/>
      <w:r>
        <w:rPr>
          <w:i/>
        </w:rPr>
        <w:t>Menzel</w:t>
      </w:r>
      <w:proofErr w:type="spellEnd"/>
      <w:r>
        <w:rPr>
          <w:i/>
        </w:rPr>
        <w:t>, 2012</w:t>
      </w:r>
      <w:r>
        <w:t>). Además, en concentraciones traza (0,2 × 10⁻⁴ M a 2,5 × 10⁻⁴ M), la cafeína no genera efectos aversivos y podría actuar como un modulador positivo del aprendizaje en polinizadores (</w:t>
      </w:r>
      <w:r>
        <w:rPr>
          <w:i/>
        </w:rPr>
        <w:t>Wright et al., 2013</w:t>
      </w:r>
      <w:r>
        <w:t>)</w:t>
      </w:r>
      <w:ins w:id="1148" w:author="Walter Farina" w:date="2025-06-03T17:51:00Z" w16du:dateUtc="2025-06-03T08:51:00Z">
        <w:r w:rsidR="00191EA7">
          <w:t xml:space="preserve">. Se remarca que la </w:t>
        </w:r>
      </w:ins>
      <w:ins w:id="1149" w:author="Walter Farina" w:date="2025-06-03T17:52:00Z" w16du:dateUtc="2025-06-03T08:52:00Z">
        <w:r w:rsidR="00191EA7">
          <w:t>acción</w:t>
        </w:r>
      </w:ins>
      <w:ins w:id="1150" w:author="Walter Farina" w:date="2025-06-03T17:51:00Z" w16du:dateUtc="2025-06-03T08:51:00Z">
        <w:r w:rsidR="00191EA7">
          <w:t xml:space="preserve"> de la arginina</w:t>
        </w:r>
      </w:ins>
      <w:ins w:id="1151" w:author="Walter Farina" w:date="2025-06-03T17:52:00Z" w16du:dateUtc="2025-06-03T08:52:00Z">
        <w:r w:rsidR="00191EA7">
          <w:t xml:space="preserve"> sobre las habilidades cognitivas en el género </w:t>
        </w:r>
        <w:proofErr w:type="spellStart"/>
        <w:r w:rsidR="00191EA7" w:rsidRPr="00191EA7">
          <w:rPr>
            <w:i/>
            <w:iCs/>
            <w:rPrChange w:id="1152" w:author="Walter Farina" w:date="2025-06-03T17:52:00Z" w16du:dateUtc="2025-06-03T08:52:00Z">
              <w:rPr/>
            </w:rPrChange>
          </w:rPr>
          <w:t>Bombus</w:t>
        </w:r>
        <w:proofErr w:type="spellEnd"/>
        <w:r w:rsidR="00191EA7">
          <w:t xml:space="preserve"> es desconocida hasta el presente.</w:t>
        </w:r>
      </w:ins>
      <w:r>
        <w:t xml:space="preserve"> </w:t>
      </w:r>
    </w:p>
    <w:p w14:paraId="43643A28" w14:textId="4B3197D0" w:rsidR="00262CFE" w:rsidRDefault="00191EA7" w:rsidP="004D6456">
      <w:pPr>
        <w:jc w:val="both"/>
        <w:rPr>
          <w:ins w:id="1153" w:author="Walter Farina" w:date="2025-06-03T17:18:00Z" w16du:dateUtc="2025-06-03T08:18:00Z"/>
        </w:rPr>
      </w:pPr>
      <w:ins w:id="1154" w:author="Walter Farina" w:date="2025-06-03T17:53:00Z" w16du:dateUtc="2025-06-03T08:53:00Z">
        <w:r>
          <w:t>En referencia a l</w:t>
        </w:r>
      </w:ins>
      <w:ins w:id="1155" w:author="Walter Farina" w:date="2025-06-03T17:12:00Z" w16du:dateUtc="2025-06-03T08:12:00Z">
        <w:r w:rsidR="004D6456">
          <w:t xml:space="preserve">a </w:t>
        </w:r>
      </w:ins>
      <w:ins w:id="1156" w:author="Walter Farina" w:date="2025-06-03T17:14:00Z" w16du:dateUtc="2025-06-03T08:14:00Z">
        <w:r w:rsidR="004D6456">
          <w:t>acción</w:t>
        </w:r>
      </w:ins>
      <w:ins w:id="1157" w:author="Walter Farina" w:date="2025-06-03T17:12:00Z" w16du:dateUtc="2025-06-03T08:12:00Z">
        <w:r w:rsidR="004D6456">
          <w:t xml:space="preserve"> combinada </w:t>
        </w:r>
      </w:ins>
      <w:ins w:id="1158" w:author="Walter Farina" w:date="2025-06-03T17:13:00Z" w16du:dateUtc="2025-06-03T08:13:00Z">
        <w:r w:rsidR="004D6456">
          <w:t xml:space="preserve">de ambos compuestos, </w:t>
        </w:r>
      </w:ins>
      <w:ins w:id="1159" w:author="Walter Farina" w:date="2025-06-03T17:14:00Z" w16du:dateUtc="2025-06-03T08:14:00Z">
        <w:r w:rsidR="004D6456">
          <w:t>cafeína</w:t>
        </w:r>
      </w:ins>
      <w:ins w:id="1160" w:author="Walter Farina" w:date="2025-06-03T17:13:00Z" w16du:dateUtc="2025-06-03T08:13:00Z">
        <w:r w:rsidR="004D6456">
          <w:t xml:space="preserve"> y arginina, sobre </w:t>
        </w:r>
      </w:ins>
      <w:ins w:id="1161" w:author="Walter Farina" w:date="2025-06-03T17:14:00Z" w16du:dateUtc="2025-06-03T08:14:00Z">
        <w:r w:rsidR="00262CFE">
          <w:t xml:space="preserve">las habilidades cognitivas </w:t>
        </w:r>
      </w:ins>
      <w:ins w:id="1162" w:author="Walter Farina" w:date="2025-06-03T17:13:00Z" w16du:dateUtc="2025-06-03T08:13:00Z">
        <w:r w:rsidR="004D6456">
          <w:t xml:space="preserve">y la sobrevida fue reportado </w:t>
        </w:r>
      </w:ins>
      <w:ins w:id="1163" w:author="Walter Farina" w:date="2025-06-03T17:45:00Z" w16du:dateUtc="2025-06-03T08:45:00Z">
        <w:r w:rsidR="00322B01">
          <w:t xml:space="preserve">en </w:t>
        </w:r>
      </w:ins>
      <w:ins w:id="1164" w:author="Walter Farina" w:date="2025-06-03T17:12:00Z" w16du:dateUtc="2025-06-03T08:12:00Z">
        <w:r w:rsidR="004D6456">
          <w:t xml:space="preserve">la abeja </w:t>
        </w:r>
        <w:r w:rsidR="004D6456" w:rsidRPr="00314E5A">
          <w:rPr>
            <w:i/>
            <w:iCs/>
          </w:rPr>
          <w:t xml:space="preserve">Apis </w:t>
        </w:r>
        <w:proofErr w:type="spellStart"/>
        <w:r w:rsidR="004D6456" w:rsidRPr="00314E5A">
          <w:rPr>
            <w:i/>
            <w:iCs/>
          </w:rPr>
          <w:t>mellfera</w:t>
        </w:r>
        <w:proofErr w:type="spellEnd"/>
        <w:r w:rsidR="004D6456">
          <w:t xml:space="preserve"> </w:t>
        </w:r>
      </w:ins>
      <w:ins w:id="1165" w:author="Walter Farina" w:date="2025-06-03T17:26:00Z" w16du:dateUtc="2025-06-03T08:26:00Z">
        <w:r w:rsidR="0085195E">
          <w:t xml:space="preserve">bajo condiciones </w:t>
        </w:r>
      </w:ins>
      <w:ins w:id="1166" w:author="Walter Farina" w:date="2025-06-03T17:45:00Z" w16du:dateUtc="2025-06-03T08:45:00Z">
        <w:r w:rsidR="00322B01">
          <w:t xml:space="preserve">experimentales controladas </w:t>
        </w:r>
      </w:ins>
      <w:ins w:id="1167" w:author="Walter Farina" w:date="2025-06-03T17:15:00Z" w16du:dateUtc="2025-06-03T08:15:00Z">
        <w:r w:rsidR="00262CFE">
          <w:t xml:space="preserve">(Marchi et al. 2021). En dicho estudio se </w:t>
        </w:r>
      </w:ins>
      <w:ins w:id="1168" w:author="Walter Farina" w:date="2025-06-03T17:45:00Z" w16du:dateUtc="2025-06-03T08:45:00Z">
        <w:r w:rsidR="00322B01">
          <w:t xml:space="preserve">reportan </w:t>
        </w:r>
      </w:ins>
      <w:ins w:id="1169" w:author="Walter Farina" w:date="2025-06-03T17:12:00Z" w16du:dateUtc="2025-06-03T08:12:00Z">
        <w:r w:rsidR="004D6456">
          <w:t>efectos sinérgicos cuando se ingiere</w:t>
        </w:r>
      </w:ins>
      <w:ins w:id="1170" w:author="Walter Farina" w:date="2025-06-03T17:45:00Z" w16du:dateUtc="2025-06-03T08:45:00Z">
        <w:r w:rsidR="00322B01">
          <w:t>n</w:t>
        </w:r>
      </w:ins>
      <w:ins w:id="1171" w:author="Walter Farina" w:date="2025-06-03T17:12:00Z" w16du:dateUtc="2025-06-03T08:12:00Z">
        <w:r w:rsidR="004D6456">
          <w:t xml:space="preserve"> </w:t>
        </w:r>
      </w:ins>
      <w:ins w:id="1172" w:author="Walter Farina" w:date="2025-06-03T17:15:00Z" w16du:dateUtc="2025-06-03T08:15:00Z">
        <w:r w:rsidR="00262CFE">
          <w:t xml:space="preserve">ambos compuestos no azucarados </w:t>
        </w:r>
      </w:ins>
      <w:ins w:id="1173" w:author="Walter Farina" w:date="2025-06-03T17:12:00Z" w16du:dateUtc="2025-06-03T08:12:00Z">
        <w:r w:rsidR="004D6456">
          <w:t xml:space="preserve">en conjunto, tanto en términos de sobrevida como de </w:t>
        </w:r>
      </w:ins>
      <w:ins w:id="1174" w:author="Walter Farina" w:date="2025-06-03T17:17:00Z" w16du:dateUtc="2025-06-03T08:17:00Z">
        <w:r w:rsidR="00262CFE">
          <w:t xml:space="preserve">la retención de la </w:t>
        </w:r>
      </w:ins>
      <w:ins w:id="1175" w:author="Walter Farina" w:date="2025-06-03T17:12:00Z" w16du:dateUtc="2025-06-03T08:12:00Z">
        <w:r w:rsidR="004D6456">
          <w:t xml:space="preserve">memoria a largo termino (Marchi et al. 2021). </w:t>
        </w:r>
      </w:ins>
      <w:ins w:id="1176" w:author="Walter Farina" w:date="2025-06-03T17:18:00Z" w16du:dateUtc="2025-06-03T08:18:00Z">
        <w:r w:rsidR="00262CFE">
          <w:t>Incluso, l</w:t>
        </w:r>
        <w:r w:rsidR="00262CFE">
          <w:t xml:space="preserve">a ingesta </w:t>
        </w:r>
        <w:r w:rsidR="00262CFE">
          <w:t xml:space="preserve">combinada </w:t>
        </w:r>
        <w:r w:rsidR="00262CFE">
          <w:t>de estos compuestos</w:t>
        </w:r>
      </w:ins>
      <w:ins w:id="1177" w:author="Walter Farina" w:date="2025-06-03T17:19:00Z" w16du:dateUtc="2025-06-03T08:19:00Z">
        <w:r w:rsidR="00262CFE">
          <w:t xml:space="preserve"> aumenta la actividad recolectora </w:t>
        </w:r>
      </w:ins>
      <w:ins w:id="1178" w:author="Walter Farina" w:date="2025-06-03T17:20:00Z" w16du:dateUtc="2025-06-03T08:20:00Z">
        <w:r w:rsidR="00262CFE">
          <w:t>de colonias</w:t>
        </w:r>
      </w:ins>
      <w:ins w:id="1179" w:author="Walter Farina" w:date="2025-06-03T17:21:00Z" w16du:dateUtc="2025-06-03T08:21:00Z">
        <w:r w:rsidR="00262CFE">
          <w:t xml:space="preserve"> </w:t>
        </w:r>
      </w:ins>
      <w:ins w:id="1180" w:author="Walter Farina" w:date="2025-06-03T17:22:00Z" w16du:dateUtc="2025-06-03T08:22:00Z">
        <w:r w:rsidR="00262CFE">
          <w:t xml:space="preserve">de abejas </w:t>
        </w:r>
        <w:r w:rsidR="00262CFE" w:rsidRPr="00262CFE">
          <w:rPr>
            <w:i/>
            <w:iCs/>
            <w:rPrChange w:id="1181" w:author="Walter Farina" w:date="2025-06-03T17:23:00Z" w16du:dateUtc="2025-06-03T08:23:00Z">
              <w:rPr/>
            </w:rPrChange>
          </w:rPr>
          <w:t xml:space="preserve">Apis </w:t>
        </w:r>
        <w:proofErr w:type="spellStart"/>
        <w:r w:rsidR="00262CFE" w:rsidRPr="00262CFE">
          <w:rPr>
            <w:i/>
            <w:iCs/>
            <w:rPrChange w:id="1182" w:author="Walter Farina" w:date="2025-06-03T17:23:00Z" w16du:dateUtc="2025-06-03T08:23:00Z">
              <w:rPr/>
            </w:rPrChange>
          </w:rPr>
          <w:t>mel</w:t>
        </w:r>
      </w:ins>
      <w:ins w:id="1183" w:author="Walter Farina" w:date="2025-06-03T17:23:00Z" w16du:dateUtc="2025-06-03T08:23:00Z">
        <w:r w:rsidR="00262CFE" w:rsidRPr="00262CFE">
          <w:rPr>
            <w:i/>
            <w:iCs/>
            <w:rPrChange w:id="1184" w:author="Walter Farina" w:date="2025-06-03T17:23:00Z" w16du:dateUtc="2025-06-03T08:23:00Z">
              <w:rPr/>
            </w:rPrChange>
          </w:rPr>
          <w:t>lifera</w:t>
        </w:r>
        <w:proofErr w:type="spellEnd"/>
        <w:r w:rsidR="00262CFE">
          <w:t xml:space="preserve"> ubicadas </w:t>
        </w:r>
      </w:ins>
      <w:ins w:id="1185" w:author="Walter Farina" w:date="2025-06-03T17:21:00Z" w16du:dateUtc="2025-06-03T08:21:00Z">
        <w:r w:rsidR="00262CFE">
          <w:t>en cultivos dependiente de polinizadores</w:t>
        </w:r>
      </w:ins>
      <w:ins w:id="1186" w:author="Walter Farina" w:date="2025-06-03T17:23:00Z" w16du:dateUtc="2025-06-03T08:23:00Z">
        <w:r w:rsidR="00262CFE">
          <w:t>.</w:t>
        </w:r>
      </w:ins>
      <w:ins w:id="1187" w:author="Walter Farina" w:date="2025-06-03T17:21:00Z" w16du:dateUtc="2025-06-03T08:21:00Z">
        <w:r w:rsidR="00262CFE">
          <w:t xml:space="preserve"> La </w:t>
        </w:r>
      </w:ins>
      <w:ins w:id="1188" w:author="Walter Farina" w:date="2025-06-03T17:23:00Z" w16du:dateUtc="2025-06-03T08:23:00Z">
        <w:r w:rsidR="00262CFE">
          <w:t>estimulación</w:t>
        </w:r>
      </w:ins>
      <w:ins w:id="1189" w:author="Walter Farina" w:date="2025-06-03T17:21:00Z" w16du:dateUtc="2025-06-03T08:21:00Z">
        <w:r w:rsidR="00262CFE">
          <w:t xml:space="preserve"> con </w:t>
        </w:r>
      </w:ins>
      <w:ins w:id="1190" w:author="Walter Farina" w:date="2025-06-03T17:23:00Z" w16du:dateUtc="2025-06-03T08:23:00Z">
        <w:r w:rsidR="00262CFE">
          <w:t>solución</w:t>
        </w:r>
      </w:ins>
      <w:ins w:id="1191" w:author="Walter Farina" w:date="2025-06-03T17:21:00Z" w16du:dateUtc="2025-06-03T08:21:00Z">
        <w:r w:rsidR="00262CFE">
          <w:t xml:space="preserve"> azucarada aromatizada con </w:t>
        </w:r>
      </w:ins>
      <w:ins w:id="1192" w:author="Walter Farina" w:date="2025-06-03T17:27:00Z" w16du:dateUtc="2025-06-03T08:27:00Z">
        <w:r w:rsidR="0085195E">
          <w:t xml:space="preserve">el </w:t>
        </w:r>
      </w:ins>
      <w:ins w:id="1193" w:author="Walter Farina" w:date="2025-06-03T17:21:00Z" w16du:dateUtc="2025-06-03T08:21:00Z">
        <w:r w:rsidR="00262CFE">
          <w:t xml:space="preserve">olor </w:t>
        </w:r>
      </w:ins>
      <w:ins w:id="1194" w:author="Walter Farina" w:date="2025-06-03T17:25:00Z" w16du:dateUtc="2025-06-03T08:25:00Z">
        <w:r w:rsidR="0085195E">
          <w:t>mimético</w:t>
        </w:r>
      </w:ins>
      <w:ins w:id="1195" w:author="Walter Farina" w:date="2025-06-03T17:21:00Z" w16du:dateUtc="2025-06-03T08:21:00Z">
        <w:r w:rsidR="00262CFE">
          <w:t xml:space="preserve"> </w:t>
        </w:r>
      </w:ins>
      <w:ins w:id="1196" w:author="Walter Farina" w:date="2025-06-03T17:27:00Z" w16du:dateUtc="2025-06-03T08:27:00Z">
        <w:r w:rsidR="0085195E">
          <w:t>de</w:t>
        </w:r>
      </w:ins>
      <w:ins w:id="1197" w:author="Walter Farina" w:date="2025-06-03T17:21:00Z" w16du:dateUtc="2025-06-03T08:21:00Z">
        <w:r w:rsidR="00262CFE">
          <w:t xml:space="preserve"> </w:t>
        </w:r>
      </w:ins>
      <w:ins w:id="1198" w:author="Walter Farina" w:date="2025-06-03T17:22:00Z" w16du:dateUtc="2025-06-03T08:22:00Z">
        <w:r w:rsidR="00262CFE">
          <w:t xml:space="preserve">la flor del </w:t>
        </w:r>
      </w:ins>
      <w:ins w:id="1199" w:author="Walter Farina" w:date="2025-06-03T17:25:00Z" w16du:dateUtc="2025-06-03T08:25:00Z">
        <w:r w:rsidR="0085195E">
          <w:t>cultivo</w:t>
        </w:r>
      </w:ins>
      <w:ins w:id="1200" w:author="Walter Farina" w:date="2025-06-03T17:22:00Z" w16du:dateUtc="2025-06-03T08:22:00Z">
        <w:r w:rsidR="00262CFE">
          <w:t xml:space="preserve"> </w:t>
        </w:r>
      </w:ins>
      <w:ins w:id="1201" w:author="Walter Farina" w:date="2025-06-03T17:24:00Z" w16du:dateUtc="2025-06-03T08:24:00Z">
        <w:r w:rsidR="00262CFE">
          <w:t xml:space="preserve">promueve </w:t>
        </w:r>
      </w:ins>
      <w:ins w:id="1202" w:author="Walter Farina" w:date="2025-06-03T17:22:00Z" w16du:dateUtc="2025-06-03T08:22:00Z">
        <w:r w:rsidR="00262CFE">
          <w:t xml:space="preserve">la actividad recolectora y polinizadora </w:t>
        </w:r>
      </w:ins>
      <w:ins w:id="1203" w:author="Walter Farina" w:date="2025-06-03T17:24:00Z" w16du:dateUtc="2025-06-03T08:24:00Z">
        <w:r w:rsidR="00262CFE">
          <w:t xml:space="preserve">de las abejas </w:t>
        </w:r>
      </w:ins>
      <w:ins w:id="1204" w:author="Walter Farina" w:date="2025-06-03T17:25:00Z" w16du:dateUtc="2025-06-03T08:25:00Z">
        <w:r w:rsidR="0085195E">
          <w:t>melíferas</w:t>
        </w:r>
      </w:ins>
      <w:ins w:id="1205" w:author="Walter Farina" w:date="2025-06-03T17:24:00Z" w16du:dateUtc="2025-06-03T08:24:00Z">
        <w:r w:rsidR="00262CFE">
          <w:t xml:space="preserve"> </w:t>
        </w:r>
      </w:ins>
      <w:ins w:id="1206" w:author="Walter Farina" w:date="2025-06-03T17:19:00Z" w16du:dateUtc="2025-06-03T08:19:00Z">
        <w:r w:rsidR="00262CFE">
          <w:t xml:space="preserve">hacia </w:t>
        </w:r>
      </w:ins>
      <w:ins w:id="1207" w:author="Walter Farina" w:date="2025-06-03T17:26:00Z" w16du:dateUtc="2025-06-03T08:26:00Z">
        <w:r w:rsidR="0085195E">
          <w:t>el cultivo</w:t>
        </w:r>
      </w:ins>
      <w:ins w:id="1208" w:author="Walter Farina" w:date="2025-06-03T17:19:00Z" w16du:dateUtc="2025-06-03T08:19:00Z">
        <w:r w:rsidR="00262CFE">
          <w:t xml:space="preserve"> </w:t>
        </w:r>
      </w:ins>
      <w:ins w:id="1209" w:author="Walter Farina" w:date="2025-06-03T17:22:00Z" w16du:dateUtc="2025-06-03T08:22:00Z">
        <w:r w:rsidR="00262CFE" w:rsidRPr="0085195E">
          <w:rPr>
            <w:i/>
            <w:iCs/>
            <w:rPrChange w:id="1210" w:author="Walter Farina" w:date="2025-06-03T17:26:00Z" w16du:dateUtc="2025-06-03T08:26:00Z">
              <w:rPr/>
            </w:rPrChange>
          </w:rPr>
          <w:t>‘</w:t>
        </w:r>
        <w:proofErr w:type="gramStart"/>
        <w:r w:rsidR="00262CFE" w:rsidRPr="0085195E">
          <w:rPr>
            <w:i/>
            <w:iCs/>
            <w:rPrChange w:id="1211" w:author="Walter Farina" w:date="2025-06-03T17:26:00Z" w16du:dateUtc="2025-06-03T08:26:00Z">
              <w:rPr/>
            </w:rPrChange>
          </w:rPr>
          <w:t>target</w:t>
        </w:r>
        <w:proofErr w:type="gramEnd"/>
        <w:r w:rsidR="00262CFE" w:rsidRPr="0085195E">
          <w:rPr>
            <w:i/>
            <w:iCs/>
            <w:rPrChange w:id="1212" w:author="Walter Farina" w:date="2025-06-03T17:26:00Z" w16du:dateUtc="2025-06-03T08:26:00Z">
              <w:rPr/>
            </w:rPrChange>
          </w:rPr>
          <w:t>’</w:t>
        </w:r>
        <w:r w:rsidR="00262CFE">
          <w:t xml:space="preserve"> </w:t>
        </w:r>
      </w:ins>
      <w:ins w:id="1213" w:author="Walter Farina" w:date="2025-06-03T17:18:00Z" w16du:dateUtc="2025-06-03T08:18:00Z">
        <w:r w:rsidR="00262CFE">
          <w:t>(</w:t>
        </w:r>
      </w:ins>
      <w:ins w:id="1214" w:author="Walter Farina" w:date="2025-06-03T17:24:00Z" w16du:dateUtc="2025-06-03T08:24:00Z">
        <w:r w:rsidR="00262CFE">
          <w:t xml:space="preserve">girasol: </w:t>
        </w:r>
      </w:ins>
      <w:proofErr w:type="spellStart"/>
      <w:ins w:id="1215" w:author="Walter Farina" w:date="2025-06-03T17:18:00Z" w16du:dateUtc="2025-06-03T08:18:00Z">
        <w:r w:rsidR="00262CFE" w:rsidRPr="00314E5A">
          <w:rPr>
            <w:color w:val="000000"/>
          </w:rPr>
          <w:t>Estravis</w:t>
        </w:r>
        <w:proofErr w:type="spellEnd"/>
        <w:r w:rsidR="00262CFE" w:rsidRPr="00314E5A">
          <w:rPr>
            <w:color w:val="000000"/>
          </w:rPr>
          <w:t xml:space="preserve"> </w:t>
        </w:r>
        <w:r w:rsidR="00262CFE" w:rsidRPr="00DB3777">
          <w:t>et al.</w:t>
        </w:r>
        <w:r w:rsidR="00262CFE" w:rsidRPr="00314E5A">
          <w:rPr>
            <w:color w:val="000000"/>
          </w:rPr>
          <w:t xml:space="preserve">, 2021; </w:t>
        </w:r>
      </w:ins>
      <w:ins w:id="1216" w:author="Walter Farina" w:date="2025-06-03T17:25:00Z" w16du:dateUtc="2025-06-03T08:25:00Z">
        <w:r w:rsidR="00262CFE">
          <w:rPr>
            <w:color w:val="000000"/>
          </w:rPr>
          <w:t xml:space="preserve">kiwi: </w:t>
        </w:r>
      </w:ins>
      <w:proofErr w:type="spellStart"/>
      <w:ins w:id="1217" w:author="Walter Farina" w:date="2025-06-03T17:18:00Z" w16du:dateUtc="2025-06-03T08:18:00Z">
        <w:r w:rsidR="00262CFE" w:rsidRPr="00314E5A">
          <w:rPr>
            <w:color w:val="000000"/>
          </w:rPr>
          <w:t>Verellen</w:t>
        </w:r>
        <w:proofErr w:type="spellEnd"/>
        <w:r w:rsidR="00262CFE" w:rsidRPr="00DB3777">
          <w:t xml:space="preserve"> et al.</w:t>
        </w:r>
        <w:r w:rsidR="00262CFE" w:rsidRPr="00314E5A">
          <w:rPr>
            <w:color w:val="000000"/>
          </w:rPr>
          <w:t>, 2025</w:t>
        </w:r>
        <w:r w:rsidR="00262CFE" w:rsidRPr="00DB3777">
          <w:t>)</w:t>
        </w:r>
        <w:r w:rsidR="00262CFE">
          <w:t>.</w:t>
        </w:r>
      </w:ins>
    </w:p>
    <w:p w14:paraId="05FD7481" w14:textId="3AEC359F" w:rsidR="00434AED" w:rsidDel="0085195E" w:rsidRDefault="0085195E">
      <w:pPr>
        <w:jc w:val="both"/>
        <w:rPr>
          <w:del w:id="1218" w:author="Walter Farina" w:date="2025-06-03T17:26:00Z" w16du:dateUtc="2025-06-03T08:26:00Z"/>
        </w:rPr>
      </w:pPr>
      <w:ins w:id="1219" w:author="Walter Farina" w:date="2025-06-03T17:28:00Z" w16du:dateUtc="2025-06-03T08:28:00Z">
        <w:r>
          <w:t xml:space="preserve">En base a </w:t>
        </w:r>
      </w:ins>
      <w:ins w:id="1220" w:author="Walter Farina" w:date="2025-06-03T17:46:00Z" w16du:dateUtc="2025-06-03T08:46:00Z">
        <w:r w:rsidR="00322B01">
          <w:t>estas evidencias</w:t>
        </w:r>
      </w:ins>
      <w:ins w:id="1221" w:author="Walter Farina" w:date="2025-06-03T17:28:00Z" w16du:dateUtc="2025-06-03T08:28:00Z">
        <w:r>
          <w:t xml:space="preserve">, </w:t>
        </w:r>
      </w:ins>
      <w:ins w:id="1222" w:author="Walter Farina" w:date="2025-06-03T17:12:00Z" w16du:dateUtc="2025-06-03T08:12:00Z">
        <w:r w:rsidR="004D6456">
          <w:t xml:space="preserve">efectos similares </w:t>
        </w:r>
      </w:ins>
      <w:ins w:id="1223" w:author="Walter Farina" w:date="2025-06-03T17:28:00Z" w16du:dateUtc="2025-06-03T08:28:00Z">
        <w:r>
          <w:t xml:space="preserve">a los descriptos </w:t>
        </w:r>
      </w:ins>
      <w:ins w:id="1224" w:author="Walter Farina" w:date="2025-06-03T17:12:00Z" w16du:dateUtc="2025-06-03T08:12:00Z">
        <w:r w:rsidR="004D6456">
          <w:t xml:space="preserve">podrían presentarse en </w:t>
        </w:r>
        <w:proofErr w:type="spellStart"/>
        <w:r w:rsidR="004D6456">
          <w:rPr>
            <w:i/>
          </w:rPr>
          <w:t>Bombus</w:t>
        </w:r>
        <w:proofErr w:type="spellEnd"/>
        <w:r w:rsidR="004D6456">
          <w:rPr>
            <w:i/>
          </w:rPr>
          <w:t xml:space="preserve"> </w:t>
        </w:r>
        <w:proofErr w:type="spellStart"/>
        <w:r w:rsidR="004D6456">
          <w:rPr>
            <w:i/>
          </w:rPr>
          <w:t>pauloensis</w:t>
        </w:r>
        <w:proofErr w:type="spellEnd"/>
        <w:r w:rsidR="004D6456">
          <w:t xml:space="preserve">, dado que ambos </w:t>
        </w:r>
      </w:ins>
      <w:ins w:id="1225" w:author="Walter Farina" w:date="2025-06-03T17:46:00Z" w16du:dateUtc="2025-06-03T08:46:00Z">
        <w:r w:rsidR="00322B01">
          <w:t>presentarían</w:t>
        </w:r>
      </w:ins>
      <w:ins w:id="1226" w:author="Walter Farina" w:date="2025-06-03T17:12:00Z" w16du:dateUtc="2025-06-03T08:12:00Z">
        <w:r w:rsidR="004D6456">
          <w:t xml:space="preserve"> mecanismos neurobiológicos similares.</w:t>
        </w:r>
      </w:ins>
      <w:ins w:id="1227" w:author="Walter Farina" w:date="2025-06-03T17:28:00Z" w16du:dateUtc="2025-06-03T08:28:00Z">
        <w:r>
          <w:t xml:space="preserve"> </w:t>
        </w:r>
      </w:ins>
      <w:del w:id="1228" w:author="Walter Farina" w:date="2025-06-03T17:26:00Z" w16du:dateUtc="2025-06-03T08:26:00Z">
        <w:r w:rsidR="00000000" w:rsidDel="0085195E">
          <w:delText>También se ha reportado que la cafeína intensifica comportamientos de forrajeo y reclutamiento de congéneres (</w:delText>
        </w:r>
        <w:r w:rsidR="00000000" w:rsidDel="0085195E">
          <w:rPr>
            <w:i/>
          </w:rPr>
          <w:delText>Couvillon et al., 2015)</w:delText>
        </w:r>
        <w:r w:rsidR="00000000" w:rsidDel="0085195E">
          <w:delText>. Por otro lado, la cafeína también posee propiedades antioxidantes (</w:delText>
        </w:r>
        <w:r w:rsidR="00000000" w:rsidDel="0085195E">
          <w:rPr>
            <w:i/>
          </w:rPr>
          <w:delText>Lee, 2000; Krisko et al., 2005</w:delText>
        </w:r>
        <w:r w:rsidR="00000000" w:rsidDel="0085195E">
          <w:delText>), lo que podría jugar un rol en la protección contra enfermedades derivadas del estrés oxidativo a lo largo del envejecimiento (</w:delText>
        </w:r>
        <w:r w:rsidR="00000000" w:rsidDel="0085195E">
          <w:rPr>
            <w:i/>
          </w:rPr>
          <w:delText>León-Carmona &amp; Galano, 2011</w:delText>
        </w:r>
        <w:r w:rsidR="00000000" w:rsidDel="0085195E">
          <w:delText xml:space="preserve">). </w:delText>
        </w:r>
        <w:commentRangeStart w:id="1229"/>
        <w:r w:rsidR="00000000" w:rsidDel="0085195E">
          <w:delText xml:space="preserve">Dicha característica evidenció </w:delText>
        </w:r>
      </w:del>
      <w:del w:id="1230" w:author="Walter Farina" w:date="2025-04-19T09:02:00Z" w16du:dateUtc="2025-04-19T12:02:00Z">
        <w:r w:rsidR="00000000" w:rsidDel="004C5C27">
          <w:delText>su efectos</w:delText>
        </w:r>
      </w:del>
      <w:del w:id="1231" w:author="Walter Farina" w:date="2025-06-03T17:26:00Z" w16du:dateUtc="2025-06-03T08:26:00Z">
        <w:r w:rsidR="00000000" w:rsidDel="0085195E">
          <w:delText xml:space="preserve"> en </w:delText>
        </w:r>
      </w:del>
      <w:del w:id="1232" w:author="Walter Farina" w:date="2025-04-19T09:03:00Z" w16du:dateUtc="2025-04-19T12:03:00Z">
        <w:r w:rsidR="00000000" w:rsidDel="004C5C27">
          <w:delText xml:space="preserve">apis </w:delText>
        </w:r>
      </w:del>
      <w:del w:id="1233" w:author="Walter Farina" w:date="2025-06-03T17:26:00Z" w16du:dateUtc="2025-06-03T08:26:00Z">
        <w:r w:rsidR="00000000" w:rsidRPr="004C5C27" w:rsidDel="0085195E">
          <w:rPr>
            <w:i/>
            <w:iCs/>
            <w:rPrChange w:id="1234" w:author="Walter Farina" w:date="2025-04-19T09:03:00Z" w16du:dateUtc="2025-04-19T12:03:00Z">
              <w:rPr/>
            </w:rPrChange>
          </w:rPr>
          <w:delText>mellifera</w:delText>
        </w:r>
        <w:r w:rsidR="00000000" w:rsidDel="0085195E">
          <w:delText xml:space="preserve">, donde se registró una mayor sobrevida en los individuos que consumieron </w:delText>
        </w:r>
      </w:del>
      <w:del w:id="1235" w:author="Walter Farina" w:date="2025-04-19T09:03:00Z" w16du:dateUtc="2025-04-19T12:03:00Z">
        <w:r w:rsidR="00000000" w:rsidDel="004C5C27">
          <w:delText xml:space="preserve">enhancers compuestos por </w:delText>
        </w:r>
      </w:del>
      <w:del w:id="1236" w:author="Walter Farina" w:date="2025-06-03T17:26:00Z" w16du:dateUtc="2025-06-03T08:26:00Z">
        <w:r w:rsidR="00000000" w:rsidDel="0085195E">
          <w:delText>caf</w:delText>
        </w:r>
      </w:del>
      <w:ins w:id="1237" w:author="julieta pellettieri" w:date="2025-05-27T15:45:00Z" w16du:dateUtc="2025-05-27T18:45:00Z">
        <w:del w:id="1238" w:author="Walter Farina" w:date="2025-06-03T17:26:00Z" w16du:dateUtc="2025-06-03T08:26:00Z">
          <w:r w:rsidR="005F649F" w:rsidDel="0085195E">
            <w:delText>CAF</w:delText>
          </w:r>
        </w:del>
      </w:ins>
      <w:del w:id="1239" w:author="Walter Farina" w:date="2025-06-03T17:26:00Z" w16du:dateUtc="2025-06-03T08:26:00Z">
        <w:r w:rsidR="00000000" w:rsidDel="0085195E">
          <w:delText xml:space="preserve"> y </w:delText>
        </w:r>
      </w:del>
      <w:ins w:id="1240" w:author="julieta pellettieri" w:date="2025-05-27T15:45:00Z" w16du:dateUtc="2025-05-27T18:45:00Z">
        <w:del w:id="1241" w:author="Walter Farina" w:date="2025-06-03T17:26:00Z" w16du:dateUtc="2025-06-03T08:26:00Z">
          <w:r w:rsidR="005F649F" w:rsidDel="0085195E">
            <w:delText>ARG</w:delText>
          </w:r>
        </w:del>
      </w:ins>
      <w:del w:id="1242" w:author="Walter Farina" w:date="2025-06-03T17:26:00Z" w16du:dateUtc="2025-06-03T08:26:00Z">
        <w:r w:rsidR="00000000" w:rsidDel="0085195E">
          <w:delText>arg (tesis marchi ignacio).</w:delText>
        </w:r>
        <w:commentRangeEnd w:id="1229"/>
        <w:r w:rsidR="004C5C27" w:rsidDel="0085195E">
          <w:rPr>
            <w:rStyle w:val="Refdecomentario"/>
          </w:rPr>
          <w:commentReference w:id="1229"/>
        </w:r>
      </w:del>
    </w:p>
    <w:p w14:paraId="676B3EEB" w14:textId="6F04F0F0" w:rsidR="00434AED" w:rsidDel="0085195E" w:rsidRDefault="00434AED">
      <w:pPr>
        <w:jc w:val="both"/>
        <w:rPr>
          <w:del w:id="1243" w:author="Walter Farina" w:date="2025-06-03T17:26:00Z" w16du:dateUtc="2025-06-03T08:26:00Z"/>
        </w:rPr>
      </w:pPr>
    </w:p>
    <w:p w14:paraId="1859B735" w14:textId="689EFCEE" w:rsidR="00434AED" w:rsidDel="0085195E" w:rsidRDefault="00000000">
      <w:pPr>
        <w:jc w:val="both"/>
        <w:rPr>
          <w:del w:id="1244" w:author="Walter Farina" w:date="2025-06-03T17:26:00Z" w16du:dateUtc="2025-06-03T08:26:00Z"/>
        </w:rPr>
      </w:pPr>
      <w:commentRangeStart w:id="1245"/>
      <w:del w:id="1246" w:author="Walter Farina" w:date="2025-06-03T17:26:00Z" w16du:dateUtc="2025-06-03T08:26:00Z">
        <w:r w:rsidDel="0085195E">
          <w:delText>Por su parte, la arginina es un aminoácido esencial presente en el néctar y el polen, que cumple múltiples funciones en los insectos. Su papel en la formación de memorias ha sido vinculado a su participación en la síntesis de óxido nítrico (NO), una molécula que modula procesos celulares clave en la consolidación de la MLT. El NO actúa río abajo prolongando la actividad de la proteína quinasa A (PKA) dependiente de AMPc, promoviendo la síntesis proteica necesaria para la estabilización de memorias (</w:delText>
        </w:r>
        <w:r w:rsidDel="0085195E">
          <w:rPr>
            <w:i/>
          </w:rPr>
          <w:delText>Müller, 1996, 1997, 2000</w:delText>
        </w:r>
        <w:r w:rsidDel="0085195E">
          <w:delText>). Además, en concentraciones bajas (0,001 mM), la arginina también contribuye a la formación de memoria a corto plazo (MCT) (</w:delText>
        </w:r>
        <w:r w:rsidDel="0085195E">
          <w:rPr>
            <w:i/>
          </w:rPr>
          <w:delText>Chalisova et al., 2011; Lopatina, 2017</w:delText>
        </w:r>
        <w:r w:rsidDel="0085195E">
          <w:delText>). Adicionalmente, se ha reportado que este compuesto mejora la respuesta inmune a nivel celular y desempeña un rol en la prevención de parásitos en insectos (</w:delText>
        </w:r>
        <w:r w:rsidDel="0085195E">
          <w:rPr>
            <w:i/>
          </w:rPr>
          <w:delText>Rivero, 2006; Negri et al., 2013</w:delText>
        </w:r>
        <w:r w:rsidDel="0085195E">
          <w:delText>).</w:delText>
        </w:r>
        <w:commentRangeEnd w:id="1245"/>
        <w:r w:rsidR="004C5C27" w:rsidDel="0085195E">
          <w:rPr>
            <w:rStyle w:val="Refdecomentario"/>
          </w:rPr>
          <w:commentReference w:id="1245"/>
        </w:r>
        <w:commentRangeEnd w:id="1124"/>
        <w:r w:rsidR="004D6456" w:rsidDel="0085195E">
          <w:rPr>
            <w:rStyle w:val="Refdecomentario"/>
          </w:rPr>
          <w:commentReference w:id="1124"/>
        </w:r>
      </w:del>
    </w:p>
    <w:p w14:paraId="44D62D11" w14:textId="365A23C8" w:rsidR="00434AED" w:rsidDel="0085195E" w:rsidRDefault="00434AED">
      <w:pPr>
        <w:jc w:val="both"/>
        <w:rPr>
          <w:del w:id="1247" w:author="Walter Farina" w:date="2025-06-03T17:26:00Z" w16du:dateUtc="2025-06-03T08:26:00Z"/>
        </w:rPr>
      </w:pPr>
    </w:p>
    <w:p w14:paraId="678BC395" w14:textId="52D1E59E" w:rsidR="00434AED" w:rsidDel="00DB3777" w:rsidRDefault="00000000">
      <w:pPr>
        <w:jc w:val="both"/>
        <w:rPr>
          <w:del w:id="1248" w:author="julieta pellettieri" w:date="2025-05-28T01:01:00Z" w16du:dateUtc="2025-05-28T04:01:00Z"/>
        </w:rPr>
      </w:pPr>
      <w:commentRangeStart w:id="1249"/>
      <w:del w:id="1250" w:author="Walter Farina" w:date="2025-06-03T17:28:00Z" w16du:dateUtc="2025-06-03T08:28:00Z">
        <w:r w:rsidDel="0085195E">
          <w:delText>La ingesta de estos compuestos, en bajas concentraciones, afecta el comportamiento de Apis mellifera (Wright et al.</w:delText>
        </w:r>
      </w:del>
      <w:ins w:id="1251" w:author="julieta pellettieri" w:date="2025-05-28T00:57:00Z" w16du:dateUtc="2025-05-28T03:57:00Z">
        <w:del w:id="1252" w:author="Walter Farina" w:date="2025-06-03T17:28:00Z" w16du:dateUtc="2025-06-03T08:28:00Z">
          <w:r w:rsidR="00DB3777" w:rsidDel="0085195E">
            <w:delText>,</w:delText>
          </w:r>
        </w:del>
      </w:ins>
      <w:del w:id="1253" w:author="Walter Farina" w:date="2025-06-03T17:28:00Z" w16du:dateUtc="2025-06-03T08:28:00Z">
        <w:r w:rsidDel="0085195E">
          <w:delText xml:space="preserve"> 2013</w:delText>
        </w:r>
      </w:del>
      <w:ins w:id="1254" w:author="julieta pellettieri" w:date="2025-05-28T00:57:00Z" w16du:dateUtc="2025-05-28T03:57:00Z">
        <w:del w:id="1255" w:author="Walter Farina" w:date="2025-06-03T17:28:00Z" w16du:dateUtc="2025-06-03T08:28:00Z">
          <w:r w:rsidR="00DB3777" w:rsidDel="0085195E">
            <w:delText>;</w:delText>
          </w:r>
        </w:del>
      </w:ins>
      <w:del w:id="1256" w:author="Walter Farina" w:date="2025-06-03T17:28:00Z" w16du:dateUtc="2025-06-03T08:28:00Z">
        <w:r w:rsidDel="0085195E">
          <w:delText>, Chalisova et al. 2011</w:delText>
        </w:r>
      </w:del>
      <w:ins w:id="1257" w:author="julieta pellettieri" w:date="2025-05-28T00:57:00Z" w16du:dateUtc="2025-05-28T03:57:00Z">
        <w:del w:id="1258" w:author="Walter Farina" w:date="2025-06-03T17:28:00Z" w16du:dateUtc="2025-06-03T08:28:00Z">
          <w:r w:rsidR="00DB3777" w:rsidDel="0085195E">
            <w:delText>;</w:delText>
          </w:r>
        </w:del>
      </w:ins>
      <w:del w:id="1259" w:author="Walter Farina" w:date="2025-06-03T17:28:00Z" w16du:dateUtc="2025-06-03T08:28:00Z">
        <w:r w:rsidDel="0085195E">
          <w:delText>, Couvillon et al. 2015)</w:delText>
        </w:r>
      </w:del>
      <w:ins w:id="1260" w:author="julieta pellettieri" w:date="2025-05-23T15:45:00Z" w16du:dateUtc="2025-05-23T18:45:00Z">
        <w:del w:id="1261" w:author="Walter Farina" w:date="2025-06-03T17:28:00Z" w16du:dateUtc="2025-06-03T08:28:00Z">
          <w:r w:rsidR="00A564BD" w:rsidDel="0085195E">
            <w:delText xml:space="preserve"> aumenta</w:delText>
          </w:r>
        </w:del>
      </w:ins>
      <w:ins w:id="1262" w:author="julieta pellettieri" w:date="2025-05-23T15:46:00Z" w16du:dateUtc="2025-05-23T18:46:00Z">
        <w:del w:id="1263" w:author="Walter Farina" w:date="2025-06-03T17:28:00Z" w16du:dateUtc="2025-06-03T08:28:00Z">
          <w:r w:rsidR="00A564BD" w:rsidDel="0085195E">
            <w:delText>ndo</w:delText>
          </w:r>
        </w:del>
      </w:ins>
      <w:ins w:id="1264" w:author="julieta pellettieri" w:date="2025-05-23T15:45:00Z" w16du:dateUtc="2025-05-23T18:45:00Z">
        <w:del w:id="1265" w:author="Walter Farina" w:date="2025-06-03T17:28:00Z" w16du:dateUtc="2025-06-03T08:28:00Z">
          <w:r w:rsidR="00A564BD" w:rsidDel="0085195E">
            <w:delText xml:space="preserve"> su actividad </w:delText>
          </w:r>
          <w:r w:rsidR="00A564BD" w:rsidRPr="00DB3777" w:rsidDel="0085195E">
            <w:delText xml:space="preserve">forrajera </w:delText>
          </w:r>
        </w:del>
      </w:ins>
      <w:ins w:id="1266" w:author="julieta pellettieri" w:date="2025-05-23T15:46:00Z" w16du:dateUtc="2025-05-23T18:46:00Z">
        <w:del w:id="1267" w:author="Walter Farina" w:date="2025-06-03T17:28:00Z" w16du:dateUtc="2025-06-03T08:28:00Z">
          <w:r w:rsidR="00A564BD" w:rsidRPr="00DB3777" w:rsidDel="0085195E">
            <w:delText>(</w:delText>
          </w:r>
        </w:del>
      </w:ins>
      <w:ins w:id="1268" w:author="julieta pellettieri" w:date="2025-05-28T00:55:00Z" w16du:dateUtc="2025-05-28T03:55:00Z">
        <w:del w:id="1269" w:author="Walter Farina" w:date="2025-06-03T17:28:00Z" w16du:dateUtc="2025-06-03T08:28:00Z">
          <w:r w:rsidR="00DB3777" w:rsidRPr="00DB3777" w:rsidDel="0085195E">
            <w:rPr>
              <w:color w:val="000000"/>
              <w:rPrChange w:id="1270" w:author="julieta pellettieri" w:date="2025-05-28T01:00:00Z" w16du:dateUtc="2025-05-28T04:00:00Z">
                <w:rPr>
                  <w:color w:val="000000"/>
                  <w:sz w:val="20"/>
                  <w:szCs w:val="20"/>
                </w:rPr>
              </w:rPrChange>
            </w:rPr>
            <w:delText xml:space="preserve">Estravis </w:delText>
          </w:r>
          <w:r w:rsidR="00DB3777" w:rsidRPr="00DB3777" w:rsidDel="0085195E">
            <w:delText>et al.</w:delText>
          </w:r>
          <w:r w:rsidR="00DB3777" w:rsidRPr="00DB3777" w:rsidDel="0085195E">
            <w:rPr>
              <w:color w:val="000000"/>
              <w:rPrChange w:id="1271" w:author="julieta pellettieri" w:date="2025-05-28T01:00:00Z" w16du:dateUtc="2025-05-28T04:00:00Z">
                <w:rPr>
                  <w:color w:val="000000"/>
                  <w:sz w:val="20"/>
                  <w:szCs w:val="20"/>
                </w:rPr>
              </w:rPrChange>
            </w:rPr>
            <w:delText xml:space="preserve">, 2021; </w:delText>
          </w:r>
        </w:del>
      </w:ins>
      <w:ins w:id="1272" w:author="julieta pellettieri" w:date="2025-05-28T00:54:00Z" w16du:dateUtc="2025-05-28T03:54:00Z">
        <w:del w:id="1273" w:author="Walter Farina" w:date="2025-06-03T17:28:00Z" w16du:dateUtc="2025-06-03T08:28:00Z">
          <w:r w:rsidR="00DB3777" w:rsidRPr="00DB3777" w:rsidDel="0085195E">
            <w:rPr>
              <w:color w:val="000000"/>
              <w:rPrChange w:id="1274" w:author="julieta pellettieri" w:date="2025-05-28T01:00:00Z" w16du:dateUtc="2025-05-28T04:00:00Z">
                <w:rPr>
                  <w:color w:val="000000"/>
                  <w:sz w:val="20"/>
                  <w:szCs w:val="20"/>
                </w:rPr>
              </w:rPrChange>
            </w:rPr>
            <w:delText>Verellen</w:delText>
          </w:r>
        </w:del>
      </w:ins>
      <w:ins w:id="1275" w:author="julieta pellettieri" w:date="2025-05-28T00:55:00Z" w16du:dateUtc="2025-05-28T03:55:00Z">
        <w:del w:id="1276" w:author="Walter Farina" w:date="2025-06-03T17:28:00Z" w16du:dateUtc="2025-06-03T08:28:00Z">
          <w:r w:rsidR="00DB3777" w:rsidRPr="00DB3777" w:rsidDel="0085195E">
            <w:delText xml:space="preserve"> et al.</w:delText>
          </w:r>
        </w:del>
      </w:ins>
      <w:ins w:id="1277" w:author="julieta pellettieri" w:date="2025-05-28T00:54:00Z" w16du:dateUtc="2025-05-28T03:54:00Z">
        <w:del w:id="1278" w:author="Walter Farina" w:date="2025-06-03T17:28:00Z" w16du:dateUtc="2025-06-03T08:28:00Z">
          <w:r w:rsidR="00DB3777" w:rsidRPr="00DB3777" w:rsidDel="0085195E">
            <w:rPr>
              <w:color w:val="000000"/>
              <w:rPrChange w:id="1279" w:author="julieta pellettieri" w:date="2025-05-28T01:00:00Z" w16du:dateUtc="2025-05-28T04:00:00Z">
                <w:rPr>
                  <w:color w:val="000000"/>
                  <w:sz w:val="20"/>
                  <w:szCs w:val="20"/>
                </w:rPr>
              </w:rPrChange>
            </w:rPr>
            <w:delText>, 2025</w:delText>
          </w:r>
        </w:del>
      </w:ins>
      <w:ins w:id="1280" w:author="julieta pellettieri" w:date="2025-05-23T15:46:00Z" w16du:dateUtc="2025-05-23T18:46:00Z">
        <w:del w:id="1281" w:author="Walter Farina" w:date="2025-06-03T17:28:00Z" w16du:dateUtc="2025-06-03T08:28:00Z">
          <w:r w:rsidR="00A564BD" w:rsidRPr="00DB3777" w:rsidDel="0085195E">
            <w:delText>)</w:delText>
          </w:r>
          <w:r w:rsidR="00A564BD" w:rsidDel="0085195E">
            <w:delText xml:space="preserve">. </w:delText>
          </w:r>
        </w:del>
      </w:ins>
      <w:del w:id="1282" w:author="Walter Farina" w:date="2025-06-03T17:28:00Z" w16du:dateUtc="2025-06-03T08:28:00Z">
        <w:r w:rsidDel="0085195E">
          <w:delText xml:space="preserve">. En la abeja melífera, estos compuestos, cuando se encuentran en concentraciones realistas de campo (trazas), no solo </w:delText>
        </w:r>
      </w:del>
      <w:ins w:id="1283" w:author="julieta pellettieri" w:date="2025-05-23T15:47:00Z" w16du:dateUtc="2025-05-23T18:47:00Z">
        <w:del w:id="1284" w:author="Walter Farina" w:date="2025-06-03T17:28:00Z" w16du:dateUtc="2025-06-03T08:28:00Z">
          <w:r w:rsidR="00A564BD" w:rsidDel="0085195E">
            <w:delText>I</w:delText>
          </w:r>
        </w:del>
      </w:ins>
      <w:del w:id="1285" w:author="Walter Farina" w:date="2025-06-03T17:28:00Z" w16du:dateUtc="2025-06-03T08:28:00Z">
        <w:r w:rsidDel="0085195E">
          <w:delText xml:space="preserve">influye </w:delText>
        </w:r>
      </w:del>
      <w:ins w:id="1286" w:author="julieta pellettieri" w:date="2025-05-23T15:47:00Z" w16du:dateUtc="2025-05-23T18:47:00Z">
        <w:del w:id="1287" w:author="Walter Farina" w:date="2025-06-03T17:28:00Z" w16du:dateUtc="2025-06-03T08:28:00Z">
          <w:r w:rsidR="00A564BD" w:rsidDel="0085195E">
            <w:delText xml:space="preserve"> </w:delText>
          </w:r>
        </w:del>
      </w:ins>
      <w:ins w:id="1288" w:author="julieta pellettieri" w:date="2025-05-28T01:00:00Z" w16du:dateUtc="2025-05-28T04:00:00Z">
        <w:del w:id="1289" w:author="Walter Farina" w:date="2025-06-03T17:28:00Z" w16du:dateUtc="2025-06-03T08:28:00Z">
          <w:r w:rsidR="00DB3777" w:rsidDel="0085195E">
            <w:delText>también</w:delText>
          </w:r>
        </w:del>
      </w:ins>
      <w:ins w:id="1290" w:author="julieta pellettieri" w:date="2025-05-23T15:47:00Z" w16du:dateUtc="2025-05-23T18:47:00Z">
        <w:del w:id="1291" w:author="Walter Farina" w:date="2025-06-03T17:28:00Z" w16du:dateUtc="2025-06-03T08:28:00Z">
          <w:r w:rsidR="00A564BD" w:rsidDel="0085195E">
            <w:delText xml:space="preserve"> </w:delText>
          </w:r>
        </w:del>
      </w:ins>
      <w:del w:id="1292" w:author="Walter Farina" w:date="2025-06-03T17:28:00Z" w16du:dateUtc="2025-06-03T08:28:00Z">
        <w:r w:rsidDel="0085195E">
          <w:delText>en la atracción y fidelización</w:delText>
        </w:r>
      </w:del>
      <w:ins w:id="1293" w:author="julieta pellettieri" w:date="2025-05-23T15:47:00Z" w16du:dateUtc="2025-05-23T18:47:00Z">
        <w:del w:id="1294" w:author="Walter Farina" w:date="2025-06-03T17:28:00Z" w16du:dateUtc="2025-06-03T08:28:00Z">
          <w:r w:rsidR="00A564BD" w:rsidDel="0085195E">
            <w:delText xml:space="preserve"> hacia ciertas flores</w:delText>
          </w:r>
        </w:del>
      </w:ins>
      <w:del w:id="1295" w:author="Walter Farina" w:date="2025-06-03T17:28:00Z" w16du:dateUtc="2025-06-03T08:28:00Z">
        <w:r w:rsidDel="0085195E">
          <w:delText xml:space="preserve"> de los polinizadores, sino que también</w:delText>
        </w:r>
      </w:del>
      <w:ins w:id="1296" w:author="julieta pellettieri" w:date="2025-05-23T15:47:00Z" w16du:dateUtc="2025-05-23T18:47:00Z">
        <w:del w:id="1297" w:author="Walter Farina" w:date="2025-06-03T17:28:00Z" w16du:dateUtc="2025-06-03T08:28:00Z">
          <w:r w:rsidR="00A564BD" w:rsidDel="0085195E">
            <w:delText>e incluso</w:delText>
          </w:r>
        </w:del>
      </w:ins>
      <w:del w:id="1298" w:author="Walter Farina" w:date="2025-06-03T17:28:00Z" w16du:dateUtc="2025-06-03T08:28:00Z">
        <w:r w:rsidDel="0085195E">
          <w:delText xml:space="preserve"> impacta en su desempeño cognitivo (mejoran la formación de memorias a largo término) y en su salud general (Müller</w:delText>
        </w:r>
      </w:del>
      <w:ins w:id="1299" w:author="julieta pellettieri" w:date="2025-05-28T01:00:00Z" w16du:dateUtc="2025-05-28T04:00:00Z">
        <w:del w:id="1300" w:author="Walter Farina" w:date="2025-06-03T17:28:00Z" w16du:dateUtc="2025-06-03T08:28:00Z">
          <w:r w:rsidR="00DB3777" w:rsidDel="0085195E">
            <w:delText>,</w:delText>
          </w:r>
        </w:del>
      </w:ins>
      <w:del w:id="1301" w:author="Walter Farina" w:date="2025-06-03T17:28:00Z" w16du:dateUtc="2025-06-03T08:28:00Z">
        <w:r w:rsidDel="0085195E">
          <w:delText xml:space="preserve"> 1997</w:delText>
        </w:r>
      </w:del>
      <w:ins w:id="1302" w:author="julieta pellettieri" w:date="2025-05-28T01:00:00Z" w16du:dateUtc="2025-05-28T04:00:00Z">
        <w:del w:id="1303" w:author="Walter Farina" w:date="2025-06-03T17:28:00Z" w16du:dateUtc="2025-06-03T08:28:00Z">
          <w:r w:rsidR="00DB3777" w:rsidDel="0085195E">
            <w:delText>;</w:delText>
          </w:r>
        </w:del>
      </w:ins>
      <w:del w:id="1304" w:author="Walter Farina" w:date="2025-06-03T17:28:00Z" w16du:dateUtc="2025-06-03T08:28:00Z">
        <w:r w:rsidDel="0085195E">
          <w:delText>, Wright et al.</w:delText>
        </w:r>
      </w:del>
      <w:ins w:id="1305" w:author="julieta pellettieri" w:date="2025-05-28T01:01:00Z" w16du:dateUtc="2025-05-28T04:01:00Z">
        <w:del w:id="1306" w:author="Walter Farina" w:date="2025-06-03T17:28:00Z" w16du:dateUtc="2025-06-03T08:28:00Z">
          <w:r w:rsidR="00DB3777" w:rsidDel="0085195E">
            <w:delText>,</w:delText>
          </w:r>
        </w:del>
      </w:ins>
      <w:del w:id="1307" w:author="Walter Farina" w:date="2025-06-03T17:28:00Z" w16du:dateUtc="2025-06-03T08:28:00Z">
        <w:r w:rsidDel="0085195E">
          <w:delText xml:space="preserve"> 2013). </w:delText>
        </w:r>
      </w:del>
      <w:r>
        <w:t xml:space="preserve">Comprender estos efectos en </w:t>
      </w:r>
      <w:r>
        <w:rPr>
          <w:i/>
        </w:rPr>
        <w:t>Bombus pauloensis</w:t>
      </w:r>
      <w:r>
        <w:t xml:space="preserve"> podría proporcionar herramientas para optimizar su uso en </w:t>
      </w:r>
      <w:ins w:id="1308" w:author="Walter Farina" w:date="2025-06-03T17:47:00Z" w16du:dateUtc="2025-06-03T08:47:00Z">
        <w:r w:rsidR="00322B01">
          <w:t xml:space="preserve">la </w:t>
        </w:r>
      </w:ins>
      <w:r>
        <w:t xml:space="preserve">polinización </w:t>
      </w:r>
      <w:del w:id="1309" w:author="Walter Farina" w:date="2025-06-03T17:47:00Z" w16du:dateUtc="2025-06-03T08:47:00Z">
        <w:r w:rsidDel="00322B01">
          <w:delText xml:space="preserve">asistida </w:delText>
        </w:r>
      </w:del>
      <w:ins w:id="1310" w:author="Walter Farina" w:date="2025-06-03T17:47:00Z" w16du:dateUtc="2025-06-03T08:47:00Z">
        <w:r w:rsidR="00322B01">
          <w:t xml:space="preserve">de precisión, mejorando </w:t>
        </w:r>
      </w:ins>
      <w:del w:id="1311" w:author="Walter Farina" w:date="2025-06-03T17:47:00Z" w16du:dateUtc="2025-06-03T08:47:00Z">
        <w:r w:rsidDel="00322B01">
          <w:delText xml:space="preserve">y mejorar </w:delText>
        </w:r>
      </w:del>
      <w:r>
        <w:t>su eficiencia en cultivos comerciales.</w:t>
      </w:r>
      <w:commentRangeEnd w:id="1249"/>
      <w:r w:rsidR="005C60EC">
        <w:rPr>
          <w:rStyle w:val="Refdecomentario"/>
        </w:rPr>
        <w:commentReference w:id="1249"/>
      </w:r>
    </w:p>
    <w:p w14:paraId="77DB263C" w14:textId="77777777" w:rsidR="00434AED" w:rsidRDefault="00434AED">
      <w:pPr>
        <w:jc w:val="both"/>
      </w:pPr>
    </w:p>
    <w:p w14:paraId="2D56B659" w14:textId="524D0A8B" w:rsidR="00434AED" w:rsidRDefault="00FA305D">
      <w:pPr>
        <w:pStyle w:val="Ttulo1"/>
        <w:spacing w:before="240" w:after="240"/>
        <w:jc w:val="both"/>
      </w:pPr>
      <w:ins w:id="1312" w:author="julieta pellettieri" w:date="2025-05-27T18:33:00Z" w16du:dateUtc="2025-05-27T21:33:00Z">
        <w:r>
          <w:lastRenderedPageBreak/>
          <w:t xml:space="preserve">2. </w:t>
        </w:r>
      </w:ins>
      <w:r>
        <w:t>Hipótesis y Objetivos</w:t>
      </w:r>
    </w:p>
    <w:p w14:paraId="729E330B" w14:textId="27E264B8" w:rsidR="00434AED" w:rsidRDefault="00000000">
      <w:pPr>
        <w:spacing w:before="240" w:after="240"/>
        <w:jc w:val="both"/>
      </w:pPr>
      <w:r>
        <w:t xml:space="preserve">Se propone que </w:t>
      </w:r>
      <w:ins w:id="1313" w:author="Walter Farina" w:date="2025-04-20T08:57:00Z" w16du:dateUtc="2025-04-20T11:57:00Z">
        <w:r w:rsidR="008875BE">
          <w:t xml:space="preserve">la </w:t>
        </w:r>
      </w:ins>
      <w:ins w:id="1314" w:author="Walter Farina" w:date="2025-04-20T08:58:00Z" w16du:dateUtc="2025-04-20T11:58:00Z">
        <w:r w:rsidR="008875BE">
          <w:t>cafeína</w:t>
        </w:r>
      </w:ins>
      <w:ins w:id="1315" w:author="Walter Farina" w:date="2025-04-20T08:57:00Z" w16du:dateUtc="2025-04-20T11:57:00Z">
        <w:r w:rsidR="008875BE">
          <w:t xml:space="preserve"> y la arginina, </w:t>
        </w:r>
      </w:ins>
      <w:r>
        <w:t xml:space="preserve">ambos compuestos </w:t>
      </w:r>
      <w:ins w:id="1316" w:author="Walter Farina" w:date="2025-06-03T17:47:00Z" w16du:dateUtc="2025-06-03T08:47:00Z">
        <w:r w:rsidR="00322B01">
          <w:t xml:space="preserve">no azucarados </w:t>
        </w:r>
      </w:ins>
      <w:del w:id="1317" w:author="Walter Farina" w:date="2025-06-03T17:48:00Z" w16du:dateUtc="2025-06-03T08:48:00Z">
        <w:r w:rsidDel="00322B01">
          <w:delText xml:space="preserve">secundarios </w:delText>
        </w:r>
      </w:del>
      <w:r>
        <w:t>presentes en el néctar de algunas flores visitadas por polinizadores</w:t>
      </w:r>
      <w:ins w:id="1318" w:author="Walter Farina" w:date="2025-04-20T08:58:00Z" w16du:dateUtc="2025-04-20T11:58:00Z">
        <w:r w:rsidR="008875BE">
          <w:t>,</w:t>
        </w:r>
      </w:ins>
      <w:r>
        <w:t xml:space="preserve"> afectan positivamente la persistencia de la memoria a largo </w:t>
      </w:r>
      <w:del w:id="1319" w:author="julieta pellettieri" w:date="2025-05-23T15:49:00Z" w16du:dateUtc="2025-05-23T18:49:00Z">
        <w:r w:rsidDel="00A564BD">
          <w:delText xml:space="preserve">plazo </w:delText>
        </w:r>
      </w:del>
      <w:ins w:id="1320" w:author="julieta pellettieri" w:date="2025-05-23T15:49:00Z" w16du:dateUtc="2025-05-23T18:49:00Z">
        <w:r w:rsidR="00A564BD">
          <w:t xml:space="preserve">término </w:t>
        </w:r>
      </w:ins>
      <w:r>
        <w:t xml:space="preserve">del abejorro nativo </w:t>
      </w:r>
      <w:r>
        <w:rPr>
          <w:i/>
        </w:rPr>
        <w:t>Bombus pauloensis</w:t>
      </w:r>
      <w:r>
        <w:t xml:space="preserve"> cuando se presentan de forma combinada.</w:t>
      </w:r>
      <w:ins w:id="1321" w:author="Walter Farina" w:date="2025-06-03T17:48:00Z" w16du:dateUtc="2025-06-03T08:48:00Z">
        <w:r w:rsidR="00191EA7">
          <w:t xml:space="preserve"> Por sus acciones sobre el sistema </w:t>
        </w:r>
      </w:ins>
      <w:ins w:id="1322" w:author="Walter Farina" w:date="2025-06-03T17:49:00Z" w16du:dateUtc="2025-06-03T08:49:00Z">
        <w:r w:rsidR="00191EA7">
          <w:t>inmunológico</w:t>
        </w:r>
      </w:ins>
      <w:ins w:id="1323" w:author="Walter Farina" w:date="2025-06-03T17:48:00Z" w16du:dateUtc="2025-06-03T08:48:00Z">
        <w:r w:rsidR="00191EA7">
          <w:t xml:space="preserve"> en insectos, se propone que </w:t>
        </w:r>
      </w:ins>
      <w:proofErr w:type="gramStart"/>
      <w:ins w:id="1324" w:author="Walter Farina" w:date="2025-06-03T17:49:00Z" w16du:dateUtc="2025-06-03T08:49:00Z">
        <w:r w:rsidR="00191EA7">
          <w:t>aumentaría</w:t>
        </w:r>
        <w:proofErr w:type="gramEnd"/>
        <w:r w:rsidR="00191EA7">
          <w:t xml:space="preserve"> la sobrevida bajo condiciones de estrés. </w:t>
        </w:r>
      </w:ins>
    </w:p>
    <w:p w14:paraId="3A192E79" w14:textId="77777777" w:rsidR="00434AED" w:rsidRDefault="00000000">
      <w:pPr>
        <w:pStyle w:val="Ttulo2"/>
        <w:spacing w:before="240" w:after="240"/>
        <w:jc w:val="both"/>
      </w:pPr>
      <w:r>
        <w:t>Objetivos</w:t>
      </w:r>
    </w:p>
    <w:p w14:paraId="7318ACFF" w14:textId="43AED833" w:rsidR="00434AED" w:rsidRDefault="00000000">
      <w:pPr>
        <w:numPr>
          <w:ilvl w:val="0"/>
          <w:numId w:val="3"/>
        </w:numPr>
        <w:spacing w:before="240"/>
      </w:pPr>
      <w:r>
        <w:t xml:space="preserve">Determinar si la presencia de compuestos secundarios </w:t>
      </w:r>
      <w:ins w:id="1325" w:author="Walter Farina" w:date="2025-04-20T08:59:00Z" w16du:dateUtc="2025-04-20T11:59:00Z">
        <w:r w:rsidR="008875BE">
          <w:t xml:space="preserve">presentes </w:t>
        </w:r>
      </w:ins>
      <w:del w:id="1326" w:author="Walter Farina" w:date="2025-04-20T08:59:00Z" w16du:dateUtc="2025-04-20T11:59:00Z">
        <w:r w:rsidDel="008875BE">
          <w:delText xml:space="preserve">en concentraciones traza </w:delText>
        </w:r>
      </w:del>
      <w:r>
        <w:t>en algunos néctares, como la cafeína y la arginina, afecta</w:t>
      </w:r>
      <w:ins w:id="1327" w:author="Walter Farina" w:date="2025-06-03T17:50:00Z" w16du:dateUtc="2025-06-03T08:50:00Z">
        <w:r w:rsidR="00191EA7">
          <w:t>,</w:t>
        </w:r>
      </w:ins>
      <w:r>
        <w:t xml:space="preserve"> </w:t>
      </w:r>
      <w:ins w:id="1328" w:author="Walter Farina" w:date="2025-04-20T08:59:00Z" w16du:dateUtc="2025-04-20T11:59:00Z">
        <w:r w:rsidR="008875BE">
          <w:t xml:space="preserve">en concentraciones traza </w:t>
        </w:r>
      </w:ins>
      <w:r>
        <w:t>la persistencia de la memoria a largo plazo cuando se administran oralmente durante un condicionamiento olfativo clásico.</w:t>
      </w:r>
    </w:p>
    <w:p w14:paraId="14B1B910" w14:textId="77777777" w:rsidR="00434AED" w:rsidRDefault="00000000">
      <w:pPr>
        <w:numPr>
          <w:ilvl w:val="0"/>
          <w:numId w:val="3"/>
        </w:numPr>
      </w:pPr>
      <w:r>
        <w:t>Evaluar si la combinación de ambos compuestos potencia la persistencia de la memoria a largo plazo en comparación con su administración individual.</w:t>
      </w:r>
    </w:p>
    <w:p w14:paraId="0115490C" w14:textId="0D4AB70A" w:rsidR="00434AED" w:rsidRPr="00550D96" w:rsidDel="00550D96" w:rsidRDefault="00550D96">
      <w:pPr>
        <w:numPr>
          <w:ilvl w:val="0"/>
          <w:numId w:val="3"/>
        </w:numPr>
        <w:spacing w:after="240"/>
        <w:rPr>
          <w:del w:id="1329" w:author="julieta pellettieri" w:date="2025-05-23T09:56:00Z" w16du:dateUtc="2025-05-23T12:56:00Z"/>
        </w:rPr>
      </w:pPr>
      <w:ins w:id="1330" w:author="julieta pellettieri" w:date="2025-05-23T09:56:00Z" w16du:dateUtc="2025-05-23T12:56:00Z">
        <w:r w:rsidRPr="00550D96">
          <w:rPr>
            <w:color w:val="000000"/>
            <w:rPrChange w:id="1331" w:author="julieta pellettieri" w:date="2025-05-23T09:57:00Z" w16du:dateUtc="2025-05-23T12:57:00Z">
              <w:rPr>
                <w:color w:val="000000"/>
                <w:sz w:val="20"/>
                <w:szCs w:val="20"/>
              </w:rPr>
            </w:rPrChange>
          </w:rPr>
          <w:t>Determinar si existe una relación dosis-respuesta al presentar ambos compuestos en forma individual o combinada</w:t>
        </w:r>
        <w:r w:rsidRPr="00550D96" w:rsidDel="00550D96">
          <w:t xml:space="preserve"> </w:t>
        </w:r>
      </w:ins>
      <w:commentRangeStart w:id="1332"/>
      <w:del w:id="1333" w:author="julieta pellettieri" w:date="2025-05-23T09:56:00Z" w16du:dateUtc="2025-05-23T12:56:00Z">
        <w:r w:rsidRPr="00550D96" w:rsidDel="00550D96">
          <w:delText>Analizar el efecto individual y combinado de los compuestos en dosis simples y dobles (incluir concentraciones específicas) para determinar si la dosis influye en el efecto observado.</w:delText>
        </w:r>
        <w:commentRangeEnd w:id="1332"/>
        <w:r w:rsidR="008875BE" w:rsidRPr="00550D96" w:rsidDel="00550D96">
          <w:rPr>
            <w:rPrChange w:id="1334" w:author="julieta pellettieri" w:date="2025-05-23T09:57:00Z" w16du:dateUtc="2025-05-23T12:57:00Z">
              <w:rPr>
                <w:rStyle w:val="Refdecomentario"/>
              </w:rPr>
            </w:rPrChange>
          </w:rPr>
          <w:commentReference w:id="1332"/>
        </w:r>
      </w:del>
    </w:p>
    <w:p w14:paraId="4B0A02A1" w14:textId="77777777" w:rsidR="00550D96" w:rsidRDefault="00550D96">
      <w:pPr>
        <w:numPr>
          <w:ilvl w:val="0"/>
          <w:numId w:val="3"/>
        </w:numPr>
        <w:rPr>
          <w:ins w:id="1335" w:author="julieta pellettieri" w:date="2025-05-23T09:57:00Z" w16du:dateUtc="2025-05-23T12:57:00Z"/>
        </w:rPr>
      </w:pPr>
    </w:p>
    <w:p w14:paraId="28A0079C" w14:textId="77777777" w:rsidR="00434AED" w:rsidRDefault="00000000">
      <w:pPr>
        <w:numPr>
          <w:ilvl w:val="0"/>
          <w:numId w:val="3"/>
        </w:numPr>
        <w:spacing w:after="240"/>
      </w:pPr>
      <w:r>
        <w:t>Evaluar la supervivencia de los sujetos experimentales después de los ensayos de condicionamiento olfativo en los que se administran estos compuestos secundarios.</w:t>
      </w:r>
    </w:p>
    <w:p w14:paraId="1E50B2A2" w14:textId="77777777" w:rsidR="00434AED" w:rsidRDefault="00587855">
      <w:pPr>
        <w:jc w:val="both"/>
      </w:pPr>
      <w:r>
        <w:rPr>
          <w:noProof/>
        </w:rPr>
        <w:pict w14:anchorId="3B6978A4">
          <v:rect id="_x0000_i1027" alt="" style="width:441.9pt;height:.05pt;mso-width-percent:0;mso-height-percent:0;mso-width-percent:0;mso-height-percent:0" o:hralign="center" o:hrstd="t" o:hr="t" fillcolor="#a0a0a0" stroked="f"/>
        </w:pict>
      </w:r>
    </w:p>
    <w:p w14:paraId="18E1B05B" w14:textId="40852BA2" w:rsidR="00434AED" w:rsidRDefault="00FA2089">
      <w:pPr>
        <w:pStyle w:val="Ttulo1"/>
        <w:spacing w:before="240" w:after="240"/>
        <w:jc w:val="both"/>
      </w:pPr>
      <w:ins w:id="1336" w:author="julieta pellettieri" w:date="2025-05-27T19:49:00Z" w16du:dateUtc="2025-05-27T22:49:00Z">
        <w:r>
          <w:t xml:space="preserve">3. </w:t>
        </w:r>
      </w:ins>
      <w:r>
        <w:t>Materiales y Métodos</w:t>
      </w:r>
    </w:p>
    <w:p w14:paraId="2537576F" w14:textId="09B2BD18" w:rsidR="00434AED" w:rsidRDefault="00FA2089">
      <w:pPr>
        <w:pStyle w:val="Ttulo2"/>
        <w:spacing w:before="240" w:after="240"/>
        <w:jc w:val="both"/>
      </w:pPr>
      <w:ins w:id="1337" w:author="julieta pellettieri" w:date="2025-05-27T19:49:00Z" w16du:dateUtc="2025-05-27T22:49:00Z">
        <w:r>
          <w:t xml:space="preserve">3.1 </w:t>
        </w:r>
      </w:ins>
      <w:r>
        <w:t>Sitio de estudio</w:t>
      </w:r>
    </w:p>
    <w:p w14:paraId="550DE5CB" w14:textId="20F80427" w:rsidR="00E21BF8" w:rsidRDefault="00000000">
      <w:r>
        <w:t xml:space="preserve">El experimento fue desarrollado en el campo experimental de la Universidad de Buenos Aires ubicado dentro del predio de </w:t>
      </w:r>
      <w:ins w:id="1338" w:author="julieta pellettieri" w:date="2025-05-23T09:57:00Z" w16du:dateUtc="2025-05-23T12:57:00Z">
        <w:r w:rsidR="00550D96">
          <w:t>C</w:t>
        </w:r>
      </w:ins>
      <w:del w:id="1339" w:author="julieta pellettieri" w:date="2025-05-23T09:57:00Z" w16du:dateUtc="2025-05-23T12:57:00Z">
        <w:r w:rsidDel="00550D96">
          <w:delText>c</w:delText>
        </w:r>
      </w:del>
      <w:r>
        <w:t xml:space="preserve">iudad </w:t>
      </w:r>
      <w:ins w:id="1340" w:author="julieta pellettieri" w:date="2025-05-23T09:57:00Z" w16du:dateUtc="2025-05-23T12:57:00Z">
        <w:r w:rsidR="00550D96">
          <w:t>U</w:t>
        </w:r>
      </w:ins>
      <w:del w:id="1341" w:author="julieta pellettieri" w:date="2025-05-23T09:57:00Z" w16du:dateUtc="2025-05-23T12:57:00Z">
        <w:r w:rsidDel="00550D96">
          <w:delText>u</w:delText>
        </w:r>
      </w:del>
      <w:r>
        <w:t>niversitaria (34°32′S, 58°26′W)</w:t>
      </w:r>
      <w:ins w:id="1342" w:author="julieta pellettieri" w:date="2025-05-28T00:09:00Z" w16du:dateUtc="2025-05-28T03:09:00Z">
        <w:r w:rsidR="004C146C">
          <w:t xml:space="preserve">. </w:t>
        </w:r>
      </w:ins>
      <w:ins w:id="1343" w:author="julieta pellettieri" w:date="2025-05-28T00:15:00Z" w16du:dateUtc="2025-05-28T03:15:00Z">
        <w:r w:rsidR="004C146C">
          <w:t>cuenta con un clima templado húmedo donde</w:t>
        </w:r>
      </w:ins>
      <w:ins w:id="1344" w:author="julieta pellettieri" w:date="2025-05-28T00:12:00Z" w16du:dateUtc="2025-05-28T03:12:00Z">
        <w:r w:rsidR="004C146C">
          <w:t xml:space="preserve"> la temperatura media anual es de 18°C</w:t>
        </w:r>
      </w:ins>
      <w:ins w:id="1345" w:author="julieta pellettieri" w:date="2025-05-28T00:14:00Z" w16du:dateUtc="2025-05-28T03:14:00Z">
        <w:r w:rsidR="004C146C">
          <w:t xml:space="preserve"> y la </w:t>
        </w:r>
      </w:ins>
      <w:ins w:id="1346" w:author="julieta pellettieri" w:date="2025-05-28T00:24:00Z" w16du:dateUtc="2025-05-28T03:24:00Z">
        <w:r w:rsidR="00E21BF8">
          <w:t>precipitación</w:t>
        </w:r>
      </w:ins>
      <w:ins w:id="1347" w:author="julieta pellettieri" w:date="2025-05-28T00:14:00Z" w16du:dateUtc="2025-05-28T03:14:00Z">
        <w:r w:rsidR="004C146C">
          <w:t xml:space="preserve"> media anual es de </w:t>
        </w:r>
      </w:ins>
      <w:ins w:id="1348" w:author="julieta pellettieri" w:date="2025-05-28T00:14:00Z">
        <w:r w:rsidR="004C146C" w:rsidRPr="004C146C">
          <w:t xml:space="preserve">1243 </w:t>
        </w:r>
        <w:proofErr w:type="spellStart"/>
        <w:r w:rsidR="004C146C" w:rsidRPr="004C146C">
          <w:t>mm</w:t>
        </w:r>
      </w:ins>
      <w:ins w:id="1349" w:author="julieta pellettieri" w:date="2025-05-28T00:14:00Z" w16du:dateUtc="2025-05-28T03:14:00Z">
        <w:r w:rsidR="004C146C">
          <w:t>.</w:t>
        </w:r>
      </w:ins>
      <w:proofErr w:type="spellEnd"/>
      <w:ins w:id="1350" w:author="julieta pellettieri" w:date="2025-05-28T00:12:00Z" w16du:dateUtc="2025-05-28T03:12:00Z">
        <w:r w:rsidR="004C146C">
          <w:t xml:space="preserve"> </w:t>
        </w:r>
      </w:ins>
      <w:ins w:id="1351" w:author="julieta pellettieri" w:date="2025-05-28T00:09:00Z" w16du:dateUtc="2025-05-28T03:09:00Z">
        <w:r w:rsidR="004C146C">
          <w:t xml:space="preserve">Los abejorros empleados fueron capturados de </w:t>
        </w:r>
      </w:ins>
      <w:ins w:id="1352" w:author="julieta pellettieri" w:date="2025-05-28T00:10:00Z" w16du:dateUtc="2025-05-28T03:10:00Z">
        <w:r w:rsidR="004C146C">
          <w:t xml:space="preserve">nidos industriales de la empresa </w:t>
        </w:r>
        <w:del w:id="1353" w:author="Walter Farina" w:date="2025-06-03T17:54:00Z" w16du:dateUtc="2025-06-03T08:54:00Z">
          <w:r w:rsidR="004C146C" w:rsidDel="003D004A">
            <w:delText>Beeflow</w:delText>
          </w:r>
        </w:del>
      </w:ins>
      <w:proofErr w:type="spellStart"/>
      <w:ins w:id="1354" w:author="Walter Farina" w:date="2025-06-03T17:54:00Z" w16du:dateUtc="2025-06-03T08:54:00Z">
        <w:r w:rsidR="003D004A">
          <w:t>Biobest</w:t>
        </w:r>
      </w:ins>
      <w:proofErr w:type="spellEnd"/>
      <w:ins w:id="1355" w:author="julieta pellettieri" w:date="2025-05-28T00:11:00Z" w16du:dateUtc="2025-05-28T03:11:00Z">
        <w:r w:rsidR="004C146C">
          <w:t>.</w:t>
        </w:r>
      </w:ins>
    </w:p>
    <w:p w14:paraId="4D8B59C9" w14:textId="119D4310" w:rsidR="00434AED" w:rsidRDefault="00FA2089">
      <w:pPr>
        <w:pStyle w:val="Ttulo2"/>
      </w:pPr>
      <w:ins w:id="1356" w:author="julieta pellettieri" w:date="2025-05-27T19:49:00Z" w16du:dateUtc="2025-05-27T22:49:00Z">
        <w:r>
          <w:t xml:space="preserve">3.2 </w:t>
        </w:r>
      </w:ins>
      <w:r>
        <w:t>Manejo y entrenamiento de los abejorros</w:t>
      </w:r>
    </w:p>
    <w:p w14:paraId="7D85BBF1" w14:textId="5427E6C2" w:rsidR="00D428AB" w:rsidRDefault="00000000" w:rsidP="00D428AB">
      <w:pPr>
        <w:jc w:val="both"/>
        <w:rPr>
          <w:ins w:id="1357" w:author="julieta pellettieri" w:date="2025-05-28T00:37:00Z" w16du:dateUtc="2025-05-28T03:37:00Z"/>
        </w:rPr>
      </w:pPr>
      <w:r>
        <w:t>Se realizó un experimento de condicionamiento clásico en el que los abejorros asociaron un olor con una recompensa. El protocolo incluyó tres etapas: preparación, entrenamiento y evaluación</w:t>
      </w:r>
      <w:ins w:id="1358" w:author="julieta pellettieri" w:date="2025-05-28T00:38:00Z" w16du:dateUtc="2025-05-28T03:38:00Z">
        <w:r w:rsidR="00D428AB">
          <w:t xml:space="preserve"> (fig. 3.1)</w:t>
        </w:r>
      </w:ins>
      <w:r>
        <w:t>.</w:t>
      </w:r>
      <w:ins w:id="1359" w:author="julieta pellettieri" w:date="2025-05-28T00:37:00Z" w16du:dateUtc="2025-05-28T03:37:00Z">
        <w:r w:rsidR="00D428AB" w:rsidRPr="00D428AB">
          <w:t xml:space="preserve"> </w:t>
        </w:r>
      </w:ins>
    </w:p>
    <w:p w14:paraId="6F538E9E" w14:textId="77777777" w:rsidR="00D428AB" w:rsidRDefault="00D428AB" w:rsidP="00D428AB">
      <w:pPr>
        <w:jc w:val="both"/>
        <w:rPr>
          <w:ins w:id="1360" w:author="julieta pellettieri" w:date="2025-05-28T00:37:00Z" w16du:dateUtc="2025-05-28T03:37:00Z"/>
        </w:rPr>
      </w:pPr>
    </w:p>
    <w:p w14:paraId="0A98F21C" w14:textId="3ED65A65" w:rsidR="00D428AB" w:rsidRDefault="00D428AB" w:rsidP="00D428AB">
      <w:pPr>
        <w:jc w:val="both"/>
        <w:rPr>
          <w:ins w:id="1361" w:author="julieta pellettieri" w:date="2025-05-28T00:37:00Z" w16du:dateUtc="2025-05-28T03:37:00Z"/>
        </w:rPr>
      </w:pPr>
      <w:ins w:id="1362" w:author="julieta pellettieri" w:date="2025-05-28T00:37:00Z" w16du:dateUtc="2025-05-28T03:37:00Z">
        <w:r w:rsidRPr="00216358">
          <w:rPr>
            <w:noProof/>
          </w:rPr>
          <w:lastRenderedPageBreak/>
          <w:drawing>
            <wp:inline distT="0" distB="0" distL="0" distR="0" wp14:anchorId="4056AAA2" wp14:editId="0971D1C8">
              <wp:extent cx="5733415" cy="2559050"/>
              <wp:effectExtent l="0" t="0" r="635" b="0"/>
              <wp:docPr id="13222423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242344" name=""/>
                      <pic:cNvPicPr/>
                    </pic:nvPicPr>
                    <pic:blipFill>
                      <a:blip r:embed="rId16"/>
                      <a:stretch>
                        <a:fillRect/>
                      </a:stretch>
                    </pic:blipFill>
                    <pic:spPr>
                      <a:xfrm>
                        <a:off x="0" y="0"/>
                        <a:ext cx="5733415" cy="2559050"/>
                      </a:xfrm>
                      <a:prstGeom prst="rect">
                        <a:avLst/>
                      </a:prstGeom>
                    </pic:spPr>
                  </pic:pic>
                </a:graphicData>
              </a:graphic>
            </wp:inline>
          </w:drawing>
        </w:r>
      </w:ins>
    </w:p>
    <w:p w14:paraId="76004A09" w14:textId="26FD462C" w:rsidR="00434AED" w:rsidRDefault="00D428AB">
      <w:pPr>
        <w:jc w:val="both"/>
        <w:pPrChange w:id="1363" w:author="julieta pellettieri" w:date="2025-05-28T00:38:00Z" w16du:dateUtc="2025-05-28T03:38:00Z">
          <w:pPr>
            <w:spacing w:before="240" w:after="240"/>
            <w:jc w:val="both"/>
          </w:pPr>
        </w:pPrChange>
      </w:pPr>
      <w:ins w:id="1364" w:author="julieta pellettieri" w:date="2025-05-28T00:37:00Z" w16du:dateUtc="2025-05-28T03:37:00Z">
        <w:r w:rsidRPr="003E2BAD">
          <w:rPr>
            <w:u w:val="single"/>
          </w:rPr>
          <w:t>Figura 3.</w:t>
        </w:r>
      </w:ins>
      <w:ins w:id="1365" w:author="julieta pellettieri" w:date="2025-05-28T00:38:00Z" w16du:dateUtc="2025-05-28T03:38:00Z">
        <w:r>
          <w:rPr>
            <w:u w:val="single"/>
          </w:rPr>
          <w:t>1</w:t>
        </w:r>
      </w:ins>
      <w:ins w:id="1366" w:author="julieta pellettieri" w:date="2025-05-28T00:37:00Z" w16du:dateUtc="2025-05-28T03:37:00Z">
        <w:r w:rsidRPr="003E2BAD">
          <w:rPr>
            <w:u w:val="single"/>
          </w:rPr>
          <w:t>:</w:t>
        </w:r>
        <w:r>
          <w:t xml:space="preserve"> </w:t>
        </w:r>
        <w:r w:rsidRPr="003E2BAD">
          <w:rPr>
            <w:i/>
            <w:iCs/>
          </w:rPr>
          <w:t>Línea de acción con los tiempos correspondientes a cada etapa del procedimiento</w:t>
        </w:r>
        <w:r>
          <w:t>.</w:t>
        </w:r>
        <w:commentRangeStart w:id="1367"/>
        <w:commentRangeEnd w:id="1367"/>
        <w:r>
          <w:commentReference w:id="1367"/>
        </w:r>
      </w:ins>
    </w:p>
    <w:p w14:paraId="04252931" w14:textId="08D9F757" w:rsidR="00434AED" w:rsidRDefault="00D428AB">
      <w:pPr>
        <w:spacing w:before="240" w:after="240"/>
        <w:jc w:val="both"/>
        <w:rPr>
          <w:b/>
        </w:rPr>
      </w:pPr>
      <w:ins w:id="1368" w:author="julieta pellettieri" w:date="2025-05-28T00:33:00Z" w16du:dateUtc="2025-05-28T03:33:00Z">
        <w:r>
          <w:rPr>
            <w:b/>
          </w:rPr>
          <w:t xml:space="preserve">3.2.1 </w:t>
        </w:r>
      </w:ins>
      <w:r>
        <w:rPr>
          <w:b/>
        </w:rPr>
        <w:t>Preparación</w:t>
      </w:r>
    </w:p>
    <w:p w14:paraId="20AA0243" w14:textId="11AD8B47" w:rsidR="00434AED" w:rsidRDefault="00000000">
      <w:pPr>
        <w:spacing w:before="240" w:after="240"/>
        <w:jc w:val="both"/>
      </w:pPr>
      <w:r>
        <w:t xml:space="preserve">Los abejorros pertenecientes a nidos industriales fueron capturados a la salida de sus nidos entre las </w:t>
      </w:r>
      <w:ins w:id="1369" w:author="julieta pellettieri" w:date="2025-05-28T00:21:00Z" w16du:dateUtc="2025-05-28T03:21:00Z">
        <w:r w:rsidR="00E21BF8">
          <w:t>8</w:t>
        </w:r>
      </w:ins>
      <w:del w:id="1370" w:author="julieta pellettieri" w:date="2025-05-28T00:21:00Z" w16du:dateUtc="2025-05-28T03:21:00Z">
        <w:r w:rsidDel="00E21BF8">
          <w:delText>...</w:delText>
        </w:r>
      </w:del>
      <w:r>
        <w:t xml:space="preserve"> y las </w:t>
      </w:r>
      <w:ins w:id="1371" w:author="julieta pellettieri" w:date="2025-05-28T00:21:00Z" w16du:dateUtc="2025-05-28T03:21:00Z">
        <w:r w:rsidR="00E21BF8">
          <w:t>15</w:t>
        </w:r>
      </w:ins>
      <w:del w:id="1372" w:author="julieta pellettieri" w:date="2025-05-28T00:21:00Z" w16du:dateUtc="2025-05-28T03:21:00Z">
        <w:r w:rsidDel="00E21BF8">
          <w:delText>...</w:delText>
        </w:r>
      </w:del>
      <w:r>
        <w:t xml:space="preserve"> horas </w:t>
      </w:r>
      <w:del w:id="1373" w:author="julieta pellettieri" w:date="2025-05-28T00:24:00Z" w16du:dateUtc="2025-05-28T03:24:00Z">
        <w:r w:rsidDel="00E21BF8">
          <w:delText xml:space="preserve">durante </w:delText>
        </w:r>
      </w:del>
      <w:del w:id="1374" w:author="julieta pellettieri" w:date="2025-05-28T00:26:00Z" w16du:dateUtc="2025-05-28T03:26:00Z">
        <w:r w:rsidDel="00E21BF8">
          <w:delText xml:space="preserve">los meses de </w:delText>
        </w:r>
      </w:del>
      <w:del w:id="1375" w:author="julieta pellettieri" w:date="2025-05-28T00:22:00Z" w16du:dateUtc="2025-05-28T03:22:00Z">
        <w:r w:rsidDel="00E21BF8">
          <w:delText xml:space="preserve">... </w:delText>
        </w:r>
      </w:del>
      <w:del w:id="1376" w:author="julieta pellettieri" w:date="2025-05-28T00:25:00Z" w16du:dateUtc="2025-05-28T03:25:00Z">
        <w:r w:rsidDel="00E21BF8">
          <w:delText xml:space="preserve">y </w:delText>
        </w:r>
      </w:del>
      <w:del w:id="1377" w:author="julieta pellettieri" w:date="2025-05-28T00:22:00Z" w16du:dateUtc="2025-05-28T03:22:00Z">
        <w:r w:rsidDel="00E21BF8">
          <w:delText>...</w:delText>
        </w:r>
      </w:del>
      <w:del w:id="1378" w:author="julieta pellettieri" w:date="2025-05-28T00:25:00Z" w16du:dateUtc="2025-05-28T03:25:00Z">
        <w:r w:rsidDel="00E21BF8">
          <w:delText xml:space="preserve"> </w:delText>
        </w:r>
      </w:del>
      <w:r>
        <w:t>de 2024 y 2025</w:t>
      </w:r>
      <w:ins w:id="1379" w:author="julieta pellettieri" w:date="2025-05-28T00:26:00Z" w16du:dateUtc="2025-05-28T03:26:00Z">
        <w:r w:rsidR="00E21BF8">
          <w:t xml:space="preserve"> exceptuando los meses de inactividad (</w:t>
        </w:r>
      </w:ins>
      <w:ins w:id="1380" w:author="julieta pellettieri" w:date="2025-05-28T00:27:00Z" w16du:dateUtc="2025-05-28T03:27:00Z">
        <w:r w:rsidR="00E21BF8">
          <w:t xml:space="preserve">de </w:t>
        </w:r>
        <w:del w:id="1381" w:author="Walter Farina" w:date="2025-06-03T17:55:00Z" w16du:dateUtc="2025-06-03T08:55:00Z">
          <w:r w:rsidR="00E21BF8" w:rsidDel="003D004A">
            <w:delText>A</w:delText>
          </w:r>
        </w:del>
      </w:ins>
      <w:ins w:id="1382" w:author="julieta pellettieri" w:date="2025-05-28T00:26:00Z" w16du:dateUtc="2025-05-28T03:26:00Z">
        <w:del w:id="1383" w:author="Walter Farina" w:date="2025-06-03T17:55:00Z" w16du:dateUtc="2025-06-03T08:55:00Z">
          <w:r w:rsidR="00E21BF8" w:rsidDel="003D004A">
            <w:delText>bril</w:delText>
          </w:r>
        </w:del>
      </w:ins>
      <w:ins w:id="1384" w:author="Walter Farina" w:date="2025-06-03T17:55:00Z" w16du:dateUtc="2025-06-03T08:55:00Z">
        <w:r w:rsidR="003D004A">
          <w:t>abril</w:t>
        </w:r>
      </w:ins>
      <w:ins w:id="1385" w:author="julieta pellettieri" w:date="2025-05-28T00:26:00Z" w16du:dateUtc="2025-05-28T03:26:00Z">
        <w:r w:rsidR="00E21BF8">
          <w:t xml:space="preserve"> a </w:t>
        </w:r>
      </w:ins>
      <w:ins w:id="1386" w:author="julieta pellettieri" w:date="2025-05-28T00:27:00Z" w16du:dateUtc="2025-05-28T03:27:00Z">
        <w:del w:id="1387" w:author="Walter Farina" w:date="2025-06-03T17:55:00Z" w16du:dateUtc="2025-06-03T08:55:00Z">
          <w:r w:rsidR="00E21BF8" w:rsidDel="003D004A">
            <w:delText>A</w:delText>
          </w:r>
        </w:del>
      </w:ins>
      <w:ins w:id="1388" w:author="Walter Farina" w:date="2025-06-03T17:55:00Z" w16du:dateUtc="2025-06-03T08:55:00Z">
        <w:r w:rsidR="003D004A">
          <w:t>a</w:t>
        </w:r>
      </w:ins>
      <w:ins w:id="1389" w:author="julieta pellettieri" w:date="2025-05-28T00:26:00Z" w16du:dateUtc="2025-05-28T03:26:00Z">
        <w:r w:rsidR="00E21BF8">
          <w:t>gosto</w:t>
        </w:r>
      </w:ins>
      <w:ins w:id="1390" w:author="julieta pellettieri" w:date="2025-05-28T00:27:00Z" w16du:dateUtc="2025-05-28T03:27:00Z">
        <w:r w:rsidR="00E21BF8">
          <w:t>)</w:t>
        </w:r>
      </w:ins>
      <w:r>
        <w:t>. La captura se realizó con una red de aire y los individuos fueron transferidos rápidamente a jaulas individuales conformadas por tubos Falcon de 50 ml. Posteriormente, la tapa del tubo fue reemplazada por una malla de tul para permitir la ventilación y la interacción con los abejorros. Los individuos fueron incubados durante al menos 45 minutos a 32</w:t>
      </w:r>
      <w:ins w:id="1391" w:author="Walter Farina" w:date="2025-06-03T17:55:00Z" w16du:dateUtc="2025-06-03T08:55:00Z">
        <w:r w:rsidR="003D004A">
          <w:t xml:space="preserve"> </w:t>
        </w:r>
      </w:ins>
      <w:r>
        <w:t>°C con un recipiente que aseguró la humedad del ambiente.</w:t>
      </w:r>
    </w:p>
    <w:p w14:paraId="3525866D" w14:textId="13DE2F59" w:rsidR="00434AED" w:rsidRDefault="00D428AB">
      <w:pPr>
        <w:spacing w:before="240" w:after="240"/>
        <w:jc w:val="both"/>
        <w:rPr>
          <w:b/>
        </w:rPr>
      </w:pPr>
      <w:ins w:id="1392" w:author="julieta pellettieri" w:date="2025-05-28T00:33:00Z" w16du:dateUtc="2025-05-28T03:33:00Z">
        <w:r>
          <w:rPr>
            <w:b/>
          </w:rPr>
          <w:t xml:space="preserve">3.2.2 </w:t>
        </w:r>
      </w:ins>
      <w:r>
        <w:rPr>
          <w:b/>
        </w:rPr>
        <w:t>Entrenamiento</w:t>
      </w:r>
    </w:p>
    <w:p w14:paraId="7BA2E560" w14:textId="05DC7204" w:rsidR="00434AED" w:rsidRDefault="00000000">
      <w:pPr>
        <w:spacing w:before="240" w:after="240"/>
        <w:jc w:val="both"/>
      </w:pPr>
      <w:r>
        <w:t>Los abejorros fueron alimentados con 5 µL de una solución de sacarosa al 50%</w:t>
      </w:r>
      <w:ins w:id="1393" w:author="julieta pellettieri" w:date="2025-05-23T15:57:00Z" w16du:dateUtc="2025-05-23T18:57:00Z">
        <w:r w:rsidR="00216358">
          <w:t xml:space="preserve"> (SA)</w:t>
        </w:r>
      </w:ins>
      <w:r>
        <w:t xml:space="preserve">, lo que favoreció un comportamiento más proactivo durante el entrenamiento. Quince minutos después, comenzó la etapa de condicionamiento: cada individuo fue expuesto a un puf de olor durante </w:t>
      </w:r>
      <w:del w:id="1394" w:author="julieta pellettieri" w:date="2025-05-23T15:56:00Z" w16du:dateUtc="2025-05-23T18:56:00Z">
        <w:r w:rsidDel="00216358">
          <w:delText xml:space="preserve">... </w:delText>
        </w:r>
      </w:del>
      <w:ins w:id="1395" w:author="julieta pellettieri" w:date="2025-05-23T15:56:00Z" w16du:dateUtc="2025-05-23T18:56:00Z">
        <w:r w:rsidR="00216358">
          <w:t xml:space="preserve">6 </w:t>
        </w:r>
      </w:ins>
      <w:r>
        <w:t xml:space="preserve">segundos, sobre el final de la exposición al olor se les ofreció </w:t>
      </w:r>
      <w:ins w:id="1396" w:author="julieta pellettieri" w:date="2025-05-23T15:56:00Z" w16du:dateUtc="2025-05-23T18:56:00Z">
        <w:r w:rsidR="00216358">
          <w:t xml:space="preserve">una recompensa de SA </w:t>
        </w:r>
      </w:ins>
      <w:r>
        <w:t>que contenía uno de los tratamientos experimentales. Este procedimiento se repitió seis veces, registrando en cada ensayo si el abejorro aceptaba la recompensa y si presentaba extensión de probóscide en respuesta al olor, lo que indicaba una asociación exitosa</w:t>
      </w:r>
      <w:ins w:id="1397" w:author="julieta pellettieri" w:date="2025-05-28T00:31:00Z" w16du:dateUtc="2025-05-28T03:31:00Z">
        <w:r w:rsidR="00D428AB">
          <w:t xml:space="preserve"> (fig.3.</w:t>
        </w:r>
      </w:ins>
      <w:ins w:id="1398" w:author="julieta pellettieri" w:date="2025-05-28T00:38:00Z" w16du:dateUtc="2025-05-28T03:38:00Z">
        <w:r w:rsidR="00D428AB">
          <w:t>2</w:t>
        </w:r>
      </w:ins>
      <w:ins w:id="1399" w:author="julieta pellettieri" w:date="2025-05-28T00:31:00Z" w16du:dateUtc="2025-05-28T03:31:00Z">
        <w:r w:rsidR="00D428AB">
          <w:t>)</w:t>
        </w:r>
      </w:ins>
      <w:r>
        <w:t>.</w:t>
      </w:r>
    </w:p>
    <w:p w14:paraId="0326E4BA" w14:textId="77777777" w:rsidR="003D004A" w:rsidRDefault="00000000">
      <w:pPr>
        <w:spacing w:before="240" w:after="240"/>
        <w:jc w:val="both"/>
        <w:rPr>
          <w:ins w:id="1400" w:author="Walter Farina" w:date="2025-06-03T17:55:00Z" w16du:dateUtc="2025-06-03T08:55:00Z"/>
        </w:rPr>
      </w:pPr>
      <w:r>
        <w:t>Posteriormente, los individuos fueron alimentados hasta saciarse y devueltos a la incubadora hasta la etapa de evaluación.</w:t>
      </w:r>
    </w:p>
    <w:p w14:paraId="334695A7" w14:textId="18BC1965" w:rsidR="00434AED" w:rsidRDefault="00000000">
      <w:pPr>
        <w:spacing w:before="240" w:after="240"/>
        <w:jc w:val="both"/>
      </w:pPr>
      <w:r>
        <w:rPr>
          <w:noProof/>
        </w:rPr>
        <w:lastRenderedPageBreak/>
        <mc:AlternateContent>
          <mc:Choice Requires="wpg">
            <w:drawing>
              <wp:inline distT="114300" distB="114300" distL="114300" distR="114300" wp14:anchorId="15542B9E" wp14:editId="4FE3D8E0">
                <wp:extent cx="6641994" cy="2448091"/>
                <wp:effectExtent l="0" t="0" r="0" b="0"/>
                <wp:docPr id="4" name="Grupo 4"/>
                <wp:cNvGraphicFramePr/>
                <a:graphic xmlns:a="http://schemas.openxmlformats.org/drawingml/2006/main">
                  <a:graphicData uri="http://schemas.microsoft.com/office/word/2010/wordprocessingGroup">
                    <wpg:wgp>
                      <wpg:cNvGrpSpPr/>
                      <wpg:grpSpPr>
                        <a:xfrm>
                          <a:off x="0" y="0"/>
                          <a:ext cx="6641994" cy="2448091"/>
                          <a:chOff x="1026393" y="333430"/>
                          <a:chExt cx="7363798" cy="2702738"/>
                        </a:xfrm>
                      </wpg:grpSpPr>
                      <wps:wsp>
                        <wps:cNvPr id="1809266844" name="Cuadro de texto 1809266844"/>
                        <wps:cNvSpPr txBox="1"/>
                        <wps:spPr>
                          <a:xfrm>
                            <a:off x="2399209" y="333430"/>
                            <a:ext cx="5990982" cy="552875"/>
                          </a:xfrm>
                          <a:prstGeom prst="rect">
                            <a:avLst/>
                          </a:prstGeom>
                          <a:noFill/>
                          <a:ln>
                            <a:noFill/>
                          </a:ln>
                        </wps:spPr>
                        <wps:txbx>
                          <w:txbxContent>
                            <w:p w14:paraId="7927B931" w14:textId="77777777" w:rsidR="00434AED" w:rsidRDefault="00000000">
                              <w:pPr>
                                <w:spacing w:line="240" w:lineRule="auto"/>
                                <w:textDirection w:val="btLr"/>
                              </w:pPr>
                              <w:r>
                                <w:rPr>
                                  <w:color w:val="000000"/>
                                  <w:sz w:val="28"/>
                                </w:rPr>
                                <w:t>Modelo de enjaulado y entrenamiento.</w:t>
                              </w:r>
                            </w:p>
                          </w:txbxContent>
                        </wps:txbx>
                        <wps:bodyPr spcFirstLastPara="1" wrap="square" lIns="91425" tIns="91425" rIns="91425" bIns="91425" anchor="t" anchorCtr="0">
                          <a:noAutofit/>
                        </wps:bodyPr>
                      </wps:wsp>
                      <pic:pic xmlns:pic="http://schemas.openxmlformats.org/drawingml/2006/picture">
                        <pic:nvPicPr>
                          <pic:cNvPr id="48" name="Shape 48"/>
                          <pic:cNvPicPr preferRelativeResize="0"/>
                        </pic:nvPicPr>
                        <pic:blipFill rotWithShape="1">
                          <a:blip r:embed="rId17">
                            <a:alphaModFix/>
                          </a:blip>
                          <a:srcRect t="15139"/>
                          <a:stretch/>
                        </pic:blipFill>
                        <pic:spPr>
                          <a:xfrm rot="5400000">
                            <a:off x="1759901" y="254875"/>
                            <a:ext cx="704124" cy="1905324"/>
                          </a:xfrm>
                          <a:prstGeom prst="rect">
                            <a:avLst/>
                          </a:prstGeom>
                          <a:noFill/>
                          <a:ln>
                            <a:noFill/>
                          </a:ln>
                        </pic:spPr>
                      </pic:pic>
                      <pic:pic xmlns:pic="http://schemas.openxmlformats.org/drawingml/2006/picture">
                        <pic:nvPicPr>
                          <pic:cNvPr id="49" name="Shape 49"/>
                          <pic:cNvPicPr preferRelativeResize="0"/>
                        </pic:nvPicPr>
                        <pic:blipFill rotWithShape="1">
                          <a:blip r:embed="rId18">
                            <a:alphaModFix/>
                          </a:blip>
                          <a:srcRect r="4870" b="15261"/>
                          <a:stretch/>
                        </pic:blipFill>
                        <pic:spPr>
                          <a:xfrm rot="1626466">
                            <a:off x="2253738" y="1032836"/>
                            <a:ext cx="570438" cy="422661"/>
                          </a:xfrm>
                          <a:prstGeom prst="rect">
                            <a:avLst/>
                          </a:prstGeom>
                          <a:noFill/>
                          <a:ln>
                            <a:noFill/>
                          </a:ln>
                        </pic:spPr>
                      </pic:pic>
                      <wps:wsp>
                        <wps:cNvPr id="1788065704" name="Rectángulo 1788065704"/>
                        <wps:cNvSpPr/>
                        <wps:spPr>
                          <a:xfrm>
                            <a:off x="2993566" y="902539"/>
                            <a:ext cx="22800" cy="620400"/>
                          </a:xfrm>
                          <a:prstGeom prst="rect">
                            <a:avLst/>
                          </a:prstGeom>
                          <a:noFill/>
                          <a:ln w="9525" cap="flat" cmpd="sng">
                            <a:solidFill>
                              <a:srgbClr val="2B302B"/>
                            </a:solidFill>
                            <a:prstDash val="solid"/>
                            <a:round/>
                            <a:headEnd type="none" w="sm" len="sm"/>
                            <a:tailEnd type="none" w="sm" len="sm"/>
                          </a:ln>
                        </wps:spPr>
                        <wps:txbx>
                          <w:txbxContent>
                            <w:p w14:paraId="72BEC017"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1182479634" name="Rectángulo 1182479634"/>
                        <wps:cNvSpPr/>
                        <wps:spPr>
                          <a:xfrm>
                            <a:off x="3041708" y="902539"/>
                            <a:ext cx="22800" cy="620400"/>
                          </a:xfrm>
                          <a:prstGeom prst="rect">
                            <a:avLst/>
                          </a:prstGeom>
                          <a:solidFill>
                            <a:srgbClr val="FFFFFF"/>
                          </a:solidFill>
                          <a:ln w="9525" cap="flat" cmpd="sng">
                            <a:solidFill>
                              <a:srgbClr val="2B302B"/>
                            </a:solidFill>
                            <a:prstDash val="solid"/>
                            <a:round/>
                            <a:headEnd type="none" w="sm" len="sm"/>
                            <a:tailEnd type="none" w="sm" len="sm"/>
                          </a:ln>
                        </wps:spPr>
                        <wps:txbx>
                          <w:txbxContent>
                            <w:p w14:paraId="0C10CF30"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1484934200" name="Rectángulo 1484934200"/>
                        <wps:cNvSpPr/>
                        <wps:spPr>
                          <a:xfrm>
                            <a:off x="3076972" y="897367"/>
                            <a:ext cx="22800" cy="620400"/>
                          </a:xfrm>
                          <a:prstGeom prst="rect">
                            <a:avLst/>
                          </a:prstGeom>
                          <a:noFill/>
                          <a:ln w="9525" cap="flat" cmpd="sng">
                            <a:solidFill>
                              <a:srgbClr val="2B302B"/>
                            </a:solidFill>
                            <a:prstDash val="solid"/>
                            <a:round/>
                            <a:headEnd type="none" w="sm" len="sm"/>
                            <a:tailEnd type="none" w="sm" len="sm"/>
                          </a:ln>
                        </wps:spPr>
                        <wps:txbx>
                          <w:txbxContent>
                            <w:p w14:paraId="360577AD"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324811941" name="Rectángulo 324811941"/>
                        <wps:cNvSpPr/>
                        <wps:spPr>
                          <a:xfrm>
                            <a:off x="3125113" y="897367"/>
                            <a:ext cx="22800" cy="620400"/>
                          </a:xfrm>
                          <a:prstGeom prst="rect">
                            <a:avLst/>
                          </a:prstGeom>
                          <a:solidFill>
                            <a:srgbClr val="FFFFFF"/>
                          </a:solidFill>
                          <a:ln w="9525" cap="flat" cmpd="sng">
                            <a:solidFill>
                              <a:srgbClr val="2B302B"/>
                            </a:solidFill>
                            <a:prstDash val="solid"/>
                            <a:round/>
                            <a:headEnd type="none" w="sm" len="sm"/>
                            <a:tailEnd type="none" w="sm" len="sm"/>
                          </a:ln>
                        </wps:spPr>
                        <wps:txbx>
                          <w:txbxContent>
                            <w:p w14:paraId="735F6A48"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409512911" name="Rectángulo 409512911"/>
                        <wps:cNvSpPr/>
                        <wps:spPr>
                          <a:xfrm rot="-5400000">
                            <a:off x="3054532" y="858910"/>
                            <a:ext cx="19500" cy="188402"/>
                          </a:xfrm>
                          <a:prstGeom prst="rect">
                            <a:avLst/>
                          </a:prstGeom>
                          <a:noFill/>
                          <a:ln w="9525" cap="flat" cmpd="sng">
                            <a:solidFill>
                              <a:srgbClr val="2B302B"/>
                            </a:solidFill>
                            <a:prstDash val="dash"/>
                            <a:round/>
                            <a:headEnd type="none" w="sm" len="sm"/>
                            <a:tailEnd type="none" w="sm" len="sm"/>
                          </a:ln>
                        </wps:spPr>
                        <wps:txbx>
                          <w:txbxContent>
                            <w:p w14:paraId="17C4B8B9"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1313916515" name="Rectángulo 1313916515"/>
                        <wps:cNvSpPr/>
                        <wps:spPr>
                          <a:xfrm rot="-5400000">
                            <a:off x="3054522" y="940029"/>
                            <a:ext cx="19500" cy="188402"/>
                          </a:xfrm>
                          <a:prstGeom prst="rect">
                            <a:avLst/>
                          </a:prstGeom>
                          <a:noFill/>
                          <a:ln w="9525" cap="flat" cmpd="sng">
                            <a:solidFill>
                              <a:srgbClr val="2B302B"/>
                            </a:solidFill>
                            <a:prstDash val="dash"/>
                            <a:round/>
                            <a:headEnd type="none" w="sm" len="sm"/>
                            <a:tailEnd type="none" w="sm" len="sm"/>
                          </a:ln>
                        </wps:spPr>
                        <wps:txbx>
                          <w:txbxContent>
                            <w:p w14:paraId="28CE40DB"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643720728" name="Rectángulo 643720728"/>
                        <wps:cNvSpPr/>
                        <wps:spPr>
                          <a:xfrm rot="-5400000">
                            <a:off x="3054541" y="899469"/>
                            <a:ext cx="19500" cy="188402"/>
                          </a:xfrm>
                          <a:prstGeom prst="rect">
                            <a:avLst/>
                          </a:prstGeom>
                          <a:solidFill>
                            <a:srgbClr val="FFFFFF"/>
                          </a:solidFill>
                          <a:ln w="9525" cap="flat" cmpd="sng">
                            <a:solidFill>
                              <a:srgbClr val="2B302B"/>
                            </a:solidFill>
                            <a:prstDash val="dash"/>
                            <a:round/>
                            <a:headEnd type="none" w="sm" len="sm"/>
                            <a:tailEnd type="none" w="sm" len="sm"/>
                          </a:ln>
                        </wps:spPr>
                        <wps:txbx>
                          <w:txbxContent>
                            <w:p w14:paraId="4FCFCA8A"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1728721397" name="Rectángulo 1728721397"/>
                        <wps:cNvSpPr/>
                        <wps:spPr>
                          <a:xfrm rot="-5400000">
                            <a:off x="3054551" y="1021147"/>
                            <a:ext cx="19500" cy="188402"/>
                          </a:xfrm>
                          <a:prstGeom prst="rect">
                            <a:avLst/>
                          </a:prstGeom>
                          <a:noFill/>
                          <a:ln w="9525" cap="flat" cmpd="sng">
                            <a:solidFill>
                              <a:srgbClr val="2B302B"/>
                            </a:solidFill>
                            <a:prstDash val="dash"/>
                            <a:round/>
                            <a:headEnd type="none" w="sm" len="sm"/>
                            <a:tailEnd type="none" w="sm" len="sm"/>
                          </a:ln>
                        </wps:spPr>
                        <wps:txbx>
                          <w:txbxContent>
                            <w:p w14:paraId="386CCA3C"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1353262475" name="Rectángulo 1353262475"/>
                        <wps:cNvSpPr/>
                        <wps:spPr>
                          <a:xfrm rot="-5400000">
                            <a:off x="3054570" y="980588"/>
                            <a:ext cx="19500" cy="188402"/>
                          </a:xfrm>
                          <a:prstGeom prst="rect">
                            <a:avLst/>
                          </a:prstGeom>
                          <a:solidFill>
                            <a:srgbClr val="FFFFFF"/>
                          </a:solidFill>
                          <a:ln w="9525" cap="flat" cmpd="sng">
                            <a:solidFill>
                              <a:srgbClr val="2B302B"/>
                            </a:solidFill>
                            <a:prstDash val="dash"/>
                            <a:round/>
                            <a:headEnd type="none" w="sm" len="sm"/>
                            <a:tailEnd type="none" w="sm" len="sm"/>
                          </a:ln>
                        </wps:spPr>
                        <wps:txbx>
                          <w:txbxContent>
                            <w:p w14:paraId="020CD09A"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1501795997" name="Rectángulo 1501795997"/>
                        <wps:cNvSpPr/>
                        <wps:spPr>
                          <a:xfrm rot="-5400000">
                            <a:off x="3054541" y="1102266"/>
                            <a:ext cx="19500" cy="188402"/>
                          </a:xfrm>
                          <a:prstGeom prst="rect">
                            <a:avLst/>
                          </a:prstGeom>
                          <a:noFill/>
                          <a:ln w="9525" cap="flat" cmpd="sng">
                            <a:solidFill>
                              <a:srgbClr val="2B302B"/>
                            </a:solidFill>
                            <a:prstDash val="dash"/>
                            <a:round/>
                            <a:headEnd type="none" w="sm" len="sm"/>
                            <a:tailEnd type="none" w="sm" len="sm"/>
                          </a:ln>
                        </wps:spPr>
                        <wps:txbx>
                          <w:txbxContent>
                            <w:p w14:paraId="075426C7"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1189710224" name="Rectángulo 1189710224"/>
                        <wps:cNvSpPr/>
                        <wps:spPr>
                          <a:xfrm rot="-5400000">
                            <a:off x="3054560" y="1061706"/>
                            <a:ext cx="19500" cy="188402"/>
                          </a:xfrm>
                          <a:prstGeom prst="rect">
                            <a:avLst/>
                          </a:prstGeom>
                          <a:solidFill>
                            <a:srgbClr val="FFFFFF"/>
                          </a:solidFill>
                          <a:ln w="9525" cap="flat" cmpd="sng">
                            <a:solidFill>
                              <a:srgbClr val="2B302B"/>
                            </a:solidFill>
                            <a:prstDash val="dash"/>
                            <a:round/>
                            <a:headEnd type="none" w="sm" len="sm"/>
                            <a:tailEnd type="none" w="sm" len="sm"/>
                          </a:ln>
                        </wps:spPr>
                        <wps:txbx>
                          <w:txbxContent>
                            <w:p w14:paraId="023E77FA"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2125687670" name="Rectángulo 2125687670"/>
                        <wps:cNvSpPr/>
                        <wps:spPr>
                          <a:xfrm rot="-5400000">
                            <a:off x="3054504" y="1175244"/>
                            <a:ext cx="19500" cy="188402"/>
                          </a:xfrm>
                          <a:prstGeom prst="rect">
                            <a:avLst/>
                          </a:prstGeom>
                          <a:noFill/>
                          <a:ln w="9525" cap="flat" cmpd="sng">
                            <a:solidFill>
                              <a:srgbClr val="2B302B"/>
                            </a:solidFill>
                            <a:prstDash val="dash"/>
                            <a:round/>
                            <a:headEnd type="none" w="sm" len="sm"/>
                            <a:tailEnd type="none" w="sm" len="sm"/>
                          </a:ln>
                        </wps:spPr>
                        <wps:txbx>
                          <w:txbxContent>
                            <w:p w14:paraId="1A8D6E1A"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743679938" name="Rectángulo 743679938"/>
                        <wps:cNvSpPr/>
                        <wps:spPr>
                          <a:xfrm rot="-5400000">
                            <a:off x="3054522" y="1134684"/>
                            <a:ext cx="19500" cy="188402"/>
                          </a:xfrm>
                          <a:prstGeom prst="rect">
                            <a:avLst/>
                          </a:prstGeom>
                          <a:solidFill>
                            <a:srgbClr val="FFFFFF"/>
                          </a:solidFill>
                          <a:ln w="9525" cap="flat" cmpd="sng">
                            <a:solidFill>
                              <a:srgbClr val="2B302B"/>
                            </a:solidFill>
                            <a:prstDash val="dash"/>
                            <a:round/>
                            <a:headEnd type="none" w="sm" len="sm"/>
                            <a:tailEnd type="none" w="sm" len="sm"/>
                          </a:ln>
                        </wps:spPr>
                        <wps:txbx>
                          <w:txbxContent>
                            <w:p w14:paraId="3EE8A44D"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1089214224" name="Rectángulo 1089214224"/>
                        <wps:cNvSpPr/>
                        <wps:spPr>
                          <a:xfrm rot="-5400000">
                            <a:off x="3054494" y="1256362"/>
                            <a:ext cx="19500" cy="188402"/>
                          </a:xfrm>
                          <a:prstGeom prst="rect">
                            <a:avLst/>
                          </a:prstGeom>
                          <a:noFill/>
                          <a:ln w="9525" cap="flat" cmpd="sng">
                            <a:solidFill>
                              <a:srgbClr val="2B302B"/>
                            </a:solidFill>
                            <a:prstDash val="dash"/>
                            <a:round/>
                            <a:headEnd type="none" w="sm" len="sm"/>
                            <a:tailEnd type="none" w="sm" len="sm"/>
                          </a:ln>
                        </wps:spPr>
                        <wps:txbx>
                          <w:txbxContent>
                            <w:p w14:paraId="10859A1F"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2128312884" name="Rectángulo 2128312884"/>
                        <wps:cNvSpPr/>
                        <wps:spPr>
                          <a:xfrm rot="-5400000">
                            <a:off x="3054513" y="1215803"/>
                            <a:ext cx="19500" cy="188402"/>
                          </a:xfrm>
                          <a:prstGeom prst="rect">
                            <a:avLst/>
                          </a:prstGeom>
                          <a:solidFill>
                            <a:srgbClr val="FFFFFF"/>
                          </a:solidFill>
                          <a:ln w="9525" cap="flat" cmpd="sng">
                            <a:solidFill>
                              <a:srgbClr val="2B302B"/>
                            </a:solidFill>
                            <a:prstDash val="dash"/>
                            <a:round/>
                            <a:headEnd type="none" w="sm" len="sm"/>
                            <a:tailEnd type="none" w="sm" len="sm"/>
                          </a:ln>
                        </wps:spPr>
                        <wps:txbx>
                          <w:txbxContent>
                            <w:p w14:paraId="05E17D8B"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740489424" name="Rectángulo 740489424"/>
                        <wps:cNvSpPr/>
                        <wps:spPr>
                          <a:xfrm rot="-5400000">
                            <a:off x="3054522" y="1337481"/>
                            <a:ext cx="19500" cy="188402"/>
                          </a:xfrm>
                          <a:prstGeom prst="rect">
                            <a:avLst/>
                          </a:prstGeom>
                          <a:noFill/>
                          <a:ln w="9525" cap="flat" cmpd="sng">
                            <a:solidFill>
                              <a:srgbClr val="2B302B"/>
                            </a:solidFill>
                            <a:prstDash val="dash"/>
                            <a:round/>
                            <a:headEnd type="none" w="sm" len="sm"/>
                            <a:tailEnd type="none" w="sm" len="sm"/>
                          </a:ln>
                        </wps:spPr>
                        <wps:txbx>
                          <w:txbxContent>
                            <w:p w14:paraId="48ECA714"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1006375671" name="Rectángulo 1006375671"/>
                        <wps:cNvSpPr/>
                        <wps:spPr>
                          <a:xfrm rot="-5400000">
                            <a:off x="3054541" y="1296921"/>
                            <a:ext cx="19500" cy="188402"/>
                          </a:xfrm>
                          <a:prstGeom prst="rect">
                            <a:avLst/>
                          </a:prstGeom>
                          <a:solidFill>
                            <a:srgbClr val="FFFFFF"/>
                          </a:solidFill>
                          <a:ln w="9525" cap="flat" cmpd="sng">
                            <a:solidFill>
                              <a:srgbClr val="2B302B"/>
                            </a:solidFill>
                            <a:prstDash val="dash"/>
                            <a:round/>
                            <a:headEnd type="none" w="sm" len="sm"/>
                            <a:tailEnd type="none" w="sm" len="sm"/>
                          </a:ln>
                        </wps:spPr>
                        <wps:txbx>
                          <w:txbxContent>
                            <w:p w14:paraId="5E61B79D"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829607783" name="Rectángulo 829607783"/>
                        <wps:cNvSpPr/>
                        <wps:spPr>
                          <a:xfrm rot="-5400000">
                            <a:off x="3054513" y="1418599"/>
                            <a:ext cx="19500" cy="188402"/>
                          </a:xfrm>
                          <a:prstGeom prst="rect">
                            <a:avLst/>
                          </a:prstGeom>
                          <a:noFill/>
                          <a:ln w="9525" cap="flat" cmpd="sng">
                            <a:solidFill>
                              <a:srgbClr val="2B302B"/>
                            </a:solidFill>
                            <a:prstDash val="dash"/>
                            <a:round/>
                            <a:headEnd type="none" w="sm" len="sm"/>
                            <a:tailEnd type="none" w="sm" len="sm"/>
                          </a:ln>
                        </wps:spPr>
                        <wps:txbx>
                          <w:txbxContent>
                            <w:p w14:paraId="285E90AF"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867768546" name="Rectángulo 867768546"/>
                        <wps:cNvSpPr/>
                        <wps:spPr>
                          <a:xfrm rot="-5400000">
                            <a:off x="3054532" y="1378040"/>
                            <a:ext cx="19500" cy="188402"/>
                          </a:xfrm>
                          <a:prstGeom prst="rect">
                            <a:avLst/>
                          </a:prstGeom>
                          <a:solidFill>
                            <a:srgbClr val="FFFFFF"/>
                          </a:solidFill>
                          <a:ln w="9525" cap="flat" cmpd="sng">
                            <a:solidFill>
                              <a:srgbClr val="2B302B"/>
                            </a:solidFill>
                            <a:prstDash val="dash"/>
                            <a:round/>
                            <a:headEnd type="none" w="sm" len="sm"/>
                            <a:tailEnd type="none" w="sm" len="sm"/>
                          </a:ln>
                        </wps:spPr>
                        <wps:txbx>
                          <w:txbxContent>
                            <w:p w14:paraId="33825B4A"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g:grpSp>
                        <wpg:cNvPr id="1674288486" name="Grupo 1674288486"/>
                        <wpg:cNvGrpSpPr/>
                        <wpg:grpSpPr>
                          <a:xfrm rot="10800000">
                            <a:off x="3307382" y="1041514"/>
                            <a:ext cx="177083" cy="257973"/>
                            <a:chOff x="6269760" y="2505960"/>
                            <a:chExt cx="233280" cy="339840"/>
                          </a:xfrm>
                        </wpg:grpSpPr>
                        <wps:wsp>
                          <wps:cNvPr id="61533860" name="Forma libre 61533860"/>
                          <wps:cNvSpPr/>
                          <wps:spPr>
                            <a:xfrm>
                              <a:off x="6320880" y="2505960"/>
                              <a:ext cx="47520" cy="50040"/>
                            </a:xfrm>
                            <a:custGeom>
                              <a:avLst/>
                              <a:gdLst/>
                              <a:ahLst/>
                              <a:cxnLst/>
                              <a:rect l="l" t="t" r="r" b="b"/>
                              <a:pathLst>
                                <a:path w="132" h="139" extrusionOk="0">
                                  <a:moveTo>
                                    <a:pt x="66" y="46"/>
                                  </a:moveTo>
                                  <a:cubicBezTo>
                                    <a:pt x="79" y="46"/>
                                    <a:pt x="89" y="56"/>
                                    <a:pt x="89" y="70"/>
                                  </a:cubicBezTo>
                                  <a:cubicBezTo>
                                    <a:pt x="89" y="83"/>
                                    <a:pt x="79" y="94"/>
                                    <a:pt x="66" y="94"/>
                                  </a:cubicBezTo>
                                  <a:cubicBezTo>
                                    <a:pt x="53" y="94"/>
                                    <a:pt x="43" y="83"/>
                                    <a:pt x="43" y="70"/>
                                  </a:cubicBezTo>
                                  <a:cubicBezTo>
                                    <a:pt x="43" y="56"/>
                                    <a:pt x="53" y="46"/>
                                    <a:pt x="66" y="46"/>
                                  </a:cubicBezTo>
                                  <a:moveTo>
                                    <a:pt x="66" y="139"/>
                                  </a:moveTo>
                                  <a:cubicBezTo>
                                    <a:pt x="102" y="139"/>
                                    <a:pt x="132" y="107"/>
                                    <a:pt x="132" y="70"/>
                                  </a:cubicBezTo>
                                  <a:cubicBezTo>
                                    <a:pt x="132" y="31"/>
                                    <a:pt x="102" y="0"/>
                                    <a:pt x="66" y="0"/>
                                  </a:cubicBezTo>
                                  <a:cubicBezTo>
                                    <a:pt x="29" y="0"/>
                                    <a:pt x="0" y="31"/>
                                    <a:pt x="0" y="70"/>
                                  </a:cubicBezTo>
                                  <a:cubicBezTo>
                                    <a:pt x="0" y="107"/>
                                    <a:pt x="29" y="139"/>
                                    <a:pt x="66" y="139"/>
                                  </a:cubicBezTo>
                                  <a:close/>
                                </a:path>
                              </a:pathLst>
                            </a:custGeom>
                            <a:solidFill>
                              <a:srgbClr val="2B302B"/>
                            </a:solidFill>
                            <a:ln>
                              <a:noFill/>
                            </a:ln>
                          </wps:spPr>
                          <wps:txbx>
                            <w:txbxContent>
                              <w:p w14:paraId="13B8713F" w14:textId="77777777" w:rsidR="00434AED" w:rsidRDefault="00434AED">
                                <w:pPr>
                                  <w:spacing w:line="240" w:lineRule="auto"/>
                                  <w:textDirection w:val="btLr"/>
                                </w:pPr>
                              </w:p>
                            </w:txbxContent>
                          </wps:txbx>
                          <wps:bodyPr spcFirstLastPara="1" wrap="square" lIns="90000" tIns="5025" rIns="90000" bIns="5025" anchor="ctr" anchorCtr="1">
                            <a:noAutofit/>
                          </wps:bodyPr>
                        </wps:wsp>
                        <wps:wsp>
                          <wps:cNvPr id="2100882092" name="Forma libre 2100882092"/>
                          <wps:cNvSpPr/>
                          <wps:spPr>
                            <a:xfrm>
                              <a:off x="6368760" y="2711520"/>
                              <a:ext cx="47520" cy="49680"/>
                            </a:xfrm>
                            <a:custGeom>
                              <a:avLst/>
                              <a:gdLst/>
                              <a:ahLst/>
                              <a:cxnLst/>
                              <a:rect l="l" t="t" r="r" b="b"/>
                              <a:pathLst>
                                <a:path w="132" h="138" extrusionOk="0">
                                  <a:moveTo>
                                    <a:pt x="43" y="69"/>
                                  </a:moveTo>
                                  <a:cubicBezTo>
                                    <a:pt x="43" y="56"/>
                                    <a:pt x="54" y="45"/>
                                    <a:pt x="66" y="45"/>
                                  </a:cubicBezTo>
                                  <a:cubicBezTo>
                                    <a:pt x="79" y="45"/>
                                    <a:pt x="89" y="56"/>
                                    <a:pt x="89" y="69"/>
                                  </a:cubicBezTo>
                                  <a:cubicBezTo>
                                    <a:pt x="89" y="82"/>
                                    <a:pt x="79" y="93"/>
                                    <a:pt x="66" y="93"/>
                                  </a:cubicBezTo>
                                  <a:cubicBezTo>
                                    <a:pt x="54" y="93"/>
                                    <a:pt x="43" y="82"/>
                                    <a:pt x="43" y="69"/>
                                  </a:cubicBezTo>
                                  <a:moveTo>
                                    <a:pt x="132" y="69"/>
                                  </a:moveTo>
                                  <a:cubicBezTo>
                                    <a:pt x="132" y="32"/>
                                    <a:pt x="103" y="0"/>
                                    <a:pt x="66" y="0"/>
                                  </a:cubicBezTo>
                                  <a:cubicBezTo>
                                    <a:pt x="29" y="0"/>
                                    <a:pt x="0" y="32"/>
                                    <a:pt x="0" y="69"/>
                                  </a:cubicBezTo>
                                  <a:cubicBezTo>
                                    <a:pt x="0" y="107"/>
                                    <a:pt x="29" y="138"/>
                                    <a:pt x="66" y="138"/>
                                  </a:cubicBezTo>
                                  <a:cubicBezTo>
                                    <a:pt x="103" y="138"/>
                                    <a:pt x="132" y="107"/>
                                    <a:pt x="132" y="69"/>
                                  </a:cubicBezTo>
                                  <a:close/>
                                </a:path>
                              </a:pathLst>
                            </a:custGeom>
                            <a:solidFill>
                              <a:srgbClr val="2B302B"/>
                            </a:solidFill>
                            <a:ln>
                              <a:noFill/>
                            </a:ln>
                          </wps:spPr>
                          <wps:txbx>
                            <w:txbxContent>
                              <w:p w14:paraId="30799CF1" w14:textId="77777777" w:rsidR="00434AED" w:rsidRDefault="00434AED">
                                <w:pPr>
                                  <w:spacing w:line="240" w:lineRule="auto"/>
                                  <w:textDirection w:val="btLr"/>
                                </w:pPr>
                              </w:p>
                            </w:txbxContent>
                          </wps:txbx>
                          <wps:bodyPr spcFirstLastPara="1" wrap="square" lIns="90000" tIns="4675" rIns="90000" bIns="4675" anchor="ctr" anchorCtr="1">
                            <a:noAutofit/>
                          </wps:bodyPr>
                        </wps:wsp>
                        <wps:wsp>
                          <wps:cNvPr id="959003907" name="Forma libre 959003907"/>
                          <wps:cNvSpPr/>
                          <wps:spPr>
                            <a:xfrm>
                              <a:off x="6397200" y="2612520"/>
                              <a:ext cx="47520" cy="49320"/>
                            </a:xfrm>
                            <a:custGeom>
                              <a:avLst/>
                              <a:gdLst/>
                              <a:ahLst/>
                              <a:cxnLst/>
                              <a:rect l="l" t="t" r="r" b="b"/>
                              <a:pathLst>
                                <a:path w="132" h="137" extrusionOk="0">
                                  <a:moveTo>
                                    <a:pt x="66" y="45"/>
                                  </a:moveTo>
                                  <a:cubicBezTo>
                                    <a:pt x="79" y="45"/>
                                    <a:pt x="89" y="56"/>
                                    <a:pt x="89" y="69"/>
                                  </a:cubicBezTo>
                                  <a:cubicBezTo>
                                    <a:pt x="89" y="81"/>
                                    <a:pt x="79" y="93"/>
                                    <a:pt x="66" y="93"/>
                                  </a:cubicBezTo>
                                  <a:cubicBezTo>
                                    <a:pt x="53" y="93"/>
                                    <a:pt x="43" y="81"/>
                                    <a:pt x="43" y="69"/>
                                  </a:cubicBezTo>
                                  <a:cubicBezTo>
                                    <a:pt x="43" y="56"/>
                                    <a:pt x="53" y="45"/>
                                    <a:pt x="66" y="45"/>
                                  </a:cubicBezTo>
                                  <a:moveTo>
                                    <a:pt x="0" y="69"/>
                                  </a:moveTo>
                                  <a:cubicBezTo>
                                    <a:pt x="0" y="107"/>
                                    <a:pt x="29" y="137"/>
                                    <a:pt x="66" y="137"/>
                                  </a:cubicBezTo>
                                  <a:cubicBezTo>
                                    <a:pt x="101" y="137"/>
                                    <a:pt x="132" y="107"/>
                                    <a:pt x="132" y="69"/>
                                  </a:cubicBezTo>
                                  <a:cubicBezTo>
                                    <a:pt x="132" y="31"/>
                                    <a:pt x="101" y="0"/>
                                    <a:pt x="66" y="0"/>
                                  </a:cubicBezTo>
                                  <a:cubicBezTo>
                                    <a:pt x="29" y="0"/>
                                    <a:pt x="0" y="31"/>
                                    <a:pt x="0" y="69"/>
                                  </a:cubicBezTo>
                                  <a:close/>
                                </a:path>
                              </a:pathLst>
                            </a:custGeom>
                            <a:solidFill>
                              <a:srgbClr val="2B302B"/>
                            </a:solidFill>
                            <a:ln>
                              <a:noFill/>
                            </a:ln>
                          </wps:spPr>
                          <wps:txbx>
                            <w:txbxContent>
                              <w:p w14:paraId="7C53C3B4" w14:textId="77777777" w:rsidR="00434AED" w:rsidRDefault="00434AED">
                                <w:pPr>
                                  <w:spacing w:line="240" w:lineRule="auto"/>
                                  <w:textDirection w:val="btLr"/>
                                </w:pPr>
                              </w:p>
                            </w:txbxContent>
                          </wps:txbx>
                          <wps:bodyPr spcFirstLastPara="1" wrap="square" lIns="90000" tIns="4300" rIns="90000" bIns="4300" anchor="ctr" anchorCtr="1">
                            <a:noAutofit/>
                          </wps:bodyPr>
                        </wps:wsp>
                        <wps:wsp>
                          <wps:cNvPr id="1753788729" name="Forma libre 1753788729"/>
                          <wps:cNvSpPr/>
                          <wps:spPr>
                            <a:xfrm>
                              <a:off x="6269760" y="2530440"/>
                              <a:ext cx="15480" cy="16200"/>
                            </a:xfrm>
                            <a:custGeom>
                              <a:avLst/>
                              <a:gdLst/>
                              <a:ahLst/>
                              <a:cxnLst/>
                              <a:rect l="l" t="t" r="r" b="b"/>
                              <a:pathLst>
                                <a:path w="43" h="45" extrusionOk="0">
                                  <a:moveTo>
                                    <a:pt x="22" y="0"/>
                                  </a:moveTo>
                                  <a:cubicBezTo>
                                    <a:pt x="33" y="0"/>
                                    <a:pt x="43" y="11"/>
                                    <a:pt x="43" y="23"/>
                                  </a:cubicBezTo>
                                  <a:cubicBezTo>
                                    <a:pt x="43" y="35"/>
                                    <a:pt x="33" y="45"/>
                                    <a:pt x="22" y="45"/>
                                  </a:cubicBezTo>
                                  <a:cubicBezTo>
                                    <a:pt x="9" y="45"/>
                                    <a:pt x="0" y="35"/>
                                    <a:pt x="0" y="23"/>
                                  </a:cubicBezTo>
                                  <a:cubicBezTo>
                                    <a:pt x="0" y="11"/>
                                    <a:pt x="9" y="0"/>
                                    <a:pt x="22" y="0"/>
                                  </a:cubicBezTo>
                                  <a:close/>
                                </a:path>
                              </a:pathLst>
                            </a:custGeom>
                            <a:solidFill>
                              <a:srgbClr val="2B302B"/>
                            </a:solidFill>
                            <a:ln>
                              <a:noFill/>
                            </a:ln>
                          </wps:spPr>
                          <wps:txbx>
                            <w:txbxContent>
                              <w:p w14:paraId="58DBAEA8" w14:textId="77777777" w:rsidR="00434AED" w:rsidRDefault="00434AED">
                                <w:pPr>
                                  <w:spacing w:line="240" w:lineRule="auto"/>
                                  <w:textDirection w:val="btLr"/>
                                </w:pPr>
                              </w:p>
                            </w:txbxContent>
                          </wps:txbx>
                          <wps:bodyPr spcFirstLastPara="1" wrap="square" lIns="90000" tIns="0" rIns="90000" bIns="0" anchor="ctr" anchorCtr="1">
                            <a:noAutofit/>
                          </wps:bodyPr>
                        </wps:wsp>
                        <wps:wsp>
                          <wps:cNvPr id="36207097" name="Forma libre 36207097"/>
                          <wps:cNvSpPr/>
                          <wps:spPr>
                            <a:xfrm>
                              <a:off x="6364800" y="2604960"/>
                              <a:ext cx="15480" cy="16200"/>
                            </a:xfrm>
                            <a:custGeom>
                              <a:avLst/>
                              <a:gdLst/>
                              <a:ahLst/>
                              <a:cxnLst/>
                              <a:rect l="l" t="t" r="r" b="b"/>
                              <a:pathLst>
                                <a:path w="43" h="45" extrusionOk="0">
                                  <a:moveTo>
                                    <a:pt x="21" y="0"/>
                                  </a:moveTo>
                                  <a:cubicBezTo>
                                    <a:pt x="33" y="0"/>
                                    <a:pt x="43" y="10"/>
                                    <a:pt x="43" y="22"/>
                                  </a:cubicBezTo>
                                  <a:cubicBezTo>
                                    <a:pt x="43" y="36"/>
                                    <a:pt x="33" y="45"/>
                                    <a:pt x="21" y="45"/>
                                  </a:cubicBezTo>
                                  <a:cubicBezTo>
                                    <a:pt x="9" y="45"/>
                                    <a:pt x="0" y="36"/>
                                    <a:pt x="0" y="22"/>
                                  </a:cubicBezTo>
                                  <a:cubicBezTo>
                                    <a:pt x="0" y="10"/>
                                    <a:pt x="9" y="0"/>
                                    <a:pt x="21" y="0"/>
                                  </a:cubicBezTo>
                                  <a:close/>
                                </a:path>
                              </a:pathLst>
                            </a:custGeom>
                            <a:solidFill>
                              <a:srgbClr val="2B302B"/>
                            </a:solidFill>
                            <a:ln>
                              <a:noFill/>
                            </a:ln>
                          </wps:spPr>
                          <wps:txbx>
                            <w:txbxContent>
                              <w:p w14:paraId="623BAF89" w14:textId="77777777" w:rsidR="00434AED" w:rsidRDefault="00434AED">
                                <w:pPr>
                                  <w:spacing w:line="240" w:lineRule="auto"/>
                                  <w:textDirection w:val="btLr"/>
                                </w:pPr>
                              </w:p>
                            </w:txbxContent>
                          </wps:txbx>
                          <wps:bodyPr spcFirstLastPara="1" wrap="square" lIns="90000" tIns="0" rIns="90000" bIns="0" anchor="ctr" anchorCtr="1">
                            <a:noAutofit/>
                          </wps:bodyPr>
                        </wps:wsp>
                        <wps:wsp>
                          <wps:cNvPr id="619966769" name="Forma libre 619966769"/>
                          <wps:cNvSpPr/>
                          <wps:spPr>
                            <a:xfrm>
                              <a:off x="6337080" y="2671920"/>
                              <a:ext cx="15480" cy="16560"/>
                            </a:xfrm>
                            <a:custGeom>
                              <a:avLst/>
                              <a:gdLst/>
                              <a:ahLst/>
                              <a:cxnLst/>
                              <a:rect l="l" t="t" r="r" b="b"/>
                              <a:pathLst>
                                <a:path w="43" h="46" extrusionOk="0">
                                  <a:moveTo>
                                    <a:pt x="21" y="0"/>
                                  </a:moveTo>
                                  <a:cubicBezTo>
                                    <a:pt x="32" y="0"/>
                                    <a:pt x="43" y="10"/>
                                    <a:pt x="43" y="23"/>
                                  </a:cubicBezTo>
                                  <a:cubicBezTo>
                                    <a:pt x="43" y="35"/>
                                    <a:pt x="32" y="46"/>
                                    <a:pt x="21" y="46"/>
                                  </a:cubicBezTo>
                                  <a:cubicBezTo>
                                    <a:pt x="8" y="46"/>
                                    <a:pt x="0" y="35"/>
                                    <a:pt x="0" y="23"/>
                                  </a:cubicBezTo>
                                  <a:cubicBezTo>
                                    <a:pt x="0" y="10"/>
                                    <a:pt x="8" y="0"/>
                                    <a:pt x="21" y="0"/>
                                  </a:cubicBezTo>
                                  <a:close/>
                                </a:path>
                              </a:pathLst>
                            </a:custGeom>
                            <a:solidFill>
                              <a:srgbClr val="2B302B"/>
                            </a:solidFill>
                            <a:ln>
                              <a:noFill/>
                            </a:ln>
                          </wps:spPr>
                          <wps:txbx>
                            <w:txbxContent>
                              <w:p w14:paraId="30A7E915" w14:textId="77777777" w:rsidR="00434AED" w:rsidRDefault="00434AED">
                                <w:pPr>
                                  <w:spacing w:line="240" w:lineRule="auto"/>
                                  <w:textDirection w:val="btLr"/>
                                </w:pPr>
                              </w:p>
                            </w:txbxContent>
                          </wps:txbx>
                          <wps:bodyPr spcFirstLastPara="1" wrap="square" lIns="90000" tIns="0" rIns="90000" bIns="0" anchor="ctr" anchorCtr="1">
                            <a:noAutofit/>
                          </wps:bodyPr>
                        </wps:wsp>
                        <wps:wsp>
                          <wps:cNvPr id="193408244" name="Forma libre 193408244"/>
                          <wps:cNvSpPr/>
                          <wps:spPr>
                            <a:xfrm>
                              <a:off x="6438600" y="2719080"/>
                              <a:ext cx="15480" cy="16200"/>
                            </a:xfrm>
                            <a:custGeom>
                              <a:avLst/>
                              <a:gdLst/>
                              <a:ahLst/>
                              <a:cxnLst/>
                              <a:rect l="l" t="t" r="r" b="b"/>
                              <a:pathLst>
                                <a:path w="43" h="45" extrusionOk="0">
                                  <a:moveTo>
                                    <a:pt x="22" y="0"/>
                                  </a:moveTo>
                                  <a:cubicBezTo>
                                    <a:pt x="35" y="0"/>
                                    <a:pt x="43" y="11"/>
                                    <a:pt x="43" y="23"/>
                                  </a:cubicBezTo>
                                  <a:cubicBezTo>
                                    <a:pt x="43" y="35"/>
                                    <a:pt x="35" y="45"/>
                                    <a:pt x="22" y="45"/>
                                  </a:cubicBezTo>
                                  <a:cubicBezTo>
                                    <a:pt x="10" y="45"/>
                                    <a:pt x="0" y="35"/>
                                    <a:pt x="0" y="23"/>
                                  </a:cubicBezTo>
                                  <a:cubicBezTo>
                                    <a:pt x="0" y="11"/>
                                    <a:pt x="10" y="0"/>
                                    <a:pt x="22" y="0"/>
                                  </a:cubicBezTo>
                                  <a:close/>
                                </a:path>
                              </a:pathLst>
                            </a:custGeom>
                            <a:solidFill>
                              <a:srgbClr val="2B302B"/>
                            </a:solidFill>
                            <a:ln>
                              <a:noFill/>
                            </a:ln>
                          </wps:spPr>
                          <wps:txbx>
                            <w:txbxContent>
                              <w:p w14:paraId="4E22899D" w14:textId="77777777" w:rsidR="00434AED" w:rsidRDefault="00434AED">
                                <w:pPr>
                                  <w:spacing w:line="240" w:lineRule="auto"/>
                                  <w:textDirection w:val="btLr"/>
                                </w:pPr>
                              </w:p>
                            </w:txbxContent>
                          </wps:txbx>
                          <wps:bodyPr spcFirstLastPara="1" wrap="square" lIns="90000" tIns="0" rIns="90000" bIns="0" anchor="ctr" anchorCtr="1">
                            <a:noAutofit/>
                          </wps:bodyPr>
                        </wps:wsp>
                        <wps:wsp>
                          <wps:cNvPr id="572467199" name="Forma libre 572467199"/>
                          <wps:cNvSpPr/>
                          <wps:spPr>
                            <a:xfrm>
                              <a:off x="6465600" y="2644560"/>
                              <a:ext cx="15480" cy="16560"/>
                            </a:xfrm>
                            <a:custGeom>
                              <a:avLst/>
                              <a:gdLst/>
                              <a:ahLst/>
                              <a:cxnLst/>
                              <a:rect l="l" t="t" r="r" b="b"/>
                              <a:pathLst>
                                <a:path w="43" h="46" extrusionOk="0">
                                  <a:moveTo>
                                    <a:pt x="22" y="0"/>
                                  </a:moveTo>
                                  <a:cubicBezTo>
                                    <a:pt x="34" y="0"/>
                                    <a:pt x="43" y="10"/>
                                    <a:pt x="43" y="23"/>
                                  </a:cubicBezTo>
                                  <a:cubicBezTo>
                                    <a:pt x="43" y="35"/>
                                    <a:pt x="34" y="46"/>
                                    <a:pt x="22" y="46"/>
                                  </a:cubicBezTo>
                                  <a:cubicBezTo>
                                    <a:pt x="10" y="46"/>
                                    <a:pt x="0" y="35"/>
                                    <a:pt x="0" y="23"/>
                                  </a:cubicBezTo>
                                  <a:cubicBezTo>
                                    <a:pt x="0" y="10"/>
                                    <a:pt x="10" y="0"/>
                                    <a:pt x="22" y="0"/>
                                  </a:cubicBezTo>
                                  <a:close/>
                                </a:path>
                              </a:pathLst>
                            </a:custGeom>
                            <a:solidFill>
                              <a:srgbClr val="2B302B"/>
                            </a:solidFill>
                            <a:ln>
                              <a:noFill/>
                            </a:ln>
                          </wps:spPr>
                          <wps:txbx>
                            <w:txbxContent>
                              <w:p w14:paraId="6FCD72AE" w14:textId="77777777" w:rsidR="00434AED" w:rsidRDefault="00434AED">
                                <w:pPr>
                                  <w:spacing w:line="240" w:lineRule="auto"/>
                                  <w:textDirection w:val="btLr"/>
                                </w:pPr>
                              </w:p>
                            </w:txbxContent>
                          </wps:txbx>
                          <wps:bodyPr spcFirstLastPara="1" wrap="square" lIns="90000" tIns="0" rIns="90000" bIns="0" anchor="ctr" anchorCtr="1">
                            <a:noAutofit/>
                          </wps:bodyPr>
                        </wps:wsp>
                        <wps:wsp>
                          <wps:cNvPr id="1962120632" name="Forma libre 1962120632"/>
                          <wps:cNvSpPr/>
                          <wps:spPr>
                            <a:xfrm>
                              <a:off x="6385320" y="2789640"/>
                              <a:ext cx="117720" cy="56160"/>
                            </a:xfrm>
                            <a:custGeom>
                              <a:avLst/>
                              <a:gdLst/>
                              <a:ahLst/>
                              <a:cxnLst/>
                              <a:rect l="l" t="t" r="r" b="b"/>
                              <a:pathLst>
                                <a:path w="327" h="156" extrusionOk="0">
                                  <a:moveTo>
                                    <a:pt x="254" y="0"/>
                                  </a:moveTo>
                                  <a:lnTo>
                                    <a:pt x="22" y="0"/>
                                  </a:lnTo>
                                  <a:cubicBezTo>
                                    <a:pt x="10" y="0"/>
                                    <a:pt x="0" y="9"/>
                                    <a:pt x="0" y="22"/>
                                  </a:cubicBezTo>
                                  <a:cubicBezTo>
                                    <a:pt x="0" y="34"/>
                                    <a:pt x="10" y="45"/>
                                    <a:pt x="22" y="45"/>
                                  </a:cubicBezTo>
                                  <a:lnTo>
                                    <a:pt x="254" y="45"/>
                                  </a:lnTo>
                                  <a:cubicBezTo>
                                    <a:pt x="270" y="45"/>
                                    <a:pt x="284" y="60"/>
                                    <a:pt x="284" y="77"/>
                                  </a:cubicBezTo>
                                  <a:cubicBezTo>
                                    <a:pt x="284" y="96"/>
                                    <a:pt x="270" y="110"/>
                                    <a:pt x="254" y="110"/>
                                  </a:cubicBezTo>
                                  <a:cubicBezTo>
                                    <a:pt x="241" y="110"/>
                                    <a:pt x="232" y="121"/>
                                    <a:pt x="232" y="133"/>
                                  </a:cubicBezTo>
                                  <a:cubicBezTo>
                                    <a:pt x="232" y="145"/>
                                    <a:pt x="241" y="156"/>
                                    <a:pt x="254" y="156"/>
                                  </a:cubicBezTo>
                                  <a:cubicBezTo>
                                    <a:pt x="294" y="156"/>
                                    <a:pt x="327" y="121"/>
                                    <a:pt x="327" y="77"/>
                                  </a:cubicBezTo>
                                  <a:cubicBezTo>
                                    <a:pt x="327" y="34"/>
                                    <a:pt x="294" y="0"/>
                                    <a:pt x="254" y="0"/>
                                  </a:cubicBezTo>
                                  <a:close/>
                                </a:path>
                              </a:pathLst>
                            </a:custGeom>
                            <a:solidFill>
                              <a:srgbClr val="2B302B"/>
                            </a:solidFill>
                            <a:ln>
                              <a:noFill/>
                            </a:ln>
                          </wps:spPr>
                          <wps:txbx>
                            <w:txbxContent>
                              <w:p w14:paraId="446BCD5D" w14:textId="77777777" w:rsidR="00434AED" w:rsidRDefault="00434AED">
                                <w:pPr>
                                  <w:spacing w:line="240" w:lineRule="auto"/>
                                  <w:textDirection w:val="btLr"/>
                                </w:pPr>
                              </w:p>
                            </w:txbxContent>
                          </wps:txbx>
                          <wps:bodyPr spcFirstLastPara="1" wrap="square" lIns="90000" tIns="11150" rIns="90000" bIns="11150" anchor="ctr" anchorCtr="1">
                            <a:noAutofit/>
                          </wps:bodyPr>
                        </wps:wsp>
                        <wps:wsp>
                          <wps:cNvPr id="2054669436" name="Forma libre 2054669436"/>
                          <wps:cNvSpPr/>
                          <wps:spPr>
                            <a:xfrm>
                              <a:off x="6432840" y="2513880"/>
                              <a:ext cx="62640" cy="58320"/>
                            </a:xfrm>
                            <a:custGeom>
                              <a:avLst/>
                              <a:gdLst/>
                              <a:ahLst/>
                              <a:cxnLst/>
                              <a:rect l="l" t="t" r="r" b="b"/>
                              <a:pathLst>
                                <a:path w="174" h="162" extrusionOk="0">
                                  <a:moveTo>
                                    <a:pt x="21" y="162"/>
                                  </a:moveTo>
                                  <a:lnTo>
                                    <a:pt x="96" y="162"/>
                                  </a:lnTo>
                                  <a:cubicBezTo>
                                    <a:pt x="139" y="162"/>
                                    <a:pt x="174" y="126"/>
                                    <a:pt x="174" y="81"/>
                                  </a:cubicBezTo>
                                  <a:cubicBezTo>
                                    <a:pt x="174" y="37"/>
                                    <a:pt x="139" y="0"/>
                                    <a:pt x="96" y="0"/>
                                  </a:cubicBezTo>
                                  <a:cubicBezTo>
                                    <a:pt x="85" y="0"/>
                                    <a:pt x="75" y="10"/>
                                    <a:pt x="75" y="22"/>
                                  </a:cubicBezTo>
                                  <a:cubicBezTo>
                                    <a:pt x="75" y="36"/>
                                    <a:pt x="85" y="45"/>
                                    <a:pt x="96" y="45"/>
                                  </a:cubicBezTo>
                                  <a:cubicBezTo>
                                    <a:pt x="115" y="45"/>
                                    <a:pt x="130" y="61"/>
                                    <a:pt x="130" y="81"/>
                                  </a:cubicBezTo>
                                  <a:cubicBezTo>
                                    <a:pt x="130" y="101"/>
                                    <a:pt x="115" y="117"/>
                                    <a:pt x="96" y="117"/>
                                  </a:cubicBezTo>
                                  <a:lnTo>
                                    <a:pt x="21" y="117"/>
                                  </a:lnTo>
                                  <a:cubicBezTo>
                                    <a:pt x="9" y="117"/>
                                    <a:pt x="0" y="127"/>
                                    <a:pt x="0" y="139"/>
                                  </a:cubicBezTo>
                                  <a:cubicBezTo>
                                    <a:pt x="0" y="151"/>
                                    <a:pt x="9" y="162"/>
                                    <a:pt x="21" y="162"/>
                                  </a:cubicBezTo>
                                  <a:close/>
                                </a:path>
                              </a:pathLst>
                            </a:custGeom>
                            <a:solidFill>
                              <a:srgbClr val="2B302B"/>
                            </a:solidFill>
                            <a:ln>
                              <a:noFill/>
                            </a:ln>
                          </wps:spPr>
                          <wps:txbx>
                            <w:txbxContent>
                              <w:p w14:paraId="30735D22" w14:textId="77777777" w:rsidR="00434AED" w:rsidRDefault="00434AED">
                                <w:pPr>
                                  <w:spacing w:line="240" w:lineRule="auto"/>
                                  <w:textDirection w:val="btLr"/>
                                </w:pPr>
                              </w:p>
                            </w:txbxContent>
                          </wps:txbx>
                          <wps:bodyPr spcFirstLastPara="1" wrap="square" lIns="90000" tIns="13300" rIns="90000" bIns="13300" anchor="ctr" anchorCtr="1">
                            <a:noAutofit/>
                          </wps:bodyPr>
                        </wps:wsp>
                        <wps:wsp>
                          <wps:cNvPr id="1963173295" name="Forma libre 1963173295"/>
                          <wps:cNvSpPr/>
                          <wps:spPr>
                            <a:xfrm>
                              <a:off x="6318720" y="2789640"/>
                              <a:ext cx="43920" cy="16200"/>
                            </a:xfrm>
                            <a:custGeom>
                              <a:avLst/>
                              <a:gdLst/>
                              <a:ahLst/>
                              <a:cxnLst/>
                              <a:rect l="l" t="t" r="r" b="b"/>
                              <a:pathLst>
                                <a:path w="122" h="45" extrusionOk="0">
                                  <a:moveTo>
                                    <a:pt x="100" y="0"/>
                                  </a:moveTo>
                                  <a:lnTo>
                                    <a:pt x="20" y="0"/>
                                  </a:lnTo>
                                  <a:cubicBezTo>
                                    <a:pt x="9" y="0"/>
                                    <a:pt x="0" y="9"/>
                                    <a:pt x="0" y="22"/>
                                  </a:cubicBezTo>
                                  <a:cubicBezTo>
                                    <a:pt x="0" y="34"/>
                                    <a:pt x="9" y="45"/>
                                    <a:pt x="20" y="45"/>
                                  </a:cubicBezTo>
                                  <a:lnTo>
                                    <a:pt x="100" y="45"/>
                                  </a:lnTo>
                                  <a:cubicBezTo>
                                    <a:pt x="113" y="45"/>
                                    <a:pt x="122" y="34"/>
                                    <a:pt x="122" y="22"/>
                                  </a:cubicBezTo>
                                  <a:cubicBezTo>
                                    <a:pt x="122" y="9"/>
                                    <a:pt x="113" y="0"/>
                                    <a:pt x="100" y="0"/>
                                  </a:cubicBezTo>
                                  <a:close/>
                                </a:path>
                              </a:pathLst>
                            </a:custGeom>
                            <a:solidFill>
                              <a:srgbClr val="2B302B"/>
                            </a:solidFill>
                            <a:ln>
                              <a:noFill/>
                            </a:ln>
                          </wps:spPr>
                          <wps:txbx>
                            <w:txbxContent>
                              <w:p w14:paraId="3291662F" w14:textId="77777777" w:rsidR="00434AED" w:rsidRDefault="00434AED">
                                <w:pPr>
                                  <w:spacing w:line="240" w:lineRule="auto"/>
                                  <w:textDirection w:val="btLr"/>
                                </w:pPr>
                              </w:p>
                            </w:txbxContent>
                          </wps:txbx>
                          <wps:bodyPr spcFirstLastPara="1" wrap="square" lIns="90000" tIns="0" rIns="90000" bIns="0" anchor="ctr" anchorCtr="1">
                            <a:noAutofit/>
                          </wps:bodyPr>
                        </wps:wsp>
                        <wps:wsp>
                          <wps:cNvPr id="392694567" name="Forma libre 392694567"/>
                          <wps:cNvSpPr/>
                          <wps:spPr>
                            <a:xfrm>
                              <a:off x="6383520" y="2556000"/>
                              <a:ext cx="33840" cy="16200"/>
                            </a:xfrm>
                            <a:custGeom>
                              <a:avLst/>
                              <a:gdLst/>
                              <a:ahLst/>
                              <a:cxnLst/>
                              <a:rect l="l" t="t" r="r" b="b"/>
                              <a:pathLst>
                                <a:path w="94" h="45" extrusionOk="0">
                                  <a:moveTo>
                                    <a:pt x="21" y="45"/>
                                  </a:moveTo>
                                  <a:lnTo>
                                    <a:pt x="72" y="45"/>
                                  </a:lnTo>
                                  <a:cubicBezTo>
                                    <a:pt x="84" y="45"/>
                                    <a:pt x="94" y="34"/>
                                    <a:pt x="94" y="22"/>
                                  </a:cubicBezTo>
                                  <a:cubicBezTo>
                                    <a:pt x="94" y="10"/>
                                    <a:pt x="84" y="0"/>
                                    <a:pt x="72" y="0"/>
                                  </a:cubicBezTo>
                                  <a:lnTo>
                                    <a:pt x="21" y="0"/>
                                  </a:lnTo>
                                  <a:cubicBezTo>
                                    <a:pt x="9" y="0"/>
                                    <a:pt x="0" y="10"/>
                                    <a:pt x="0" y="22"/>
                                  </a:cubicBezTo>
                                  <a:cubicBezTo>
                                    <a:pt x="0" y="34"/>
                                    <a:pt x="9" y="45"/>
                                    <a:pt x="21" y="45"/>
                                  </a:cubicBezTo>
                                  <a:close/>
                                </a:path>
                              </a:pathLst>
                            </a:custGeom>
                            <a:solidFill>
                              <a:srgbClr val="2B302B"/>
                            </a:solidFill>
                            <a:ln>
                              <a:noFill/>
                            </a:ln>
                          </wps:spPr>
                          <wps:txbx>
                            <w:txbxContent>
                              <w:p w14:paraId="0820F611" w14:textId="77777777" w:rsidR="00434AED" w:rsidRDefault="00434AED">
                                <w:pPr>
                                  <w:spacing w:line="240" w:lineRule="auto"/>
                                  <w:textDirection w:val="btLr"/>
                                </w:pPr>
                              </w:p>
                            </w:txbxContent>
                          </wps:txbx>
                          <wps:bodyPr spcFirstLastPara="1" wrap="square" lIns="90000" tIns="0" rIns="90000" bIns="0" anchor="ctr" anchorCtr="1">
                            <a:noAutofit/>
                          </wps:bodyPr>
                        </wps:wsp>
                      </wpg:grpSp>
                      <wps:wsp>
                        <wps:cNvPr id="952576043" name="Rectángulo 952576043"/>
                        <wps:cNvSpPr/>
                        <wps:spPr>
                          <a:xfrm>
                            <a:off x="3503050" y="1063250"/>
                            <a:ext cx="511800" cy="223200"/>
                          </a:xfrm>
                          <a:prstGeom prst="rect">
                            <a:avLst/>
                          </a:prstGeom>
                          <a:noFill/>
                          <a:ln w="19050" cap="flat" cmpd="sng">
                            <a:solidFill>
                              <a:srgbClr val="2B302B"/>
                            </a:solidFill>
                            <a:prstDash val="solid"/>
                            <a:round/>
                            <a:headEnd type="none" w="sm" len="sm"/>
                            <a:tailEnd type="none" w="sm" len="sm"/>
                          </a:ln>
                        </wps:spPr>
                        <wps:txbx>
                          <w:txbxContent>
                            <w:p w14:paraId="769F8948"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505130622" name="Cuadro de texto 505130622"/>
                        <wps:cNvSpPr txBox="1"/>
                        <wps:spPr>
                          <a:xfrm>
                            <a:off x="1043127" y="1705399"/>
                            <a:ext cx="6234849" cy="1330769"/>
                          </a:xfrm>
                          <a:prstGeom prst="rect">
                            <a:avLst/>
                          </a:prstGeom>
                          <a:noFill/>
                          <a:ln>
                            <a:noFill/>
                          </a:ln>
                        </wps:spPr>
                        <wps:txbx>
                          <w:txbxContent>
                            <w:p w14:paraId="1D2E0DA7" w14:textId="3215B8FA" w:rsidR="00434AED" w:rsidRPr="00D428AB" w:rsidRDefault="00000000">
                              <w:pPr>
                                <w:spacing w:line="240" w:lineRule="auto"/>
                                <w:jc w:val="both"/>
                                <w:textDirection w:val="btLr"/>
                                <w:rPr>
                                  <w:i/>
                                  <w:iCs/>
                                  <w:rPrChange w:id="1401" w:author="julieta pellettieri" w:date="2025-05-28T00:32:00Z" w16du:dateUtc="2025-05-28T03:32:00Z">
                                    <w:rPr/>
                                  </w:rPrChange>
                                </w:rPr>
                                <w:pPrChange w:id="1402" w:author="julieta pellettieri" w:date="2025-05-28T00:32:00Z" w16du:dateUtc="2025-05-28T03:32:00Z">
                                  <w:pPr>
                                    <w:spacing w:line="240" w:lineRule="auto"/>
                                    <w:textDirection w:val="btLr"/>
                                  </w:pPr>
                                </w:pPrChange>
                              </w:pPr>
                              <w:r>
                                <w:rPr>
                                  <w:color w:val="000000"/>
                                  <w:sz w:val="20"/>
                                  <w:u w:val="single"/>
                                </w:rPr>
                                <w:t>Fig</w:t>
                              </w:r>
                              <w:del w:id="1403" w:author="julieta pellettieri" w:date="2025-05-28T00:28:00Z" w16du:dateUtc="2025-05-28T03:28:00Z">
                                <w:r w:rsidDel="00E21BF8">
                                  <w:rPr>
                                    <w:color w:val="000000"/>
                                    <w:sz w:val="20"/>
                                    <w:u w:val="single"/>
                                  </w:rPr>
                                  <w:delText>.</w:delText>
                                </w:r>
                              </w:del>
                              <w:ins w:id="1404" w:author="julieta pellettieri" w:date="2025-05-28T00:28:00Z" w16du:dateUtc="2025-05-28T03:28:00Z">
                                <w:r w:rsidR="00E21BF8">
                                  <w:rPr>
                                    <w:color w:val="000000"/>
                                    <w:sz w:val="20"/>
                                    <w:u w:val="single"/>
                                  </w:rPr>
                                  <w:t>ura 3.</w:t>
                                </w:r>
                              </w:ins>
                              <w:ins w:id="1405" w:author="julieta pellettieri" w:date="2025-05-28T00:38:00Z" w16du:dateUtc="2025-05-28T03:38:00Z">
                                <w:r w:rsidR="00D428AB">
                                  <w:rPr>
                                    <w:color w:val="000000"/>
                                    <w:sz w:val="20"/>
                                    <w:u w:val="single"/>
                                  </w:rPr>
                                  <w:t>2</w:t>
                                </w:r>
                              </w:ins>
                              <w:del w:id="1406" w:author="julieta pellettieri" w:date="2025-05-28T00:28:00Z" w16du:dateUtc="2025-05-28T03:28:00Z">
                                <w:r w:rsidDel="00E21BF8">
                                  <w:rPr>
                                    <w:color w:val="000000"/>
                                    <w:sz w:val="20"/>
                                    <w:u w:val="single"/>
                                  </w:rPr>
                                  <w:delText xml:space="preserve"> MetodoEntrenamiento</w:delText>
                                </w:r>
                              </w:del>
                              <w:r>
                                <w:rPr>
                                  <w:color w:val="000000"/>
                                  <w:sz w:val="20"/>
                                  <w:u w:val="single"/>
                                </w:rPr>
                                <w:t>:</w:t>
                              </w:r>
                              <w:r>
                                <w:rPr>
                                  <w:color w:val="000000"/>
                                  <w:sz w:val="20"/>
                                </w:rPr>
                                <w:t xml:space="preserve"> </w:t>
                              </w:r>
                              <w:r w:rsidRPr="00D428AB">
                                <w:rPr>
                                  <w:i/>
                                  <w:iCs/>
                                  <w:color w:val="000000"/>
                                  <w:sz w:val="20"/>
                                  <w:rPrChange w:id="1407" w:author="julieta pellettieri" w:date="2025-05-28T00:32:00Z" w16du:dateUtc="2025-05-28T03:32:00Z">
                                    <w:rPr>
                                      <w:color w:val="000000"/>
                                      <w:sz w:val="20"/>
                                    </w:rPr>
                                  </w:rPrChange>
                                </w:rPr>
                                <w:t>Los abejorros se encuentran enjaulados en falcons 50ml con una tapa de red que permite presentarle el olor (A). Luego del mismo la mayoría de los abejorros se aproximan a la red, donde con un palillo embebido en SA 50% (y el tratameinto que corresponda) se toca sus antenas para que reconozca la recompensa e ingiera aproximadamente 5 μl de la misma (B). Luego de la primera exposición algunos abejorros empiezan a extender la probóscide luego del olor antes de que se ofrezca la recompensa, evidenciando que la asociación olor-recompensa fue exitosa.</w:t>
                              </w:r>
                            </w:p>
                          </w:txbxContent>
                        </wps:txbx>
                        <wps:bodyPr spcFirstLastPara="1" wrap="square" lIns="91425" tIns="91425" rIns="91425" bIns="91425" anchor="t" anchorCtr="0">
                          <a:noAutofit/>
                        </wps:bodyPr>
                      </wps:wsp>
                      <pic:pic xmlns:pic="http://schemas.openxmlformats.org/drawingml/2006/picture">
                        <pic:nvPicPr>
                          <pic:cNvPr id="84" name="Shape 84"/>
                          <pic:cNvPicPr preferRelativeResize="0"/>
                        </pic:nvPicPr>
                        <pic:blipFill rotWithShape="1">
                          <a:blip r:embed="rId17">
                            <a:alphaModFix/>
                          </a:blip>
                          <a:srcRect t="15139"/>
                          <a:stretch/>
                        </pic:blipFill>
                        <pic:spPr>
                          <a:xfrm rot="5400000">
                            <a:off x="4964026" y="243812"/>
                            <a:ext cx="704124" cy="1905324"/>
                          </a:xfrm>
                          <a:prstGeom prst="rect">
                            <a:avLst/>
                          </a:prstGeom>
                          <a:noFill/>
                          <a:ln>
                            <a:noFill/>
                          </a:ln>
                        </pic:spPr>
                      </pic:pic>
                      <pic:pic xmlns:pic="http://schemas.openxmlformats.org/drawingml/2006/picture">
                        <pic:nvPicPr>
                          <pic:cNvPr id="85" name="Shape 85"/>
                          <pic:cNvPicPr preferRelativeResize="0"/>
                        </pic:nvPicPr>
                        <pic:blipFill rotWithShape="1">
                          <a:blip r:embed="rId18">
                            <a:alphaModFix/>
                          </a:blip>
                          <a:srcRect r="4870" b="15261"/>
                          <a:stretch/>
                        </pic:blipFill>
                        <pic:spPr>
                          <a:xfrm rot="1626466">
                            <a:off x="5838863" y="1021774"/>
                            <a:ext cx="570438" cy="422661"/>
                          </a:xfrm>
                          <a:prstGeom prst="rect">
                            <a:avLst/>
                          </a:prstGeom>
                          <a:noFill/>
                          <a:ln>
                            <a:noFill/>
                          </a:ln>
                        </pic:spPr>
                      </pic:pic>
                      <wps:wsp>
                        <wps:cNvPr id="353849511" name="Rectángulo 353849511"/>
                        <wps:cNvSpPr/>
                        <wps:spPr>
                          <a:xfrm>
                            <a:off x="6197691" y="891476"/>
                            <a:ext cx="22800" cy="620400"/>
                          </a:xfrm>
                          <a:prstGeom prst="rect">
                            <a:avLst/>
                          </a:prstGeom>
                          <a:noFill/>
                          <a:ln w="9525" cap="flat" cmpd="sng">
                            <a:solidFill>
                              <a:srgbClr val="2B302B"/>
                            </a:solidFill>
                            <a:prstDash val="solid"/>
                            <a:round/>
                            <a:headEnd type="none" w="sm" len="sm"/>
                            <a:tailEnd type="none" w="sm" len="sm"/>
                          </a:ln>
                        </wps:spPr>
                        <wps:txbx>
                          <w:txbxContent>
                            <w:p w14:paraId="3165931A"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852962326" name="Rectángulo 852962326"/>
                        <wps:cNvSpPr/>
                        <wps:spPr>
                          <a:xfrm>
                            <a:off x="6245833" y="891476"/>
                            <a:ext cx="22800" cy="620400"/>
                          </a:xfrm>
                          <a:prstGeom prst="rect">
                            <a:avLst/>
                          </a:prstGeom>
                          <a:solidFill>
                            <a:srgbClr val="FFFFFF"/>
                          </a:solidFill>
                          <a:ln w="9525" cap="flat" cmpd="sng">
                            <a:solidFill>
                              <a:srgbClr val="2B302B"/>
                            </a:solidFill>
                            <a:prstDash val="solid"/>
                            <a:round/>
                            <a:headEnd type="none" w="sm" len="sm"/>
                            <a:tailEnd type="none" w="sm" len="sm"/>
                          </a:ln>
                        </wps:spPr>
                        <wps:txbx>
                          <w:txbxContent>
                            <w:p w14:paraId="5BA4202B"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223109005" name="Rectángulo 223109005"/>
                        <wps:cNvSpPr/>
                        <wps:spPr>
                          <a:xfrm>
                            <a:off x="6281097" y="886305"/>
                            <a:ext cx="22800" cy="620400"/>
                          </a:xfrm>
                          <a:prstGeom prst="rect">
                            <a:avLst/>
                          </a:prstGeom>
                          <a:noFill/>
                          <a:ln w="9525" cap="flat" cmpd="sng">
                            <a:solidFill>
                              <a:srgbClr val="2B302B"/>
                            </a:solidFill>
                            <a:prstDash val="solid"/>
                            <a:round/>
                            <a:headEnd type="none" w="sm" len="sm"/>
                            <a:tailEnd type="none" w="sm" len="sm"/>
                          </a:ln>
                        </wps:spPr>
                        <wps:txbx>
                          <w:txbxContent>
                            <w:p w14:paraId="5296C7CC"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2012571504" name="Rectángulo 2012571504"/>
                        <wps:cNvSpPr/>
                        <wps:spPr>
                          <a:xfrm>
                            <a:off x="6329238" y="886305"/>
                            <a:ext cx="22800" cy="620400"/>
                          </a:xfrm>
                          <a:prstGeom prst="rect">
                            <a:avLst/>
                          </a:prstGeom>
                          <a:solidFill>
                            <a:srgbClr val="FFFFFF"/>
                          </a:solidFill>
                          <a:ln w="9525" cap="flat" cmpd="sng">
                            <a:solidFill>
                              <a:srgbClr val="2B302B"/>
                            </a:solidFill>
                            <a:prstDash val="solid"/>
                            <a:round/>
                            <a:headEnd type="none" w="sm" len="sm"/>
                            <a:tailEnd type="none" w="sm" len="sm"/>
                          </a:ln>
                        </wps:spPr>
                        <wps:txbx>
                          <w:txbxContent>
                            <w:p w14:paraId="121D0C4D"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1709844836" name="Rectángulo 1709844836"/>
                        <wps:cNvSpPr/>
                        <wps:spPr>
                          <a:xfrm rot="-5400000">
                            <a:off x="6258657" y="847848"/>
                            <a:ext cx="19500" cy="188402"/>
                          </a:xfrm>
                          <a:prstGeom prst="rect">
                            <a:avLst/>
                          </a:prstGeom>
                          <a:noFill/>
                          <a:ln w="9525" cap="flat" cmpd="sng">
                            <a:solidFill>
                              <a:srgbClr val="2B302B"/>
                            </a:solidFill>
                            <a:prstDash val="dash"/>
                            <a:round/>
                            <a:headEnd type="none" w="sm" len="sm"/>
                            <a:tailEnd type="none" w="sm" len="sm"/>
                          </a:ln>
                        </wps:spPr>
                        <wps:txbx>
                          <w:txbxContent>
                            <w:p w14:paraId="2B0C1DCC"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1704553294" name="Rectángulo 1704553294"/>
                        <wps:cNvSpPr/>
                        <wps:spPr>
                          <a:xfrm rot="-5400000">
                            <a:off x="6258647" y="928966"/>
                            <a:ext cx="19500" cy="188402"/>
                          </a:xfrm>
                          <a:prstGeom prst="rect">
                            <a:avLst/>
                          </a:prstGeom>
                          <a:noFill/>
                          <a:ln w="9525" cap="flat" cmpd="sng">
                            <a:solidFill>
                              <a:srgbClr val="2B302B"/>
                            </a:solidFill>
                            <a:prstDash val="dash"/>
                            <a:round/>
                            <a:headEnd type="none" w="sm" len="sm"/>
                            <a:tailEnd type="none" w="sm" len="sm"/>
                          </a:ln>
                        </wps:spPr>
                        <wps:txbx>
                          <w:txbxContent>
                            <w:p w14:paraId="47B75A25"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1917531434" name="Rectángulo 1917531434"/>
                        <wps:cNvSpPr/>
                        <wps:spPr>
                          <a:xfrm rot="-5400000">
                            <a:off x="6258666" y="888407"/>
                            <a:ext cx="19500" cy="188402"/>
                          </a:xfrm>
                          <a:prstGeom prst="rect">
                            <a:avLst/>
                          </a:prstGeom>
                          <a:solidFill>
                            <a:srgbClr val="FFFFFF"/>
                          </a:solidFill>
                          <a:ln w="9525" cap="flat" cmpd="sng">
                            <a:solidFill>
                              <a:srgbClr val="2B302B"/>
                            </a:solidFill>
                            <a:prstDash val="dash"/>
                            <a:round/>
                            <a:headEnd type="none" w="sm" len="sm"/>
                            <a:tailEnd type="none" w="sm" len="sm"/>
                          </a:ln>
                        </wps:spPr>
                        <wps:txbx>
                          <w:txbxContent>
                            <w:p w14:paraId="000EE11B"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372871632" name="Rectángulo 372871632"/>
                        <wps:cNvSpPr/>
                        <wps:spPr>
                          <a:xfrm rot="-5400000">
                            <a:off x="6258676" y="1010085"/>
                            <a:ext cx="19500" cy="188402"/>
                          </a:xfrm>
                          <a:prstGeom prst="rect">
                            <a:avLst/>
                          </a:prstGeom>
                          <a:noFill/>
                          <a:ln w="9525" cap="flat" cmpd="sng">
                            <a:solidFill>
                              <a:srgbClr val="2B302B"/>
                            </a:solidFill>
                            <a:prstDash val="dash"/>
                            <a:round/>
                            <a:headEnd type="none" w="sm" len="sm"/>
                            <a:tailEnd type="none" w="sm" len="sm"/>
                          </a:ln>
                        </wps:spPr>
                        <wps:txbx>
                          <w:txbxContent>
                            <w:p w14:paraId="52FC9212"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713238201" name="Rectángulo 713238201"/>
                        <wps:cNvSpPr/>
                        <wps:spPr>
                          <a:xfrm rot="-5400000">
                            <a:off x="6258695" y="969525"/>
                            <a:ext cx="19500" cy="188402"/>
                          </a:xfrm>
                          <a:prstGeom prst="rect">
                            <a:avLst/>
                          </a:prstGeom>
                          <a:solidFill>
                            <a:srgbClr val="FFFFFF"/>
                          </a:solidFill>
                          <a:ln w="9525" cap="flat" cmpd="sng">
                            <a:solidFill>
                              <a:srgbClr val="2B302B"/>
                            </a:solidFill>
                            <a:prstDash val="dash"/>
                            <a:round/>
                            <a:headEnd type="none" w="sm" len="sm"/>
                            <a:tailEnd type="none" w="sm" len="sm"/>
                          </a:ln>
                        </wps:spPr>
                        <wps:txbx>
                          <w:txbxContent>
                            <w:p w14:paraId="4FE37368"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1213958932" name="Rectángulo 1213958932"/>
                        <wps:cNvSpPr/>
                        <wps:spPr>
                          <a:xfrm rot="-5400000">
                            <a:off x="6258666" y="1091203"/>
                            <a:ext cx="19500" cy="188402"/>
                          </a:xfrm>
                          <a:prstGeom prst="rect">
                            <a:avLst/>
                          </a:prstGeom>
                          <a:noFill/>
                          <a:ln w="9525" cap="flat" cmpd="sng">
                            <a:solidFill>
                              <a:srgbClr val="2B302B"/>
                            </a:solidFill>
                            <a:prstDash val="dash"/>
                            <a:round/>
                            <a:headEnd type="none" w="sm" len="sm"/>
                            <a:tailEnd type="none" w="sm" len="sm"/>
                          </a:ln>
                        </wps:spPr>
                        <wps:txbx>
                          <w:txbxContent>
                            <w:p w14:paraId="1E7DCE4D"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1944043676" name="Rectángulo 1944043676"/>
                        <wps:cNvSpPr/>
                        <wps:spPr>
                          <a:xfrm rot="-5400000">
                            <a:off x="6258685" y="1050644"/>
                            <a:ext cx="19500" cy="188402"/>
                          </a:xfrm>
                          <a:prstGeom prst="rect">
                            <a:avLst/>
                          </a:prstGeom>
                          <a:solidFill>
                            <a:srgbClr val="FFFFFF"/>
                          </a:solidFill>
                          <a:ln w="9525" cap="flat" cmpd="sng">
                            <a:solidFill>
                              <a:srgbClr val="2B302B"/>
                            </a:solidFill>
                            <a:prstDash val="dash"/>
                            <a:round/>
                            <a:headEnd type="none" w="sm" len="sm"/>
                            <a:tailEnd type="none" w="sm" len="sm"/>
                          </a:ln>
                        </wps:spPr>
                        <wps:txbx>
                          <w:txbxContent>
                            <w:p w14:paraId="0FE833AD"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955236174" name="Rectángulo 955236174"/>
                        <wps:cNvSpPr/>
                        <wps:spPr>
                          <a:xfrm rot="-5400000">
                            <a:off x="6258629" y="1164181"/>
                            <a:ext cx="19500" cy="188402"/>
                          </a:xfrm>
                          <a:prstGeom prst="rect">
                            <a:avLst/>
                          </a:prstGeom>
                          <a:noFill/>
                          <a:ln w="9525" cap="flat" cmpd="sng">
                            <a:solidFill>
                              <a:srgbClr val="2B302B"/>
                            </a:solidFill>
                            <a:prstDash val="dash"/>
                            <a:round/>
                            <a:headEnd type="none" w="sm" len="sm"/>
                            <a:tailEnd type="none" w="sm" len="sm"/>
                          </a:ln>
                        </wps:spPr>
                        <wps:txbx>
                          <w:txbxContent>
                            <w:p w14:paraId="2DD25610"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421127062" name="Rectángulo 421127062"/>
                        <wps:cNvSpPr/>
                        <wps:spPr>
                          <a:xfrm rot="-5400000">
                            <a:off x="6258647" y="1123622"/>
                            <a:ext cx="19500" cy="188402"/>
                          </a:xfrm>
                          <a:prstGeom prst="rect">
                            <a:avLst/>
                          </a:prstGeom>
                          <a:solidFill>
                            <a:srgbClr val="FFFFFF"/>
                          </a:solidFill>
                          <a:ln w="9525" cap="flat" cmpd="sng">
                            <a:solidFill>
                              <a:srgbClr val="2B302B"/>
                            </a:solidFill>
                            <a:prstDash val="dash"/>
                            <a:round/>
                            <a:headEnd type="none" w="sm" len="sm"/>
                            <a:tailEnd type="none" w="sm" len="sm"/>
                          </a:ln>
                        </wps:spPr>
                        <wps:txbx>
                          <w:txbxContent>
                            <w:p w14:paraId="2125FBE9"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537439067" name="Rectángulo 537439067"/>
                        <wps:cNvSpPr/>
                        <wps:spPr>
                          <a:xfrm rot="-5400000">
                            <a:off x="6258619" y="1245300"/>
                            <a:ext cx="19500" cy="188402"/>
                          </a:xfrm>
                          <a:prstGeom prst="rect">
                            <a:avLst/>
                          </a:prstGeom>
                          <a:noFill/>
                          <a:ln w="9525" cap="flat" cmpd="sng">
                            <a:solidFill>
                              <a:srgbClr val="2B302B"/>
                            </a:solidFill>
                            <a:prstDash val="dash"/>
                            <a:round/>
                            <a:headEnd type="none" w="sm" len="sm"/>
                            <a:tailEnd type="none" w="sm" len="sm"/>
                          </a:ln>
                        </wps:spPr>
                        <wps:txbx>
                          <w:txbxContent>
                            <w:p w14:paraId="65B05060"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1804277585" name="Rectángulo 1804277585"/>
                        <wps:cNvSpPr/>
                        <wps:spPr>
                          <a:xfrm rot="-5400000">
                            <a:off x="6258638" y="1204740"/>
                            <a:ext cx="19500" cy="188402"/>
                          </a:xfrm>
                          <a:prstGeom prst="rect">
                            <a:avLst/>
                          </a:prstGeom>
                          <a:solidFill>
                            <a:srgbClr val="FFFFFF"/>
                          </a:solidFill>
                          <a:ln w="9525" cap="flat" cmpd="sng">
                            <a:solidFill>
                              <a:srgbClr val="2B302B"/>
                            </a:solidFill>
                            <a:prstDash val="dash"/>
                            <a:round/>
                            <a:headEnd type="none" w="sm" len="sm"/>
                            <a:tailEnd type="none" w="sm" len="sm"/>
                          </a:ln>
                        </wps:spPr>
                        <wps:txbx>
                          <w:txbxContent>
                            <w:p w14:paraId="35EBE6AE"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226141334" name="Rectángulo 226141334"/>
                        <wps:cNvSpPr/>
                        <wps:spPr>
                          <a:xfrm rot="-5400000">
                            <a:off x="6258647" y="1326418"/>
                            <a:ext cx="19500" cy="188402"/>
                          </a:xfrm>
                          <a:prstGeom prst="rect">
                            <a:avLst/>
                          </a:prstGeom>
                          <a:noFill/>
                          <a:ln w="9525" cap="flat" cmpd="sng">
                            <a:solidFill>
                              <a:srgbClr val="2B302B"/>
                            </a:solidFill>
                            <a:prstDash val="dash"/>
                            <a:round/>
                            <a:headEnd type="none" w="sm" len="sm"/>
                            <a:tailEnd type="none" w="sm" len="sm"/>
                          </a:ln>
                        </wps:spPr>
                        <wps:txbx>
                          <w:txbxContent>
                            <w:p w14:paraId="59BF63E0"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220984114" name="Rectángulo 220984114"/>
                        <wps:cNvSpPr/>
                        <wps:spPr>
                          <a:xfrm rot="-5400000">
                            <a:off x="6258666" y="1285859"/>
                            <a:ext cx="19500" cy="188402"/>
                          </a:xfrm>
                          <a:prstGeom prst="rect">
                            <a:avLst/>
                          </a:prstGeom>
                          <a:solidFill>
                            <a:srgbClr val="FFFFFF"/>
                          </a:solidFill>
                          <a:ln w="9525" cap="flat" cmpd="sng">
                            <a:solidFill>
                              <a:srgbClr val="2B302B"/>
                            </a:solidFill>
                            <a:prstDash val="dash"/>
                            <a:round/>
                            <a:headEnd type="none" w="sm" len="sm"/>
                            <a:tailEnd type="none" w="sm" len="sm"/>
                          </a:ln>
                        </wps:spPr>
                        <wps:txbx>
                          <w:txbxContent>
                            <w:p w14:paraId="7FBF632F"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1177725522" name="Rectángulo 1177725522"/>
                        <wps:cNvSpPr/>
                        <wps:spPr>
                          <a:xfrm rot="-5400000">
                            <a:off x="6258638" y="1407537"/>
                            <a:ext cx="19500" cy="188402"/>
                          </a:xfrm>
                          <a:prstGeom prst="rect">
                            <a:avLst/>
                          </a:prstGeom>
                          <a:noFill/>
                          <a:ln w="9525" cap="flat" cmpd="sng">
                            <a:solidFill>
                              <a:srgbClr val="2B302B"/>
                            </a:solidFill>
                            <a:prstDash val="dash"/>
                            <a:round/>
                            <a:headEnd type="none" w="sm" len="sm"/>
                            <a:tailEnd type="none" w="sm" len="sm"/>
                          </a:ln>
                        </wps:spPr>
                        <wps:txbx>
                          <w:txbxContent>
                            <w:p w14:paraId="5F29C8E3"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832028062" name="Rectángulo 832028062"/>
                        <wps:cNvSpPr/>
                        <wps:spPr>
                          <a:xfrm rot="-5400000">
                            <a:off x="6258657" y="1366977"/>
                            <a:ext cx="19500" cy="188402"/>
                          </a:xfrm>
                          <a:prstGeom prst="rect">
                            <a:avLst/>
                          </a:prstGeom>
                          <a:solidFill>
                            <a:srgbClr val="FFFFFF"/>
                          </a:solidFill>
                          <a:ln w="9525" cap="flat" cmpd="sng">
                            <a:solidFill>
                              <a:srgbClr val="2B302B"/>
                            </a:solidFill>
                            <a:prstDash val="dash"/>
                            <a:round/>
                            <a:headEnd type="none" w="sm" len="sm"/>
                            <a:tailEnd type="none" w="sm" len="sm"/>
                          </a:ln>
                        </wps:spPr>
                        <wps:txbx>
                          <w:txbxContent>
                            <w:p w14:paraId="39D6A102"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470878890" name="Cuadro de texto 470878890"/>
                        <wps:cNvSpPr txBox="1"/>
                        <wps:spPr>
                          <a:xfrm>
                            <a:off x="3405763" y="1044300"/>
                            <a:ext cx="710400" cy="223200"/>
                          </a:xfrm>
                          <a:prstGeom prst="rect">
                            <a:avLst/>
                          </a:prstGeom>
                          <a:noFill/>
                          <a:ln>
                            <a:noFill/>
                          </a:ln>
                        </wps:spPr>
                        <wps:txbx>
                          <w:txbxContent>
                            <w:p w14:paraId="5D3722A5" w14:textId="77777777" w:rsidR="00434AED" w:rsidRDefault="00000000">
                              <w:pPr>
                                <w:spacing w:line="240" w:lineRule="auto"/>
                                <w:jc w:val="center"/>
                                <w:textDirection w:val="btLr"/>
                              </w:pPr>
                              <w:r>
                                <w:rPr>
                                  <w:color w:val="000000"/>
                                  <w:sz w:val="28"/>
                                </w:rPr>
                                <w:t>Olor</w:t>
                              </w:r>
                            </w:p>
                          </w:txbxContent>
                        </wps:txbx>
                        <wps:bodyPr spcFirstLastPara="1" wrap="square" lIns="91425" tIns="91425" rIns="91425" bIns="91425" anchor="ctr" anchorCtr="0">
                          <a:noAutofit/>
                        </wps:bodyPr>
                      </wps:wsp>
                      <wps:wsp>
                        <wps:cNvPr id="566914087" name="Forma libre 566914087"/>
                        <wps:cNvSpPr/>
                        <wps:spPr>
                          <a:xfrm>
                            <a:off x="6412550" y="1171263"/>
                            <a:ext cx="674525" cy="498725"/>
                          </a:xfrm>
                          <a:custGeom>
                            <a:avLst/>
                            <a:gdLst/>
                            <a:ahLst/>
                            <a:cxnLst/>
                            <a:rect l="l" t="t" r="r" b="b"/>
                            <a:pathLst>
                              <a:path w="26981" h="19949" extrusionOk="0">
                                <a:moveTo>
                                  <a:pt x="25591" y="19949"/>
                                </a:moveTo>
                                <a:lnTo>
                                  <a:pt x="3352" y="4823"/>
                                </a:lnTo>
                                <a:lnTo>
                                  <a:pt x="0" y="0"/>
                                </a:lnTo>
                                <a:lnTo>
                                  <a:pt x="5069" y="2207"/>
                                </a:lnTo>
                                <a:lnTo>
                                  <a:pt x="26981" y="17660"/>
                                </a:lnTo>
                                <a:close/>
                              </a:path>
                            </a:pathLst>
                          </a:custGeom>
                          <a:solidFill>
                            <a:srgbClr val="F9CB9C"/>
                          </a:solid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498733417" name="Elipse 1498733417"/>
                        <wps:cNvSpPr/>
                        <wps:spPr>
                          <a:xfrm>
                            <a:off x="6402925" y="1161100"/>
                            <a:ext cx="22800" cy="48600"/>
                          </a:xfrm>
                          <a:prstGeom prst="ellipse">
                            <a:avLst/>
                          </a:prstGeom>
                          <a:solidFill>
                            <a:srgbClr val="9FC5E8"/>
                          </a:solidFill>
                          <a:ln w="9525" cap="flat" cmpd="sng">
                            <a:solidFill>
                              <a:srgbClr val="9FC5E8"/>
                            </a:solidFill>
                            <a:prstDash val="solid"/>
                            <a:round/>
                            <a:headEnd type="none" w="sm" len="sm"/>
                            <a:tailEnd type="none" w="sm" len="sm"/>
                          </a:ln>
                        </wps:spPr>
                        <wps:txbx>
                          <w:txbxContent>
                            <w:p w14:paraId="4DEFE45D"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704003530" name="Cuadro de texto 704003530"/>
                        <wps:cNvSpPr txBox="1"/>
                        <wps:spPr>
                          <a:xfrm>
                            <a:off x="4394356" y="586430"/>
                            <a:ext cx="380876" cy="457869"/>
                          </a:xfrm>
                          <a:prstGeom prst="rect">
                            <a:avLst/>
                          </a:prstGeom>
                          <a:noFill/>
                          <a:ln>
                            <a:noFill/>
                          </a:ln>
                        </wps:spPr>
                        <wps:txbx>
                          <w:txbxContent>
                            <w:p w14:paraId="1E6CDFE9" w14:textId="77777777" w:rsidR="00434AED" w:rsidRPr="00E21BF8" w:rsidRDefault="00000000">
                              <w:pPr>
                                <w:spacing w:line="240" w:lineRule="auto"/>
                                <w:textDirection w:val="btLr"/>
                              </w:pPr>
                              <w:r w:rsidRPr="00E21BF8">
                                <w:rPr>
                                  <w:color w:val="000000"/>
                                  <w:rPrChange w:id="1408" w:author="julieta pellettieri" w:date="2025-05-28T00:29:00Z" w16du:dateUtc="2025-05-28T03:29:00Z">
                                    <w:rPr>
                                      <w:color w:val="000000"/>
                                      <w:sz w:val="28"/>
                                    </w:rPr>
                                  </w:rPrChange>
                                </w:rPr>
                                <w:t>B.</w:t>
                              </w:r>
                            </w:p>
                          </w:txbxContent>
                        </wps:txbx>
                        <wps:bodyPr spcFirstLastPara="1" wrap="square" lIns="91425" tIns="91425" rIns="91425" bIns="91425" anchor="t" anchorCtr="0">
                          <a:noAutofit/>
                        </wps:bodyPr>
                      </wps:wsp>
                      <wps:wsp>
                        <wps:cNvPr id="724417429" name="Cuadro de texto 724417429"/>
                        <wps:cNvSpPr txBox="1"/>
                        <wps:spPr>
                          <a:xfrm>
                            <a:off x="1026393" y="579895"/>
                            <a:ext cx="496325" cy="514639"/>
                          </a:xfrm>
                          <a:prstGeom prst="rect">
                            <a:avLst/>
                          </a:prstGeom>
                          <a:noFill/>
                          <a:ln>
                            <a:noFill/>
                          </a:ln>
                        </wps:spPr>
                        <wps:txbx>
                          <w:txbxContent>
                            <w:p w14:paraId="55839EE2" w14:textId="77777777" w:rsidR="00434AED" w:rsidRPr="00E21BF8" w:rsidRDefault="00000000">
                              <w:pPr>
                                <w:spacing w:line="240" w:lineRule="auto"/>
                                <w:textDirection w:val="btLr"/>
                                <w:rPr>
                                  <w:sz w:val="24"/>
                                  <w:szCs w:val="24"/>
                                  <w:rPrChange w:id="1409" w:author="julieta pellettieri" w:date="2025-05-28T00:30:00Z" w16du:dateUtc="2025-05-28T03:30:00Z">
                                    <w:rPr/>
                                  </w:rPrChange>
                                </w:rPr>
                              </w:pPr>
                              <w:r w:rsidRPr="00E21BF8">
                                <w:rPr>
                                  <w:color w:val="000000"/>
                                  <w:sz w:val="24"/>
                                  <w:szCs w:val="24"/>
                                  <w:rPrChange w:id="1410" w:author="julieta pellettieri" w:date="2025-05-28T00:30:00Z" w16du:dateUtc="2025-05-28T03:30:00Z">
                                    <w:rPr>
                                      <w:color w:val="000000"/>
                                      <w:sz w:val="28"/>
                                    </w:rPr>
                                  </w:rPrChange>
                                </w:rPr>
                                <w:t>A.</w:t>
                              </w:r>
                            </w:p>
                          </w:txbxContent>
                        </wps:txbx>
                        <wps:bodyPr spcFirstLastPara="1" wrap="square" lIns="91425" tIns="91425" rIns="91425" bIns="91425" anchor="t" anchorCtr="0">
                          <a:noAutofit/>
                        </wps:bodyPr>
                      </wps:wsp>
                    </wpg:wgp>
                  </a:graphicData>
                </a:graphic>
              </wp:inline>
            </w:drawing>
          </mc:Choice>
          <mc:Fallback>
            <w:pict>
              <v:group w14:anchorId="15542B9E" id="Grupo 4" o:spid="_x0000_s1026" style="width:523pt;height:192.75pt;mso-position-horizontal-relative:char;mso-position-vertical-relative:line" coordorigin="10263,3334" coordsize="73637,2702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">
                <v:shapetype id="_x0000_t202" coordsize="21600,21600" o:spt="202" path="m,l,21600r21600,l21600,xe">
                  <v:stroke joinstyle="miter"/>
                  <v:path gradientshapeok="t" o:connecttype="rect"/>
                </v:shapetype>
                <v:shape id="Cuadro de texto 1809266844" o:spid="_x0000_s1027" type="#_x0000_t202" style="position:absolute;left:23992;top:3334;width:59909;height:55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" filled="f" stroked="f">
                  <v:textbox inset="2.53958mm,2.53958mm,2.53958mm,2.53958mm">
                    <w:txbxContent>
                      <w:p w14:paraId="7927B931" w14:textId="77777777" w:rsidR="00434AED" w:rsidRDefault="00000000">
                        <w:pPr>
                          <w:spacing w:line="240" w:lineRule="auto"/>
                          <w:textDirection w:val="btLr"/>
                        </w:pPr>
                        <w:r>
                          <w:rPr>
                            <w:color w:val="000000"/>
                            <w:sz w:val="28"/>
                          </w:rPr>
                          <w:t>Modelo de enjaulado y entrenamiento.</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8" o:spid="_x0000_s1028" type="#_x0000_t75" style="position:absolute;left:17599;top:2548;width:7041;height:19053;rotation:90;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">
                  <v:imagedata r:id="rId19" o:title="" croptop="9921f"/>
                </v:shape>
                <v:shape id="Shape 49" o:spid="_x0000_s1029" type="#_x0000_t75" style="position:absolute;left:22537;top:10328;width:5704;height:4226;rotation:1776535fd;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">
                  <v:imagedata r:id="rId20" o:title="" cropbottom="10001f" cropright="3192f"/>
                </v:shape>
                <v:rect id="Rectángulo 1788065704" o:spid="_x0000_s1030" style="position:absolute;left:29935;top:9025;width:228;height:620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" filled="f" strokecolor="#2b302b">
                  <v:stroke startarrowwidth="narrow" startarrowlength="short" endarrowwidth="narrow" endarrowlength="short" joinstyle="round"/>
                  <v:textbox inset="2.53958mm,2.53958mm,2.53958mm,2.53958mm">
                    <w:txbxContent>
                      <w:p w14:paraId="72BEC017" w14:textId="77777777" w:rsidR="00434AED" w:rsidRDefault="00434AED">
                        <w:pPr>
                          <w:spacing w:line="240" w:lineRule="auto"/>
                          <w:jc w:val="center"/>
                          <w:textDirection w:val="btLr"/>
                        </w:pPr>
                      </w:p>
                    </w:txbxContent>
                  </v:textbox>
                </v:rect>
                <v:rect id="Rectángulo 1182479634" o:spid="_x0000_s1031" style="position:absolute;left:30417;top:9025;width:228;height:620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" strokecolor="#2b302b">
                  <v:stroke startarrowwidth="narrow" startarrowlength="short" endarrowwidth="narrow" endarrowlength="short" joinstyle="round"/>
                  <v:textbox inset="2.53958mm,2.53958mm,2.53958mm,2.53958mm">
                    <w:txbxContent>
                      <w:p w14:paraId="0C10CF30" w14:textId="77777777" w:rsidR="00434AED" w:rsidRDefault="00434AED">
                        <w:pPr>
                          <w:spacing w:line="240" w:lineRule="auto"/>
                          <w:jc w:val="center"/>
                          <w:textDirection w:val="btLr"/>
                        </w:pPr>
                      </w:p>
                    </w:txbxContent>
                  </v:textbox>
                </v:rect>
                <v:rect id="Rectángulo 1484934200" o:spid="_x0000_s1032" style="position:absolute;left:30769;top:8973;width:228;height:620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" filled="f" strokecolor="#2b302b">
                  <v:stroke startarrowwidth="narrow" startarrowlength="short" endarrowwidth="narrow" endarrowlength="short" joinstyle="round"/>
                  <v:textbox inset="2.53958mm,2.53958mm,2.53958mm,2.53958mm">
                    <w:txbxContent>
                      <w:p w14:paraId="360577AD" w14:textId="77777777" w:rsidR="00434AED" w:rsidRDefault="00434AED">
                        <w:pPr>
                          <w:spacing w:line="240" w:lineRule="auto"/>
                          <w:jc w:val="center"/>
                          <w:textDirection w:val="btLr"/>
                        </w:pPr>
                      </w:p>
                    </w:txbxContent>
                  </v:textbox>
                </v:rect>
                <v:rect id="Rectángulo 324811941" o:spid="_x0000_s1033" style="position:absolute;left:31251;top:8973;width:228;height:620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" strokecolor="#2b302b">
                  <v:stroke startarrowwidth="narrow" startarrowlength="short" endarrowwidth="narrow" endarrowlength="short" joinstyle="round"/>
                  <v:textbox inset="2.53958mm,2.53958mm,2.53958mm,2.53958mm">
                    <w:txbxContent>
                      <w:p w14:paraId="735F6A48" w14:textId="77777777" w:rsidR="00434AED" w:rsidRDefault="00434AED">
                        <w:pPr>
                          <w:spacing w:line="240" w:lineRule="auto"/>
                          <w:jc w:val="center"/>
                          <w:textDirection w:val="btLr"/>
                        </w:pPr>
                      </w:p>
                    </w:txbxContent>
                  </v:textbox>
                </v:rect>
                <v:rect id="Rectángulo 409512911" o:spid="_x0000_s1034" style="position:absolute;left:30544;top:8589;width:195;height:1884;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" filled="f" strokecolor="#2b302b">
                  <v:stroke dashstyle="dash" startarrowwidth="narrow" startarrowlength="short" endarrowwidth="narrow" endarrowlength="short" joinstyle="round"/>
                  <v:textbox inset="2.53958mm,2.53958mm,2.53958mm,2.53958mm">
                    <w:txbxContent>
                      <w:p w14:paraId="17C4B8B9" w14:textId="77777777" w:rsidR="00434AED" w:rsidRDefault="00434AED">
                        <w:pPr>
                          <w:spacing w:line="240" w:lineRule="auto"/>
                          <w:jc w:val="center"/>
                          <w:textDirection w:val="btLr"/>
                        </w:pPr>
                      </w:p>
                    </w:txbxContent>
                  </v:textbox>
                </v:rect>
                <v:rect id="Rectángulo 1313916515" o:spid="_x0000_s1035" style="position:absolute;left:30544;top:9400;width:195;height:1884;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" filled="f" strokecolor="#2b302b">
                  <v:stroke dashstyle="dash" startarrowwidth="narrow" startarrowlength="short" endarrowwidth="narrow" endarrowlength="short" joinstyle="round"/>
                  <v:textbox inset="2.53958mm,2.53958mm,2.53958mm,2.53958mm">
                    <w:txbxContent>
                      <w:p w14:paraId="28CE40DB" w14:textId="77777777" w:rsidR="00434AED" w:rsidRDefault="00434AED">
                        <w:pPr>
                          <w:spacing w:line="240" w:lineRule="auto"/>
                          <w:jc w:val="center"/>
                          <w:textDirection w:val="btLr"/>
                        </w:pPr>
                      </w:p>
                    </w:txbxContent>
                  </v:textbox>
                </v:rect>
                <v:rect id="Rectángulo 643720728" o:spid="_x0000_s1036" style="position:absolute;left:30544;top:8995;width:195;height:1884;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" strokecolor="#2b302b">
                  <v:stroke dashstyle="dash" startarrowwidth="narrow" startarrowlength="short" endarrowwidth="narrow" endarrowlength="short" joinstyle="round"/>
                  <v:textbox inset="2.53958mm,2.53958mm,2.53958mm,2.53958mm">
                    <w:txbxContent>
                      <w:p w14:paraId="4FCFCA8A" w14:textId="77777777" w:rsidR="00434AED" w:rsidRDefault="00434AED">
                        <w:pPr>
                          <w:spacing w:line="240" w:lineRule="auto"/>
                          <w:jc w:val="center"/>
                          <w:textDirection w:val="btLr"/>
                        </w:pPr>
                      </w:p>
                    </w:txbxContent>
                  </v:textbox>
                </v:rect>
                <v:rect id="Rectángulo 1728721397" o:spid="_x0000_s1037" style="position:absolute;left:30545;top:10211;width:195;height:1884;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" filled="f" strokecolor="#2b302b">
                  <v:stroke dashstyle="dash" startarrowwidth="narrow" startarrowlength="short" endarrowwidth="narrow" endarrowlength="short" joinstyle="round"/>
                  <v:textbox inset="2.53958mm,2.53958mm,2.53958mm,2.53958mm">
                    <w:txbxContent>
                      <w:p w14:paraId="386CCA3C" w14:textId="77777777" w:rsidR="00434AED" w:rsidRDefault="00434AED">
                        <w:pPr>
                          <w:spacing w:line="240" w:lineRule="auto"/>
                          <w:jc w:val="center"/>
                          <w:textDirection w:val="btLr"/>
                        </w:pPr>
                      </w:p>
                    </w:txbxContent>
                  </v:textbox>
                </v:rect>
                <v:rect id="Rectángulo 1353262475" o:spid="_x0000_s1038" style="position:absolute;left:30545;top:9806;width:195;height:1884;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" strokecolor="#2b302b">
                  <v:stroke dashstyle="dash" startarrowwidth="narrow" startarrowlength="short" endarrowwidth="narrow" endarrowlength="short" joinstyle="round"/>
                  <v:textbox inset="2.53958mm,2.53958mm,2.53958mm,2.53958mm">
                    <w:txbxContent>
                      <w:p w14:paraId="020CD09A" w14:textId="77777777" w:rsidR="00434AED" w:rsidRDefault="00434AED">
                        <w:pPr>
                          <w:spacing w:line="240" w:lineRule="auto"/>
                          <w:jc w:val="center"/>
                          <w:textDirection w:val="btLr"/>
                        </w:pPr>
                      </w:p>
                    </w:txbxContent>
                  </v:textbox>
                </v:rect>
                <v:rect id="Rectángulo 1501795997" o:spid="_x0000_s1039" style="position:absolute;left:30544;top:11023;width:195;height:1884;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" filled="f" strokecolor="#2b302b">
                  <v:stroke dashstyle="dash" startarrowwidth="narrow" startarrowlength="short" endarrowwidth="narrow" endarrowlength="short" joinstyle="round"/>
                  <v:textbox inset="2.53958mm,2.53958mm,2.53958mm,2.53958mm">
                    <w:txbxContent>
                      <w:p w14:paraId="075426C7" w14:textId="77777777" w:rsidR="00434AED" w:rsidRDefault="00434AED">
                        <w:pPr>
                          <w:spacing w:line="240" w:lineRule="auto"/>
                          <w:jc w:val="center"/>
                          <w:textDirection w:val="btLr"/>
                        </w:pPr>
                      </w:p>
                    </w:txbxContent>
                  </v:textbox>
                </v:rect>
                <v:rect id="Rectángulo 1189710224" o:spid="_x0000_s1040" style="position:absolute;left:30545;top:10617;width:195;height:1884;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" strokecolor="#2b302b">
                  <v:stroke dashstyle="dash" startarrowwidth="narrow" startarrowlength="short" endarrowwidth="narrow" endarrowlength="short" joinstyle="round"/>
                  <v:textbox inset="2.53958mm,2.53958mm,2.53958mm,2.53958mm">
                    <w:txbxContent>
                      <w:p w14:paraId="023E77FA" w14:textId="77777777" w:rsidR="00434AED" w:rsidRDefault="00434AED">
                        <w:pPr>
                          <w:spacing w:line="240" w:lineRule="auto"/>
                          <w:jc w:val="center"/>
                          <w:textDirection w:val="btLr"/>
                        </w:pPr>
                      </w:p>
                    </w:txbxContent>
                  </v:textbox>
                </v:rect>
                <v:rect id="Rectángulo 2125687670" o:spid="_x0000_s1041" style="position:absolute;left:30544;top:11752;width:195;height:1884;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" filled="f" strokecolor="#2b302b">
                  <v:stroke dashstyle="dash" startarrowwidth="narrow" startarrowlength="short" endarrowwidth="narrow" endarrowlength="short" joinstyle="round"/>
                  <v:textbox inset="2.53958mm,2.53958mm,2.53958mm,2.53958mm">
                    <w:txbxContent>
                      <w:p w14:paraId="1A8D6E1A" w14:textId="77777777" w:rsidR="00434AED" w:rsidRDefault="00434AED">
                        <w:pPr>
                          <w:spacing w:line="240" w:lineRule="auto"/>
                          <w:jc w:val="center"/>
                          <w:textDirection w:val="btLr"/>
                        </w:pPr>
                      </w:p>
                    </w:txbxContent>
                  </v:textbox>
                </v:rect>
                <v:rect id="Rectángulo 743679938" o:spid="_x0000_s1042" style="position:absolute;left:30544;top:11347;width:195;height:1884;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" strokecolor="#2b302b">
                  <v:stroke dashstyle="dash" startarrowwidth="narrow" startarrowlength="short" endarrowwidth="narrow" endarrowlength="short" joinstyle="round"/>
                  <v:textbox inset="2.53958mm,2.53958mm,2.53958mm,2.53958mm">
                    <w:txbxContent>
                      <w:p w14:paraId="3EE8A44D" w14:textId="77777777" w:rsidR="00434AED" w:rsidRDefault="00434AED">
                        <w:pPr>
                          <w:spacing w:line="240" w:lineRule="auto"/>
                          <w:jc w:val="center"/>
                          <w:textDirection w:val="btLr"/>
                        </w:pPr>
                      </w:p>
                    </w:txbxContent>
                  </v:textbox>
                </v:rect>
                <v:rect id="Rectángulo 1089214224" o:spid="_x0000_s1043" style="position:absolute;left:30544;top:12564;width:195;height:1884;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" filled="f" strokecolor="#2b302b">
                  <v:stroke dashstyle="dash" startarrowwidth="narrow" startarrowlength="short" endarrowwidth="narrow" endarrowlength="short" joinstyle="round"/>
                  <v:textbox inset="2.53958mm,2.53958mm,2.53958mm,2.53958mm">
                    <w:txbxContent>
                      <w:p w14:paraId="10859A1F" w14:textId="77777777" w:rsidR="00434AED" w:rsidRDefault="00434AED">
                        <w:pPr>
                          <w:spacing w:line="240" w:lineRule="auto"/>
                          <w:jc w:val="center"/>
                          <w:textDirection w:val="btLr"/>
                        </w:pPr>
                      </w:p>
                    </w:txbxContent>
                  </v:textbox>
                </v:rect>
                <v:rect id="Rectángulo 2128312884" o:spid="_x0000_s1044" style="position:absolute;left:30544;top:12158;width:195;height:1884;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" strokecolor="#2b302b">
                  <v:stroke dashstyle="dash" startarrowwidth="narrow" startarrowlength="short" endarrowwidth="narrow" endarrowlength="short" joinstyle="round"/>
                  <v:textbox inset="2.53958mm,2.53958mm,2.53958mm,2.53958mm">
                    <w:txbxContent>
                      <w:p w14:paraId="05E17D8B" w14:textId="77777777" w:rsidR="00434AED" w:rsidRDefault="00434AED">
                        <w:pPr>
                          <w:spacing w:line="240" w:lineRule="auto"/>
                          <w:jc w:val="center"/>
                          <w:textDirection w:val="btLr"/>
                        </w:pPr>
                      </w:p>
                    </w:txbxContent>
                  </v:textbox>
                </v:rect>
                <v:rect id="Rectángulo 740489424" o:spid="_x0000_s1045" style="position:absolute;left:30544;top:13375;width:195;height:1884;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" filled="f" strokecolor="#2b302b">
                  <v:stroke dashstyle="dash" startarrowwidth="narrow" startarrowlength="short" endarrowwidth="narrow" endarrowlength="short" joinstyle="round"/>
                  <v:textbox inset="2.53958mm,2.53958mm,2.53958mm,2.53958mm">
                    <w:txbxContent>
                      <w:p w14:paraId="48ECA714" w14:textId="77777777" w:rsidR="00434AED" w:rsidRDefault="00434AED">
                        <w:pPr>
                          <w:spacing w:line="240" w:lineRule="auto"/>
                          <w:jc w:val="center"/>
                          <w:textDirection w:val="btLr"/>
                        </w:pPr>
                      </w:p>
                    </w:txbxContent>
                  </v:textbox>
                </v:rect>
                <v:rect id="Rectángulo 1006375671" o:spid="_x0000_s1046" style="position:absolute;left:30544;top:12969;width:195;height:1884;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" strokecolor="#2b302b">
                  <v:stroke dashstyle="dash" startarrowwidth="narrow" startarrowlength="short" endarrowwidth="narrow" endarrowlength="short" joinstyle="round"/>
                  <v:textbox inset="2.53958mm,2.53958mm,2.53958mm,2.53958mm">
                    <w:txbxContent>
                      <w:p w14:paraId="5E61B79D" w14:textId="77777777" w:rsidR="00434AED" w:rsidRDefault="00434AED">
                        <w:pPr>
                          <w:spacing w:line="240" w:lineRule="auto"/>
                          <w:jc w:val="center"/>
                          <w:textDirection w:val="btLr"/>
                        </w:pPr>
                      </w:p>
                    </w:txbxContent>
                  </v:textbox>
                </v:rect>
                <v:rect id="Rectángulo 829607783" o:spid="_x0000_s1047" style="position:absolute;left:30544;top:14186;width:195;height:1884;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" filled="f" strokecolor="#2b302b">
                  <v:stroke dashstyle="dash" startarrowwidth="narrow" startarrowlength="short" endarrowwidth="narrow" endarrowlength="short" joinstyle="round"/>
                  <v:textbox inset="2.53958mm,2.53958mm,2.53958mm,2.53958mm">
                    <w:txbxContent>
                      <w:p w14:paraId="285E90AF" w14:textId="77777777" w:rsidR="00434AED" w:rsidRDefault="00434AED">
                        <w:pPr>
                          <w:spacing w:line="240" w:lineRule="auto"/>
                          <w:jc w:val="center"/>
                          <w:textDirection w:val="btLr"/>
                        </w:pPr>
                      </w:p>
                    </w:txbxContent>
                  </v:textbox>
                </v:rect>
                <v:rect id="Rectángulo 867768546" o:spid="_x0000_s1048" style="position:absolute;left:30544;top:13780;width:195;height:1884;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" strokecolor="#2b302b">
                  <v:stroke dashstyle="dash" startarrowwidth="narrow" startarrowlength="short" endarrowwidth="narrow" endarrowlength="short" joinstyle="round"/>
                  <v:textbox inset="2.53958mm,2.53958mm,2.53958mm,2.53958mm">
                    <w:txbxContent>
                      <w:p w14:paraId="33825B4A" w14:textId="77777777" w:rsidR="00434AED" w:rsidRDefault="00434AED">
                        <w:pPr>
                          <w:spacing w:line="240" w:lineRule="auto"/>
                          <w:jc w:val="center"/>
                          <w:textDirection w:val="btLr"/>
                        </w:pPr>
                      </w:p>
                    </w:txbxContent>
                  </v:textbox>
                </v:rect>
                <v:group id="Grupo 1674288486" o:spid="_x0000_s1049" style="position:absolute;left:33073;top:10415;width:1771;height:2579;rotation:180" coordorigin="62697,25059" coordsize="2332,33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">
                  <v:shape id="Forma libre 61533860" o:spid="_x0000_s1050" style="position:absolute;left:63208;top:25059;width:476;height:501;visibility:visible;mso-wrap-style:square;v-text-anchor:middle-center" coordsize="132,139"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" adj="-11796480,,5400" path="m66,46v13,,23,10,23,24c89,83,79,94,66,94,53,94,43,83,43,70,43,56,53,46,66,46t,93c102,139,132,107,132,70,132,31,102,,66,,29,,,31,,70v,37,29,69,66,69xe" fillcolor="#2b302b" stroked="f">
                    <v:stroke joinstyle="miter"/>
                    <v:formulas/>
                    <v:path arrowok="t" o:extrusionok="f" o:connecttype="custom" textboxrect="0,0,132,139"/>
                    <v:textbox inset="2.5mm,.13958mm,2.5mm,.13958mm">
                      <w:txbxContent>
                        <w:p w14:paraId="13B8713F" w14:textId="77777777" w:rsidR="00434AED" w:rsidRDefault="00434AED">
                          <w:pPr>
                            <w:spacing w:line="240" w:lineRule="auto"/>
                            <w:textDirection w:val="btLr"/>
                          </w:pPr>
                        </w:p>
                      </w:txbxContent>
                    </v:textbox>
                  </v:shape>
                  <v:shape id="Forma libre 2100882092" o:spid="_x0000_s1051" style="position:absolute;left:63687;top:27115;width:475;height:497;visibility:visible;mso-wrap-style:square;v-text-anchor:middle-center" coordsize="132,138"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" adj="-11796480,,5400" path="m43,69c43,56,54,45,66,45v13,,23,11,23,24c89,82,79,93,66,93,54,93,43,82,43,69t89,c132,32,103,,66,,29,,,32,,69v,38,29,69,66,69c103,138,132,107,132,69xe" fillcolor="#2b302b" stroked="f">
                    <v:stroke joinstyle="miter"/>
                    <v:formulas/>
                    <v:path arrowok="t" o:extrusionok="f" o:connecttype="custom" textboxrect="0,0,132,138"/>
                    <v:textbox inset="2.5mm,.1299mm,2.5mm,.1299mm">
                      <w:txbxContent>
                        <w:p w14:paraId="30799CF1" w14:textId="77777777" w:rsidR="00434AED" w:rsidRDefault="00434AED">
                          <w:pPr>
                            <w:spacing w:line="240" w:lineRule="auto"/>
                            <w:textDirection w:val="btLr"/>
                          </w:pPr>
                        </w:p>
                      </w:txbxContent>
                    </v:textbox>
                  </v:shape>
                  <v:shape id="Forma libre 959003907" o:spid="_x0000_s1052" style="position:absolute;left:63972;top:26125;width:475;height:493;visibility:visible;mso-wrap-style:square;v-text-anchor:middle-center" coordsize="132,137"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" adj="-11796480,,5400" path="m66,45v13,,23,11,23,24c89,81,79,93,66,93,53,93,43,81,43,69,43,56,53,45,66,45m,69v,38,29,68,66,68c101,137,132,107,132,69,132,31,101,,66,,29,,,31,,69xe" fillcolor="#2b302b" stroked="f">
                    <v:stroke joinstyle="miter"/>
                    <v:formulas/>
                    <v:path arrowok="t" o:extrusionok="f" o:connecttype="custom" textboxrect="0,0,132,137"/>
                    <v:textbox inset="2.5mm,.1194mm,2.5mm,.1194mm">
                      <w:txbxContent>
                        <w:p w14:paraId="7C53C3B4" w14:textId="77777777" w:rsidR="00434AED" w:rsidRDefault="00434AED">
                          <w:pPr>
                            <w:spacing w:line="240" w:lineRule="auto"/>
                            <w:textDirection w:val="btLr"/>
                          </w:pPr>
                        </w:p>
                      </w:txbxContent>
                    </v:textbox>
                  </v:shape>
                  <v:shape id="Forma libre 1753788729" o:spid="_x0000_s1053" style="position:absolute;left:62697;top:25304;width:155;height:162;visibility:visible;mso-wrap-style:square;v-text-anchor:middle-center" coordsize="43,45"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" adj="-11796480,,5400" path="m22,c33,,43,11,43,23,43,35,33,45,22,45,9,45,,35,,23,,11,9,,22,xe" fillcolor="#2b302b" stroked="f">
                    <v:stroke joinstyle="miter"/>
                    <v:formulas/>
                    <v:path arrowok="t" o:extrusionok="f" o:connecttype="custom" textboxrect="0,0,43,45"/>
                    <v:textbox inset="2.5mm,0,2.5mm,0">
                      <w:txbxContent>
                        <w:p w14:paraId="58DBAEA8" w14:textId="77777777" w:rsidR="00434AED" w:rsidRDefault="00434AED">
                          <w:pPr>
                            <w:spacing w:line="240" w:lineRule="auto"/>
                            <w:textDirection w:val="btLr"/>
                          </w:pPr>
                        </w:p>
                      </w:txbxContent>
                    </v:textbox>
                  </v:shape>
                  <v:shape id="Forma libre 36207097" o:spid="_x0000_s1054" style="position:absolute;left:63648;top:26049;width:154;height:162;visibility:visible;mso-wrap-style:square;v-text-anchor:middle-center" coordsize="43,45"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" adj="-11796480,,5400" path="m21,c33,,43,10,43,22,43,36,33,45,21,45,9,45,,36,,22,,10,9,,21,xe" fillcolor="#2b302b" stroked="f">
                    <v:stroke joinstyle="miter"/>
                    <v:formulas/>
                    <v:path arrowok="t" o:extrusionok="f" o:connecttype="custom" textboxrect="0,0,43,45"/>
                    <v:textbox inset="2.5mm,0,2.5mm,0">
                      <w:txbxContent>
                        <w:p w14:paraId="623BAF89" w14:textId="77777777" w:rsidR="00434AED" w:rsidRDefault="00434AED">
                          <w:pPr>
                            <w:spacing w:line="240" w:lineRule="auto"/>
                            <w:textDirection w:val="btLr"/>
                          </w:pPr>
                        </w:p>
                      </w:txbxContent>
                    </v:textbox>
                  </v:shape>
                  <v:shape id="Forma libre 619966769" o:spid="_x0000_s1055" style="position:absolute;left:63370;top:26719;width:155;height:165;visibility:visible;mso-wrap-style:square;v-text-anchor:middle-center" coordsize="43,46"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" adj="-11796480,,5400" path="m21,c32,,43,10,43,23,43,35,32,46,21,46,8,46,,35,,23,,10,8,,21,xe" fillcolor="#2b302b" stroked="f">
                    <v:stroke joinstyle="miter"/>
                    <v:formulas/>
                    <v:path arrowok="t" o:extrusionok="f" o:connecttype="custom" textboxrect="0,0,43,46"/>
                    <v:textbox inset="2.5mm,0,2.5mm,0">
                      <w:txbxContent>
                        <w:p w14:paraId="30A7E915" w14:textId="77777777" w:rsidR="00434AED" w:rsidRDefault="00434AED">
                          <w:pPr>
                            <w:spacing w:line="240" w:lineRule="auto"/>
                            <w:textDirection w:val="btLr"/>
                          </w:pPr>
                        </w:p>
                      </w:txbxContent>
                    </v:textbox>
                  </v:shape>
                  <v:shape id="Forma libre 193408244" o:spid="_x0000_s1056" style="position:absolute;left:64386;top:27190;width:154;height:162;visibility:visible;mso-wrap-style:square;v-text-anchor:middle-center" coordsize="43,45"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" adj="-11796480,,5400" path="m22,c35,,43,11,43,23v,12,-8,22,-21,22c10,45,,35,,23,,11,10,,22,xe" fillcolor="#2b302b" stroked="f">
                    <v:stroke joinstyle="miter"/>
                    <v:formulas/>
                    <v:path arrowok="t" o:extrusionok="f" o:connecttype="custom" textboxrect="0,0,43,45"/>
                    <v:textbox inset="2.5mm,0,2.5mm,0">
                      <w:txbxContent>
                        <w:p w14:paraId="4E22899D" w14:textId="77777777" w:rsidR="00434AED" w:rsidRDefault="00434AED">
                          <w:pPr>
                            <w:spacing w:line="240" w:lineRule="auto"/>
                            <w:textDirection w:val="btLr"/>
                          </w:pPr>
                        </w:p>
                      </w:txbxContent>
                    </v:textbox>
                  </v:shape>
                  <v:shape id="Forma libre 572467199" o:spid="_x0000_s1057" style="position:absolute;left:64656;top:26445;width:154;height:166;visibility:visible;mso-wrap-style:square;v-text-anchor:middle-center" coordsize="43,46"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" adj="-11796480,,5400" path="m22,c34,,43,10,43,23v,12,-9,23,-21,23c10,46,,35,,23,,10,10,,22,xe" fillcolor="#2b302b" stroked="f">
                    <v:stroke joinstyle="miter"/>
                    <v:formulas/>
                    <v:path arrowok="t" o:extrusionok="f" o:connecttype="custom" textboxrect="0,0,43,46"/>
                    <v:textbox inset="2.5mm,0,2.5mm,0">
                      <w:txbxContent>
                        <w:p w14:paraId="6FCD72AE" w14:textId="77777777" w:rsidR="00434AED" w:rsidRDefault="00434AED">
                          <w:pPr>
                            <w:spacing w:line="240" w:lineRule="auto"/>
                            <w:textDirection w:val="btLr"/>
                          </w:pPr>
                        </w:p>
                      </w:txbxContent>
                    </v:textbox>
                  </v:shape>
                  <v:shape id="Forma libre 1962120632" o:spid="_x0000_s1058" style="position:absolute;left:63853;top:27896;width:1177;height:562;visibility:visible;mso-wrap-style:square;v-text-anchor:middle-center" coordsize="327,156"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" adj="-11796480,,5400" path="m254,l22,c10,,,9,,22,,34,10,45,22,45r232,c270,45,284,60,284,77v,19,-14,33,-30,33c241,110,232,121,232,133v,12,9,23,22,23c294,156,327,121,327,77,327,34,294,,254,xe" fillcolor="#2b302b" stroked="f">
                    <v:stroke joinstyle="miter"/>
                    <v:formulas/>
                    <v:path arrowok="t" o:extrusionok="f" o:connecttype="custom" textboxrect="0,0,327,156"/>
                    <v:textbox inset="2.5mm,.30972mm,2.5mm,.30972mm">
                      <w:txbxContent>
                        <w:p w14:paraId="446BCD5D" w14:textId="77777777" w:rsidR="00434AED" w:rsidRDefault="00434AED">
                          <w:pPr>
                            <w:spacing w:line="240" w:lineRule="auto"/>
                            <w:textDirection w:val="btLr"/>
                          </w:pPr>
                        </w:p>
                      </w:txbxContent>
                    </v:textbox>
                  </v:shape>
                  <v:shape id="Forma libre 2054669436" o:spid="_x0000_s1059" style="position:absolute;left:64328;top:25138;width:626;height:584;visibility:visible;mso-wrap-style:square;v-text-anchor:middle-center" coordsize="174,162"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" adj="-11796480,,5400" path="m21,162r75,c139,162,174,126,174,81,174,37,139,,96,,85,,75,10,75,22v,14,10,23,21,23c115,45,130,61,130,81v,20,-15,36,-34,36l21,117c9,117,,127,,139v,12,9,23,21,23xe" fillcolor="#2b302b" stroked="f">
                    <v:stroke joinstyle="miter"/>
                    <v:formulas/>
                    <v:path arrowok="t" o:extrusionok="f" o:connecttype="custom" textboxrect="0,0,174,162"/>
                    <v:textbox inset="2.5mm,.36944mm,2.5mm,.36944mm">
                      <w:txbxContent>
                        <w:p w14:paraId="30735D22" w14:textId="77777777" w:rsidR="00434AED" w:rsidRDefault="00434AED">
                          <w:pPr>
                            <w:spacing w:line="240" w:lineRule="auto"/>
                            <w:textDirection w:val="btLr"/>
                          </w:pPr>
                        </w:p>
                      </w:txbxContent>
                    </v:textbox>
                  </v:shape>
                  <v:shape id="Forma libre 1963173295" o:spid="_x0000_s1060" style="position:absolute;left:63187;top:27896;width:439;height:162;visibility:visible;mso-wrap-style:square;v-text-anchor:middle-center" coordsize="122,45"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" adj="-11796480,,5400" path="m100,l20,c9,,,9,,22,,34,9,45,20,45r80,c113,45,122,34,122,22,122,9,113,,100,xe" fillcolor="#2b302b" stroked="f">
                    <v:stroke joinstyle="miter"/>
                    <v:formulas/>
                    <v:path arrowok="t" o:extrusionok="f" o:connecttype="custom" textboxrect="0,0,122,45"/>
                    <v:textbox inset="2.5mm,0,2.5mm,0">
                      <w:txbxContent>
                        <w:p w14:paraId="3291662F" w14:textId="77777777" w:rsidR="00434AED" w:rsidRDefault="00434AED">
                          <w:pPr>
                            <w:spacing w:line="240" w:lineRule="auto"/>
                            <w:textDirection w:val="btLr"/>
                          </w:pPr>
                        </w:p>
                      </w:txbxContent>
                    </v:textbox>
                  </v:shape>
                  <v:shape id="Forma libre 392694567" o:spid="_x0000_s1061" style="position:absolute;left:63835;top:25560;width:338;height:162;visibility:visible;mso-wrap-style:square;v-text-anchor:middle-center" coordsize="94,45"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" adj="-11796480,,5400" path="m21,45r51,c84,45,94,34,94,22,94,10,84,,72,l21,c9,,,10,,22,,34,9,45,21,45xe" fillcolor="#2b302b" stroked="f">
                    <v:stroke joinstyle="miter"/>
                    <v:formulas/>
                    <v:path arrowok="t" o:extrusionok="f" o:connecttype="custom" textboxrect="0,0,94,45"/>
                    <v:textbox inset="2.5mm,0,2.5mm,0">
                      <w:txbxContent>
                        <w:p w14:paraId="0820F611" w14:textId="77777777" w:rsidR="00434AED" w:rsidRDefault="00434AED">
                          <w:pPr>
                            <w:spacing w:line="240" w:lineRule="auto"/>
                            <w:textDirection w:val="btLr"/>
                          </w:pPr>
                        </w:p>
                      </w:txbxContent>
                    </v:textbox>
                  </v:shape>
                </v:group>
                <v:rect id="Rectángulo 952576043" o:spid="_x0000_s1062" style="position:absolute;left:35030;top:10632;width:5118;height:223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" filled="f" strokecolor="#2b302b" strokeweight="1.5pt">
                  <v:stroke startarrowwidth="narrow" startarrowlength="short" endarrowwidth="narrow" endarrowlength="short" joinstyle="round"/>
                  <v:textbox inset="2.53958mm,2.53958mm,2.53958mm,2.53958mm">
                    <w:txbxContent>
                      <w:p w14:paraId="769F8948" w14:textId="77777777" w:rsidR="00434AED" w:rsidRDefault="00434AED">
                        <w:pPr>
                          <w:spacing w:line="240" w:lineRule="auto"/>
                          <w:jc w:val="center"/>
                          <w:textDirection w:val="btLr"/>
                        </w:pPr>
                      </w:p>
                    </w:txbxContent>
                  </v:textbox>
                </v:rect>
                <v:shape id="Cuadro de texto 505130622" o:spid="_x0000_s1063" type="#_x0000_t202" style="position:absolute;left:10431;top:17053;width:62348;height:13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" filled="f" stroked="f">
                  <v:textbox inset="2.53958mm,2.53958mm,2.53958mm,2.53958mm">
                    <w:txbxContent>
                      <w:p w14:paraId="1D2E0DA7" w14:textId="3215B8FA" w:rsidR="00434AED" w:rsidRPr="00D428AB" w:rsidRDefault="00000000">
                        <w:pPr>
                          <w:spacing w:line="240" w:lineRule="auto"/>
                          <w:jc w:val="both"/>
                          <w:textDirection w:val="btLr"/>
                          <w:rPr>
                            <w:i/>
                            <w:iCs/>
                            <w:rPrChange w:id="1411" w:author="julieta pellettieri" w:date="2025-05-28T00:32:00Z" w16du:dateUtc="2025-05-28T03:32:00Z">
                              <w:rPr/>
                            </w:rPrChange>
                          </w:rPr>
                          <w:pPrChange w:id="1412" w:author="julieta pellettieri" w:date="2025-05-28T00:32:00Z" w16du:dateUtc="2025-05-28T03:32:00Z">
                            <w:pPr>
                              <w:spacing w:line="240" w:lineRule="auto"/>
                              <w:textDirection w:val="btLr"/>
                            </w:pPr>
                          </w:pPrChange>
                        </w:pPr>
                        <w:r>
                          <w:rPr>
                            <w:color w:val="000000"/>
                            <w:sz w:val="20"/>
                            <w:u w:val="single"/>
                          </w:rPr>
                          <w:t>Fig</w:t>
                        </w:r>
                        <w:del w:id="1413" w:author="julieta pellettieri" w:date="2025-05-28T00:28:00Z" w16du:dateUtc="2025-05-28T03:28:00Z">
                          <w:r w:rsidDel="00E21BF8">
                            <w:rPr>
                              <w:color w:val="000000"/>
                              <w:sz w:val="20"/>
                              <w:u w:val="single"/>
                            </w:rPr>
                            <w:delText>.</w:delText>
                          </w:r>
                        </w:del>
                        <w:ins w:id="1414" w:author="julieta pellettieri" w:date="2025-05-28T00:28:00Z" w16du:dateUtc="2025-05-28T03:28:00Z">
                          <w:r w:rsidR="00E21BF8">
                            <w:rPr>
                              <w:color w:val="000000"/>
                              <w:sz w:val="20"/>
                              <w:u w:val="single"/>
                            </w:rPr>
                            <w:t>ura 3.</w:t>
                          </w:r>
                        </w:ins>
                        <w:ins w:id="1415" w:author="julieta pellettieri" w:date="2025-05-28T00:38:00Z" w16du:dateUtc="2025-05-28T03:38:00Z">
                          <w:r w:rsidR="00D428AB">
                            <w:rPr>
                              <w:color w:val="000000"/>
                              <w:sz w:val="20"/>
                              <w:u w:val="single"/>
                            </w:rPr>
                            <w:t>2</w:t>
                          </w:r>
                        </w:ins>
                        <w:del w:id="1416" w:author="julieta pellettieri" w:date="2025-05-28T00:28:00Z" w16du:dateUtc="2025-05-28T03:28:00Z">
                          <w:r w:rsidDel="00E21BF8">
                            <w:rPr>
                              <w:color w:val="000000"/>
                              <w:sz w:val="20"/>
                              <w:u w:val="single"/>
                            </w:rPr>
                            <w:delText xml:space="preserve"> MetodoEntrenamiento</w:delText>
                          </w:r>
                        </w:del>
                        <w:r>
                          <w:rPr>
                            <w:color w:val="000000"/>
                            <w:sz w:val="20"/>
                            <w:u w:val="single"/>
                          </w:rPr>
                          <w:t>:</w:t>
                        </w:r>
                        <w:r>
                          <w:rPr>
                            <w:color w:val="000000"/>
                            <w:sz w:val="20"/>
                          </w:rPr>
                          <w:t xml:space="preserve"> </w:t>
                        </w:r>
                        <w:r w:rsidRPr="00D428AB">
                          <w:rPr>
                            <w:i/>
                            <w:iCs/>
                            <w:color w:val="000000"/>
                            <w:sz w:val="20"/>
                            <w:rPrChange w:id="1417" w:author="julieta pellettieri" w:date="2025-05-28T00:32:00Z" w16du:dateUtc="2025-05-28T03:32:00Z">
                              <w:rPr>
                                <w:color w:val="000000"/>
                                <w:sz w:val="20"/>
                              </w:rPr>
                            </w:rPrChange>
                          </w:rPr>
                          <w:t>Los abejorros se encuentran enjaulados en falcons 50ml con una tapa de red que permite presentarle el olor (A). Luego del mismo la mayoría de los abejorros se aproximan a la red, donde con un palillo embebido en SA 50% (y el tratameinto que corresponda) se toca sus antenas para que reconozca la recompensa e ingiera aproximadamente 5 μl de la misma (B). Luego de la primera exposición algunos abejorros empiezan a extender la probóscide luego del olor antes de que se ofrezca la recompensa, evidenciando que la asociación olor-recompensa fue exitosa.</w:t>
                        </w:r>
                      </w:p>
                    </w:txbxContent>
                  </v:textbox>
                </v:shape>
                <v:shape id="Shape 84" o:spid="_x0000_s1064" type="#_x0000_t75" style="position:absolute;left:49640;top:2438;width:7041;height:19053;rotation:90;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">
                  <v:imagedata r:id="rId19" o:title="" croptop="9921f"/>
                </v:shape>
                <v:shape id="Shape 85" o:spid="_x0000_s1065" type="#_x0000_t75" style="position:absolute;left:58388;top:10217;width:5705;height:4227;rotation:1776535fd;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">
                  <v:imagedata r:id="rId20" o:title="" cropbottom="10001f" cropright="3192f"/>
                </v:shape>
                <v:rect id="Rectángulo 353849511" o:spid="_x0000_s1066" style="position:absolute;left:61976;top:8914;width:228;height:620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" filled="f" strokecolor="#2b302b">
                  <v:stroke startarrowwidth="narrow" startarrowlength="short" endarrowwidth="narrow" endarrowlength="short" joinstyle="round"/>
                  <v:textbox inset="2.53958mm,2.53958mm,2.53958mm,2.53958mm">
                    <w:txbxContent>
                      <w:p w14:paraId="3165931A" w14:textId="77777777" w:rsidR="00434AED" w:rsidRDefault="00434AED">
                        <w:pPr>
                          <w:spacing w:line="240" w:lineRule="auto"/>
                          <w:jc w:val="center"/>
                          <w:textDirection w:val="btLr"/>
                        </w:pPr>
                      </w:p>
                    </w:txbxContent>
                  </v:textbox>
                </v:rect>
                <v:rect id="Rectángulo 852962326" o:spid="_x0000_s1067" style="position:absolute;left:62458;top:8914;width:228;height:620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" strokecolor="#2b302b">
                  <v:stroke startarrowwidth="narrow" startarrowlength="short" endarrowwidth="narrow" endarrowlength="short" joinstyle="round"/>
                  <v:textbox inset="2.53958mm,2.53958mm,2.53958mm,2.53958mm">
                    <w:txbxContent>
                      <w:p w14:paraId="5BA4202B" w14:textId="77777777" w:rsidR="00434AED" w:rsidRDefault="00434AED">
                        <w:pPr>
                          <w:spacing w:line="240" w:lineRule="auto"/>
                          <w:jc w:val="center"/>
                          <w:textDirection w:val="btLr"/>
                        </w:pPr>
                      </w:p>
                    </w:txbxContent>
                  </v:textbox>
                </v:rect>
                <v:rect id="Rectángulo 223109005" o:spid="_x0000_s1068" style="position:absolute;left:62810;top:8863;width:228;height:620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" filled="f" strokecolor="#2b302b">
                  <v:stroke startarrowwidth="narrow" startarrowlength="short" endarrowwidth="narrow" endarrowlength="short" joinstyle="round"/>
                  <v:textbox inset="2.53958mm,2.53958mm,2.53958mm,2.53958mm">
                    <w:txbxContent>
                      <w:p w14:paraId="5296C7CC" w14:textId="77777777" w:rsidR="00434AED" w:rsidRDefault="00434AED">
                        <w:pPr>
                          <w:spacing w:line="240" w:lineRule="auto"/>
                          <w:jc w:val="center"/>
                          <w:textDirection w:val="btLr"/>
                        </w:pPr>
                      </w:p>
                    </w:txbxContent>
                  </v:textbox>
                </v:rect>
                <v:rect id="Rectángulo 2012571504" o:spid="_x0000_s1069" style="position:absolute;left:63292;top:8863;width:228;height:620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" strokecolor="#2b302b">
                  <v:stroke startarrowwidth="narrow" startarrowlength="short" endarrowwidth="narrow" endarrowlength="short" joinstyle="round"/>
                  <v:textbox inset="2.53958mm,2.53958mm,2.53958mm,2.53958mm">
                    <w:txbxContent>
                      <w:p w14:paraId="121D0C4D" w14:textId="77777777" w:rsidR="00434AED" w:rsidRDefault="00434AED">
                        <w:pPr>
                          <w:spacing w:line="240" w:lineRule="auto"/>
                          <w:jc w:val="center"/>
                          <w:textDirection w:val="btLr"/>
                        </w:pPr>
                      </w:p>
                    </w:txbxContent>
                  </v:textbox>
                </v:rect>
                <v:rect id="Rectángulo 1709844836" o:spid="_x0000_s1070" style="position:absolute;left:62586;top:8478;width:195;height:1884;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" filled="f" strokecolor="#2b302b">
                  <v:stroke dashstyle="dash" startarrowwidth="narrow" startarrowlength="short" endarrowwidth="narrow" endarrowlength="short" joinstyle="round"/>
                  <v:textbox inset="2.53958mm,2.53958mm,2.53958mm,2.53958mm">
                    <w:txbxContent>
                      <w:p w14:paraId="2B0C1DCC" w14:textId="77777777" w:rsidR="00434AED" w:rsidRDefault="00434AED">
                        <w:pPr>
                          <w:spacing w:line="240" w:lineRule="auto"/>
                          <w:jc w:val="center"/>
                          <w:textDirection w:val="btLr"/>
                        </w:pPr>
                      </w:p>
                    </w:txbxContent>
                  </v:textbox>
                </v:rect>
                <v:rect id="Rectángulo 1704553294" o:spid="_x0000_s1071" style="position:absolute;left:62585;top:9290;width:195;height:1884;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" filled="f" strokecolor="#2b302b">
                  <v:stroke dashstyle="dash" startarrowwidth="narrow" startarrowlength="short" endarrowwidth="narrow" endarrowlength="short" joinstyle="round"/>
                  <v:textbox inset="2.53958mm,2.53958mm,2.53958mm,2.53958mm">
                    <w:txbxContent>
                      <w:p w14:paraId="47B75A25" w14:textId="77777777" w:rsidR="00434AED" w:rsidRDefault="00434AED">
                        <w:pPr>
                          <w:spacing w:line="240" w:lineRule="auto"/>
                          <w:jc w:val="center"/>
                          <w:textDirection w:val="btLr"/>
                        </w:pPr>
                      </w:p>
                    </w:txbxContent>
                  </v:textbox>
                </v:rect>
                <v:rect id="Rectángulo 1917531434" o:spid="_x0000_s1072" style="position:absolute;left:62586;top:8884;width:195;height:1884;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" strokecolor="#2b302b">
                  <v:stroke dashstyle="dash" startarrowwidth="narrow" startarrowlength="short" endarrowwidth="narrow" endarrowlength="short" joinstyle="round"/>
                  <v:textbox inset="2.53958mm,2.53958mm,2.53958mm,2.53958mm">
                    <w:txbxContent>
                      <w:p w14:paraId="000EE11B" w14:textId="77777777" w:rsidR="00434AED" w:rsidRDefault="00434AED">
                        <w:pPr>
                          <w:spacing w:line="240" w:lineRule="auto"/>
                          <w:jc w:val="center"/>
                          <w:textDirection w:val="btLr"/>
                        </w:pPr>
                      </w:p>
                    </w:txbxContent>
                  </v:textbox>
                </v:rect>
                <v:rect id="Rectángulo 372871632" o:spid="_x0000_s1073" style="position:absolute;left:62586;top:10101;width:195;height:1884;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" filled="f" strokecolor="#2b302b">
                  <v:stroke dashstyle="dash" startarrowwidth="narrow" startarrowlength="short" endarrowwidth="narrow" endarrowlength="short" joinstyle="round"/>
                  <v:textbox inset="2.53958mm,2.53958mm,2.53958mm,2.53958mm">
                    <w:txbxContent>
                      <w:p w14:paraId="52FC9212" w14:textId="77777777" w:rsidR="00434AED" w:rsidRDefault="00434AED">
                        <w:pPr>
                          <w:spacing w:line="240" w:lineRule="auto"/>
                          <w:jc w:val="center"/>
                          <w:textDirection w:val="btLr"/>
                        </w:pPr>
                      </w:p>
                    </w:txbxContent>
                  </v:textbox>
                </v:rect>
                <v:rect id="Rectángulo 713238201" o:spid="_x0000_s1074" style="position:absolute;left:62586;top:9695;width:195;height:1884;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" strokecolor="#2b302b">
                  <v:stroke dashstyle="dash" startarrowwidth="narrow" startarrowlength="short" endarrowwidth="narrow" endarrowlength="short" joinstyle="round"/>
                  <v:textbox inset="2.53958mm,2.53958mm,2.53958mm,2.53958mm">
                    <w:txbxContent>
                      <w:p w14:paraId="4FE37368" w14:textId="77777777" w:rsidR="00434AED" w:rsidRDefault="00434AED">
                        <w:pPr>
                          <w:spacing w:line="240" w:lineRule="auto"/>
                          <w:jc w:val="center"/>
                          <w:textDirection w:val="btLr"/>
                        </w:pPr>
                      </w:p>
                    </w:txbxContent>
                  </v:textbox>
                </v:rect>
                <v:rect id="Rectángulo 1213958932" o:spid="_x0000_s1075" style="position:absolute;left:62586;top:10912;width:195;height:1884;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" filled="f" strokecolor="#2b302b">
                  <v:stroke dashstyle="dash" startarrowwidth="narrow" startarrowlength="short" endarrowwidth="narrow" endarrowlength="short" joinstyle="round"/>
                  <v:textbox inset="2.53958mm,2.53958mm,2.53958mm,2.53958mm">
                    <w:txbxContent>
                      <w:p w14:paraId="1E7DCE4D" w14:textId="77777777" w:rsidR="00434AED" w:rsidRDefault="00434AED">
                        <w:pPr>
                          <w:spacing w:line="240" w:lineRule="auto"/>
                          <w:jc w:val="center"/>
                          <w:textDirection w:val="btLr"/>
                        </w:pPr>
                      </w:p>
                    </w:txbxContent>
                  </v:textbox>
                </v:rect>
                <v:rect id="Rectángulo 1944043676" o:spid="_x0000_s1076" style="position:absolute;left:62586;top:10506;width:195;height:1884;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" strokecolor="#2b302b">
                  <v:stroke dashstyle="dash" startarrowwidth="narrow" startarrowlength="short" endarrowwidth="narrow" endarrowlength="short" joinstyle="round"/>
                  <v:textbox inset="2.53958mm,2.53958mm,2.53958mm,2.53958mm">
                    <w:txbxContent>
                      <w:p w14:paraId="0FE833AD" w14:textId="77777777" w:rsidR="00434AED" w:rsidRDefault="00434AED">
                        <w:pPr>
                          <w:spacing w:line="240" w:lineRule="auto"/>
                          <w:jc w:val="center"/>
                          <w:textDirection w:val="btLr"/>
                        </w:pPr>
                      </w:p>
                    </w:txbxContent>
                  </v:textbox>
                </v:rect>
                <v:rect id="Rectángulo 955236174" o:spid="_x0000_s1077" style="position:absolute;left:62585;top:11642;width:195;height:1884;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" filled="f" strokecolor="#2b302b">
                  <v:stroke dashstyle="dash" startarrowwidth="narrow" startarrowlength="short" endarrowwidth="narrow" endarrowlength="short" joinstyle="round"/>
                  <v:textbox inset="2.53958mm,2.53958mm,2.53958mm,2.53958mm">
                    <w:txbxContent>
                      <w:p w14:paraId="2DD25610" w14:textId="77777777" w:rsidR="00434AED" w:rsidRDefault="00434AED">
                        <w:pPr>
                          <w:spacing w:line="240" w:lineRule="auto"/>
                          <w:jc w:val="center"/>
                          <w:textDirection w:val="btLr"/>
                        </w:pPr>
                      </w:p>
                    </w:txbxContent>
                  </v:textbox>
                </v:rect>
                <v:rect id="Rectángulo 421127062" o:spid="_x0000_s1078" style="position:absolute;left:62585;top:11236;width:195;height:1884;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" strokecolor="#2b302b">
                  <v:stroke dashstyle="dash" startarrowwidth="narrow" startarrowlength="short" endarrowwidth="narrow" endarrowlength="short" joinstyle="round"/>
                  <v:textbox inset="2.53958mm,2.53958mm,2.53958mm,2.53958mm">
                    <w:txbxContent>
                      <w:p w14:paraId="2125FBE9" w14:textId="77777777" w:rsidR="00434AED" w:rsidRDefault="00434AED">
                        <w:pPr>
                          <w:spacing w:line="240" w:lineRule="auto"/>
                          <w:jc w:val="center"/>
                          <w:textDirection w:val="btLr"/>
                        </w:pPr>
                      </w:p>
                    </w:txbxContent>
                  </v:textbox>
                </v:rect>
                <v:rect id="Rectángulo 537439067" o:spid="_x0000_s1079" style="position:absolute;left:62585;top:12453;width:195;height:1884;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" filled="f" strokecolor="#2b302b">
                  <v:stroke dashstyle="dash" startarrowwidth="narrow" startarrowlength="short" endarrowwidth="narrow" endarrowlength="short" joinstyle="round"/>
                  <v:textbox inset="2.53958mm,2.53958mm,2.53958mm,2.53958mm">
                    <w:txbxContent>
                      <w:p w14:paraId="65B05060" w14:textId="77777777" w:rsidR="00434AED" w:rsidRDefault="00434AED">
                        <w:pPr>
                          <w:spacing w:line="240" w:lineRule="auto"/>
                          <w:jc w:val="center"/>
                          <w:textDirection w:val="btLr"/>
                        </w:pPr>
                      </w:p>
                    </w:txbxContent>
                  </v:textbox>
                </v:rect>
                <v:rect id="Rectángulo 1804277585" o:spid="_x0000_s1080" style="position:absolute;left:62585;top:12047;width:195;height:1884;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" strokecolor="#2b302b">
                  <v:stroke dashstyle="dash" startarrowwidth="narrow" startarrowlength="short" endarrowwidth="narrow" endarrowlength="short" joinstyle="round"/>
                  <v:textbox inset="2.53958mm,2.53958mm,2.53958mm,2.53958mm">
                    <w:txbxContent>
                      <w:p w14:paraId="35EBE6AE" w14:textId="77777777" w:rsidR="00434AED" w:rsidRDefault="00434AED">
                        <w:pPr>
                          <w:spacing w:line="240" w:lineRule="auto"/>
                          <w:jc w:val="center"/>
                          <w:textDirection w:val="btLr"/>
                        </w:pPr>
                      </w:p>
                    </w:txbxContent>
                  </v:textbox>
                </v:rect>
                <v:rect id="Rectángulo 226141334" o:spid="_x0000_s1081" style="position:absolute;left:62585;top:13264;width:195;height:1884;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" filled="f" strokecolor="#2b302b">
                  <v:stroke dashstyle="dash" startarrowwidth="narrow" startarrowlength="short" endarrowwidth="narrow" endarrowlength="short" joinstyle="round"/>
                  <v:textbox inset="2.53958mm,2.53958mm,2.53958mm,2.53958mm">
                    <w:txbxContent>
                      <w:p w14:paraId="59BF63E0" w14:textId="77777777" w:rsidR="00434AED" w:rsidRDefault="00434AED">
                        <w:pPr>
                          <w:spacing w:line="240" w:lineRule="auto"/>
                          <w:jc w:val="center"/>
                          <w:textDirection w:val="btLr"/>
                        </w:pPr>
                      </w:p>
                    </w:txbxContent>
                  </v:textbox>
                </v:rect>
                <v:rect id="Rectángulo 220984114" o:spid="_x0000_s1082" style="position:absolute;left:62586;top:12859;width:195;height:1884;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" strokecolor="#2b302b">
                  <v:stroke dashstyle="dash" startarrowwidth="narrow" startarrowlength="short" endarrowwidth="narrow" endarrowlength="short" joinstyle="round"/>
                  <v:textbox inset="2.53958mm,2.53958mm,2.53958mm,2.53958mm">
                    <w:txbxContent>
                      <w:p w14:paraId="7FBF632F" w14:textId="77777777" w:rsidR="00434AED" w:rsidRDefault="00434AED">
                        <w:pPr>
                          <w:spacing w:line="240" w:lineRule="auto"/>
                          <w:jc w:val="center"/>
                          <w:textDirection w:val="btLr"/>
                        </w:pPr>
                      </w:p>
                    </w:txbxContent>
                  </v:textbox>
                </v:rect>
                <v:rect id="Rectángulo 1177725522" o:spid="_x0000_s1083" style="position:absolute;left:62585;top:14075;width:195;height:1884;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" filled="f" strokecolor="#2b302b">
                  <v:stroke dashstyle="dash" startarrowwidth="narrow" startarrowlength="short" endarrowwidth="narrow" endarrowlength="short" joinstyle="round"/>
                  <v:textbox inset="2.53958mm,2.53958mm,2.53958mm,2.53958mm">
                    <w:txbxContent>
                      <w:p w14:paraId="5F29C8E3" w14:textId="77777777" w:rsidR="00434AED" w:rsidRDefault="00434AED">
                        <w:pPr>
                          <w:spacing w:line="240" w:lineRule="auto"/>
                          <w:jc w:val="center"/>
                          <w:textDirection w:val="btLr"/>
                        </w:pPr>
                      </w:p>
                    </w:txbxContent>
                  </v:textbox>
                </v:rect>
                <v:rect id="Rectángulo 832028062" o:spid="_x0000_s1084" style="position:absolute;left:62586;top:13670;width:195;height:1884;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" strokecolor="#2b302b">
                  <v:stroke dashstyle="dash" startarrowwidth="narrow" startarrowlength="short" endarrowwidth="narrow" endarrowlength="short" joinstyle="round"/>
                  <v:textbox inset="2.53958mm,2.53958mm,2.53958mm,2.53958mm">
                    <w:txbxContent>
                      <w:p w14:paraId="39D6A102" w14:textId="77777777" w:rsidR="00434AED" w:rsidRDefault="00434AED">
                        <w:pPr>
                          <w:spacing w:line="240" w:lineRule="auto"/>
                          <w:jc w:val="center"/>
                          <w:textDirection w:val="btLr"/>
                        </w:pPr>
                      </w:p>
                    </w:txbxContent>
                  </v:textbox>
                </v:rect>
                <v:shape id="Cuadro de texto 470878890" o:spid="_x0000_s1085" type="#_x0000_t202" style="position:absolute;left:34057;top:10443;width:7104;height:223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" filled="f" stroked="f">
                  <v:textbox inset="2.53958mm,2.53958mm,2.53958mm,2.53958mm">
                    <w:txbxContent>
                      <w:p w14:paraId="5D3722A5" w14:textId="77777777" w:rsidR="00434AED" w:rsidRDefault="00000000">
                        <w:pPr>
                          <w:spacing w:line="240" w:lineRule="auto"/>
                          <w:jc w:val="center"/>
                          <w:textDirection w:val="btLr"/>
                        </w:pPr>
                        <w:r>
                          <w:rPr>
                            <w:color w:val="000000"/>
                            <w:sz w:val="28"/>
                          </w:rPr>
                          <w:t>Olor</w:t>
                        </w:r>
                      </w:p>
                    </w:txbxContent>
                  </v:textbox>
                </v:shape>
                <v:shape id="Forma libre 566914087" o:spid="_x0000_s1086" style="position:absolute;left:64125;top:11712;width:6745;height:4987;visibility:visible;mso-wrap-style:square;v-text-anchor:middle" coordsize="26981,199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" path="m25591,19949l3352,4823,,,5069,2207,26981,17660r-1390,2289xe" fillcolor="#f9cb9c">
                  <v:path arrowok="t" o:extrusionok="f"/>
                </v:shape>
                <v:oval id="Elipse 1498733417" o:spid="_x0000_s1087" style="position:absolute;left:64029;top:11611;width:228;height:4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" fillcolor="#9fc5e8" strokecolor="#9fc5e8">
                  <v:stroke startarrowwidth="narrow" startarrowlength="short" endarrowwidth="narrow" endarrowlength="short"/>
                  <v:textbox inset="2.53958mm,2.53958mm,2.53958mm,2.53958mm">
                    <w:txbxContent>
                      <w:p w14:paraId="4DEFE45D" w14:textId="77777777" w:rsidR="00434AED" w:rsidRDefault="00434AED">
                        <w:pPr>
                          <w:spacing w:line="240" w:lineRule="auto"/>
                          <w:jc w:val="center"/>
                          <w:textDirection w:val="btLr"/>
                        </w:pPr>
                      </w:p>
                    </w:txbxContent>
                  </v:textbox>
                </v:oval>
                <v:shape id="Cuadro de texto 704003530" o:spid="_x0000_s1088" type="#_x0000_t202" style="position:absolute;left:43943;top:5864;width:3809;height:45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" filled="f" stroked="f">
                  <v:textbox inset="2.53958mm,2.53958mm,2.53958mm,2.53958mm">
                    <w:txbxContent>
                      <w:p w14:paraId="1E6CDFE9" w14:textId="77777777" w:rsidR="00434AED" w:rsidRPr="00E21BF8" w:rsidRDefault="00000000">
                        <w:pPr>
                          <w:spacing w:line="240" w:lineRule="auto"/>
                          <w:textDirection w:val="btLr"/>
                        </w:pPr>
                        <w:r w:rsidRPr="00E21BF8">
                          <w:rPr>
                            <w:color w:val="000000"/>
                            <w:rPrChange w:id="1418" w:author="julieta pellettieri" w:date="2025-05-28T00:29:00Z" w16du:dateUtc="2025-05-28T03:29:00Z">
                              <w:rPr>
                                <w:color w:val="000000"/>
                                <w:sz w:val="28"/>
                              </w:rPr>
                            </w:rPrChange>
                          </w:rPr>
                          <w:t>B.</w:t>
                        </w:r>
                      </w:p>
                    </w:txbxContent>
                  </v:textbox>
                </v:shape>
                <v:shape id="Cuadro de texto 724417429" o:spid="_x0000_s1089" type="#_x0000_t202" style="position:absolute;left:10263;top:5798;width:4964;height:51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" filled="f" stroked="f">
                  <v:textbox inset="2.53958mm,2.53958mm,2.53958mm,2.53958mm">
                    <w:txbxContent>
                      <w:p w14:paraId="55839EE2" w14:textId="77777777" w:rsidR="00434AED" w:rsidRPr="00E21BF8" w:rsidRDefault="00000000">
                        <w:pPr>
                          <w:spacing w:line="240" w:lineRule="auto"/>
                          <w:textDirection w:val="btLr"/>
                          <w:rPr>
                            <w:sz w:val="24"/>
                            <w:szCs w:val="24"/>
                            <w:rPrChange w:id="1419" w:author="julieta pellettieri" w:date="2025-05-28T00:30:00Z" w16du:dateUtc="2025-05-28T03:30:00Z">
                              <w:rPr/>
                            </w:rPrChange>
                          </w:rPr>
                        </w:pPr>
                        <w:r w:rsidRPr="00E21BF8">
                          <w:rPr>
                            <w:color w:val="000000"/>
                            <w:sz w:val="24"/>
                            <w:szCs w:val="24"/>
                            <w:rPrChange w:id="1420" w:author="julieta pellettieri" w:date="2025-05-28T00:30:00Z" w16du:dateUtc="2025-05-28T03:30:00Z">
                              <w:rPr>
                                <w:color w:val="000000"/>
                                <w:sz w:val="28"/>
                              </w:rPr>
                            </w:rPrChange>
                          </w:rPr>
                          <w:t>A.</w:t>
                        </w:r>
                      </w:p>
                    </w:txbxContent>
                  </v:textbox>
                </v:shape>
                <w10:anchorlock/>
              </v:group>
            </w:pict>
          </mc:Fallback>
        </mc:AlternateContent>
      </w:r>
    </w:p>
    <w:p w14:paraId="35E7F239" w14:textId="1320AD02" w:rsidR="00434AED" w:rsidRDefault="00D428AB">
      <w:pPr>
        <w:spacing w:before="240" w:after="240"/>
        <w:jc w:val="both"/>
        <w:rPr>
          <w:b/>
        </w:rPr>
      </w:pPr>
      <w:ins w:id="1421" w:author="julieta pellettieri" w:date="2025-05-28T00:33:00Z" w16du:dateUtc="2025-05-28T03:33:00Z">
        <w:r>
          <w:rPr>
            <w:b/>
          </w:rPr>
          <w:t xml:space="preserve">3.2.3 </w:t>
        </w:r>
      </w:ins>
      <w:r>
        <w:rPr>
          <w:b/>
        </w:rPr>
        <w:t xml:space="preserve">Evaluación de </w:t>
      </w:r>
      <w:ins w:id="1422" w:author="Walter Farina" w:date="2025-06-03T17:56:00Z" w16du:dateUtc="2025-06-03T08:56:00Z">
        <w:r w:rsidR="003D004A">
          <w:rPr>
            <w:b/>
          </w:rPr>
          <w:t xml:space="preserve">la REP a las </w:t>
        </w:r>
      </w:ins>
      <w:del w:id="1423" w:author="Walter Farina" w:date="2025-06-03T17:56:00Z" w16du:dateUtc="2025-06-03T08:56:00Z">
        <w:r w:rsidDel="003D004A">
          <w:rPr>
            <w:b/>
          </w:rPr>
          <w:delText xml:space="preserve">memoria </w:delText>
        </w:r>
      </w:del>
      <w:r>
        <w:rPr>
          <w:b/>
        </w:rPr>
        <w:t>24</w:t>
      </w:r>
      <w:ins w:id="1424" w:author="Walter Farina" w:date="2025-06-03T17:56:00Z" w16du:dateUtc="2025-06-03T08:56:00Z">
        <w:r w:rsidR="003D004A">
          <w:rPr>
            <w:b/>
          </w:rPr>
          <w:t xml:space="preserve"> </w:t>
        </w:r>
      </w:ins>
      <w:r>
        <w:rPr>
          <w:b/>
        </w:rPr>
        <w:t>h</w:t>
      </w:r>
      <w:ins w:id="1425" w:author="Walter Farina" w:date="2025-06-03T17:56:00Z" w16du:dateUtc="2025-06-03T08:56:00Z">
        <w:r w:rsidR="003D004A">
          <w:rPr>
            <w:b/>
          </w:rPr>
          <w:t>ora</w:t>
        </w:r>
      </w:ins>
      <w:r>
        <w:rPr>
          <w:b/>
        </w:rPr>
        <w:t>s</w:t>
      </w:r>
    </w:p>
    <w:p w14:paraId="62390DA2" w14:textId="286969C2" w:rsidR="00216358" w:rsidRDefault="00000000">
      <w:pPr>
        <w:spacing w:before="240" w:after="240"/>
        <w:jc w:val="both"/>
      </w:pPr>
      <w:r>
        <w:t>Pasadas las 24</w:t>
      </w:r>
      <w:ins w:id="1426" w:author="Walter Farina" w:date="2025-06-03T17:56:00Z" w16du:dateUtc="2025-06-03T08:56:00Z">
        <w:r w:rsidR="003D004A">
          <w:t xml:space="preserve"> </w:t>
        </w:r>
      </w:ins>
      <w:r>
        <w:t>h</w:t>
      </w:r>
      <w:ins w:id="1427" w:author="Walter Farina" w:date="2025-06-03T17:56:00Z" w16du:dateUtc="2025-06-03T08:56:00Z">
        <w:r w:rsidR="003D004A">
          <w:t>ora</w:t>
        </w:r>
      </w:ins>
      <w:r>
        <w:t>s</w:t>
      </w:r>
      <w:ins w:id="1428" w:author="Walter Farina" w:date="2025-06-03T17:56:00Z" w16du:dateUtc="2025-06-03T08:56:00Z">
        <w:r w:rsidR="003D004A">
          <w:t>,</w:t>
        </w:r>
      </w:ins>
      <w:r>
        <w:t xml:space="preserve"> </w:t>
      </w:r>
      <w:del w:id="1429" w:author="Walter Farina" w:date="2025-06-03T17:56:00Z" w16du:dateUtc="2025-06-03T08:56:00Z">
        <w:r w:rsidDel="003D004A">
          <w:delText xml:space="preserve">de la etapa anterior </w:delText>
        </w:r>
      </w:del>
      <w:r>
        <w:t xml:space="preserve">se </w:t>
      </w:r>
      <w:del w:id="1430" w:author="Walter Farina" w:date="2025-06-03T17:56:00Z" w16du:dateUtc="2025-06-03T08:56:00Z">
        <w:r w:rsidDel="003D004A">
          <w:delText xml:space="preserve">registró </w:delText>
        </w:r>
      </w:del>
      <w:ins w:id="1431" w:author="Walter Farina" w:date="2025-06-03T17:56:00Z" w16du:dateUtc="2025-06-03T08:56:00Z">
        <w:r w:rsidR="003D004A">
          <w:t>registraron</w:t>
        </w:r>
        <w:r w:rsidR="003D004A">
          <w:t xml:space="preserve"> </w:t>
        </w:r>
      </w:ins>
      <w:r>
        <w:t xml:space="preserve">a los individuos sobrevivientes </w:t>
      </w:r>
      <w:del w:id="1432" w:author="Walter Farina" w:date="2025-06-03T17:57:00Z" w16du:dateUtc="2025-06-03T08:57:00Z">
        <w:r w:rsidDel="003D004A">
          <w:delText xml:space="preserve">y se los alimentó </w:delText>
        </w:r>
      </w:del>
      <w:ins w:id="1433" w:author="Walter Farina" w:date="2025-06-03T17:57:00Z" w16du:dateUtc="2025-06-03T08:57:00Z">
        <w:r w:rsidR="003D004A">
          <w:t xml:space="preserve">alimentándolos </w:t>
        </w:r>
      </w:ins>
      <w:r>
        <w:t>con 5 µL de solución azucarada como incentivo (incluir fuente de referencia). Luego, se expusieron a un olor novedoso y se registró la respuesta de extensión de probóscide. Tras una espera de 15 minutos para evitar la contaminación olfativa, se presentó nuevamente el olor condicionado. Finalmente, los abejorros fueron pesados.</w:t>
      </w:r>
    </w:p>
    <w:p w14:paraId="3BFC5440" w14:textId="2B4DE1F9" w:rsidR="00434AED" w:rsidDel="00D428AB" w:rsidRDefault="00D428AB">
      <w:pPr>
        <w:jc w:val="both"/>
        <w:rPr>
          <w:del w:id="1434" w:author="julieta pellettieri" w:date="2025-05-28T00:37:00Z" w16du:dateUtc="2025-05-28T03:37:00Z"/>
        </w:rPr>
      </w:pPr>
      <w:ins w:id="1435" w:author="julieta pellettieri" w:date="2025-05-28T00:38:00Z" w16du:dateUtc="2025-05-28T03:38:00Z">
        <w:r>
          <w:t xml:space="preserve">3.3 </w:t>
        </w:r>
      </w:ins>
      <w:commentRangeStart w:id="1436"/>
      <w:del w:id="1437" w:author="julieta pellettieri" w:date="2025-05-23T15:43:00Z" w16du:dateUtc="2025-05-23T18:43:00Z">
        <w:r w:rsidDel="002D3808">
          <w:rPr>
            <w:noProof/>
          </w:rPr>
          <mc:AlternateContent>
            <mc:Choice Requires="wpg">
              <w:drawing>
                <wp:inline distT="114300" distB="114300" distL="114300" distR="114300" wp14:anchorId="5526A9CC" wp14:editId="2BC05B63">
                  <wp:extent cx="5731200" cy="2680590"/>
                  <wp:effectExtent l="0" t="0" r="0" b="0"/>
                  <wp:docPr id="6" name="Grupo 6"/>
                  <wp:cNvGraphicFramePr/>
                  <a:graphic xmlns:a="http://schemas.openxmlformats.org/drawingml/2006/main">
                    <a:graphicData uri="http://schemas.microsoft.com/office/word/2010/wordprocessingGroup">
                      <wpg:wgp>
                        <wpg:cNvGrpSpPr/>
                        <wpg:grpSpPr>
                          <a:xfrm>
                            <a:off x="0" y="0"/>
                            <a:ext cx="5731200" cy="2680590"/>
                            <a:chOff x="0" y="503275"/>
                            <a:chExt cx="6624850" cy="3088425"/>
                          </a:xfrm>
                        </wpg:grpSpPr>
                        <wps:wsp>
                          <wps:cNvPr id="2018268293" name="Conector recto de flecha 2018268293"/>
                          <wps:cNvCnPr/>
                          <wps:spPr>
                            <a:xfrm flipH="1">
                              <a:off x="3955779" y="1540487"/>
                              <a:ext cx="1349400" cy="928500"/>
                            </a:xfrm>
                            <a:prstGeom prst="straightConnector1">
                              <a:avLst/>
                            </a:prstGeom>
                            <a:noFill/>
                            <a:ln w="9525" cap="flat" cmpd="sng">
                              <a:solidFill>
                                <a:srgbClr val="DD7E6B"/>
                              </a:solidFill>
                              <a:prstDash val="solid"/>
                              <a:round/>
                              <a:headEnd type="oval" w="med" len="med"/>
                              <a:tailEnd type="oval" w="med" len="med"/>
                            </a:ln>
                          </wps:spPr>
                          <wps:bodyPr/>
                        </wps:wsp>
                        <wps:wsp>
                          <wps:cNvPr id="1121796047" name="Conector recto de flecha 1121796047"/>
                          <wps:cNvCnPr/>
                          <wps:spPr>
                            <a:xfrm>
                              <a:off x="574717" y="1522325"/>
                              <a:ext cx="4845300" cy="0"/>
                            </a:xfrm>
                            <a:prstGeom prst="straightConnector1">
                              <a:avLst/>
                            </a:prstGeom>
                            <a:noFill/>
                            <a:ln w="9525" cap="flat" cmpd="sng">
                              <a:solidFill>
                                <a:srgbClr val="000000"/>
                              </a:solidFill>
                              <a:prstDash val="solid"/>
                              <a:round/>
                              <a:headEnd type="oval" w="med" len="med"/>
                              <a:tailEnd type="oval" w="med" len="med"/>
                            </a:ln>
                          </wps:spPr>
                          <wps:bodyPr/>
                        </wps:wsp>
                        <wps:wsp>
                          <wps:cNvPr id="1842011470" name="Cuadro de texto 1842011470"/>
                          <wps:cNvSpPr txBox="1"/>
                          <wps:spPr>
                            <a:xfrm>
                              <a:off x="-49625" y="1627068"/>
                              <a:ext cx="776100" cy="209400"/>
                            </a:xfrm>
                            <a:prstGeom prst="rect">
                              <a:avLst/>
                            </a:prstGeom>
                            <a:noFill/>
                            <a:ln>
                              <a:noFill/>
                            </a:ln>
                          </wps:spPr>
                          <wps:txbx>
                            <w:txbxContent>
                              <w:p w14:paraId="367EFF6E" w14:textId="77777777" w:rsidR="00434AED" w:rsidRDefault="00000000">
                                <w:pPr>
                                  <w:spacing w:line="240" w:lineRule="auto"/>
                                  <w:textDirection w:val="btLr"/>
                                </w:pPr>
                                <w:r>
                                  <w:rPr>
                                    <w:rFonts w:ascii="Livvic" w:eastAsia="Livvic" w:hAnsi="Livvic" w:cs="Livvic"/>
                                    <w:color w:val="2B302B"/>
                                  </w:rPr>
                                  <w:t>Captura</w:t>
                                </w:r>
                              </w:p>
                            </w:txbxContent>
                          </wps:txbx>
                          <wps:bodyPr spcFirstLastPara="1" wrap="square" lIns="91425" tIns="91425" rIns="91425" bIns="91425" anchor="t" anchorCtr="0">
                            <a:noAutofit/>
                          </wps:bodyPr>
                        </wps:wsp>
                        <wps:wsp>
                          <wps:cNvPr id="1742417882" name="Cuadro de texto 1742417882"/>
                          <wps:cNvSpPr txBox="1"/>
                          <wps:spPr>
                            <a:xfrm>
                              <a:off x="506898" y="1075017"/>
                              <a:ext cx="937200" cy="320100"/>
                            </a:xfrm>
                            <a:prstGeom prst="rect">
                              <a:avLst/>
                            </a:prstGeom>
                            <a:noFill/>
                            <a:ln>
                              <a:noFill/>
                            </a:ln>
                          </wps:spPr>
                          <wps:txbx>
                            <w:txbxContent>
                              <w:p w14:paraId="18D2CB88" w14:textId="77777777" w:rsidR="00434AED" w:rsidRDefault="00000000">
                                <w:pPr>
                                  <w:spacing w:line="240" w:lineRule="auto"/>
                                  <w:jc w:val="center"/>
                                  <w:textDirection w:val="btLr"/>
                                </w:pPr>
                                <w:r>
                                  <w:rPr>
                                    <w:rFonts w:ascii="Livvic" w:eastAsia="Livvic" w:hAnsi="Livvic" w:cs="Livvic"/>
                                    <w:color w:val="2B302B"/>
                                    <w:sz w:val="20"/>
                                  </w:rPr>
                                  <w:t>1 hr Incubadora</w:t>
                                </w:r>
                              </w:p>
                              <w:p w14:paraId="69D6E1D1" w14:textId="77777777" w:rsidR="00434AED" w:rsidRDefault="00434AED">
                                <w:pPr>
                                  <w:spacing w:line="240" w:lineRule="auto"/>
                                  <w:jc w:val="center"/>
                                  <w:textDirection w:val="btLr"/>
                                </w:pPr>
                              </w:p>
                            </w:txbxContent>
                          </wps:txbx>
                          <wps:bodyPr spcFirstLastPara="1" wrap="square" lIns="91425" tIns="91425" rIns="91425" bIns="91425" anchor="t" anchorCtr="0">
                            <a:noAutofit/>
                          </wps:bodyPr>
                        </wps:wsp>
                        <wps:wsp>
                          <wps:cNvPr id="1826783588" name="Conector recto de flecha 1826783588"/>
                          <wps:cNvCnPr/>
                          <wps:spPr>
                            <a:xfrm>
                              <a:off x="775516" y="1526960"/>
                              <a:ext cx="867600" cy="0"/>
                            </a:xfrm>
                            <a:prstGeom prst="straightConnector1">
                              <a:avLst/>
                            </a:prstGeom>
                            <a:noFill/>
                            <a:ln w="28575" cap="flat" cmpd="sng">
                              <a:solidFill>
                                <a:srgbClr val="A64D79"/>
                              </a:solidFill>
                              <a:prstDash val="solid"/>
                              <a:round/>
                              <a:headEnd type="oval" w="med" len="med"/>
                              <a:tailEnd type="oval" w="med" len="med"/>
                            </a:ln>
                          </wps:spPr>
                          <wps:bodyPr/>
                        </wps:wsp>
                        <wps:wsp>
                          <wps:cNvPr id="726670012" name="Conector recto de flecha 726670012"/>
                          <wps:cNvCnPr/>
                          <wps:spPr>
                            <a:xfrm>
                              <a:off x="615451" y="2652616"/>
                              <a:ext cx="2385000" cy="20100"/>
                            </a:xfrm>
                            <a:prstGeom prst="straightConnector1">
                              <a:avLst/>
                            </a:prstGeom>
                            <a:noFill/>
                            <a:ln w="28575" cap="flat" cmpd="sng">
                              <a:solidFill>
                                <a:srgbClr val="191919"/>
                              </a:solidFill>
                              <a:prstDash val="solid"/>
                              <a:round/>
                              <a:headEnd type="oval" w="med" len="med"/>
                              <a:tailEnd type="oval" w="med" len="med"/>
                            </a:ln>
                          </wps:spPr>
                          <wps:bodyPr/>
                        </wps:wsp>
                        <wps:wsp>
                          <wps:cNvPr id="1117238308" name="Conector recto de flecha 1117238308"/>
                          <wps:cNvCnPr/>
                          <wps:spPr>
                            <a:xfrm flipH="1">
                              <a:off x="625455" y="1515005"/>
                              <a:ext cx="1177500" cy="1137600"/>
                            </a:xfrm>
                            <a:prstGeom prst="straightConnector1">
                              <a:avLst/>
                            </a:prstGeom>
                            <a:noFill/>
                            <a:ln w="9525" cap="flat" cmpd="sng">
                              <a:solidFill>
                                <a:srgbClr val="E9C383"/>
                              </a:solidFill>
                              <a:prstDash val="solid"/>
                              <a:round/>
                              <a:headEnd type="oval" w="med" len="med"/>
                              <a:tailEnd type="oval" w="med" len="med"/>
                            </a:ln>
                          </wps:spPr>
                          <wps:bodyPr/>
                        </wps:wsp>
                        <wps:wsp>
                          <wps:cNvPr id="431040861" name="Conector recto de flecha 431040861"/>
                          <wps:cNvCnPr/>
                          <wps:spPr>
                            <a:xfrm>
                              <a:off x="1812931" y="1524981"/>
                              <a:ext cx="1177500" cy="1157700"/>
                            </a:xfrm>
                            <a:prstGeom prst="straightConnector1">
                              <a:avLst/>
                            </a:prstGeom>
                            <a:noFill/>
                            <a:ln w="9525" cap="flat" cmpd="sng">
                              <a:solidFill>
                                <a:srgbClr val="E9C383"/>
                              </a:solidFill>
                              <a:prstDash val="solid"/>
                              <a:round/>
                              <a:headEnd type="oval" w="med" len="med"/>
                              <a:tailEnd type="oval" w="med" len="med"/>
                            </a:ln>
                          </wps:spPr>
                          <wps:bodyPr/>
                        </wps:wsp>
                        <wps:wsp>
                          <wps:cNvPr id="80585550" name="Elipse 80585550"/>
                          <wps:cNvSpPr/>
                          <wps:spPr>
                            <a:xfrm>
                              <a:off x="1703251" y="1417578"/>
                              <a:ext cx="209400" cy="209400"/>
                            </a:xfrm>
                            <a:prstGeom prst="ellipse">
                              <a:avLst/>
                            </a:prstGeom>
                            <a:solidFill>
                              <a:srgbClr val="E9C383"/>
                            </a:solidFill>
                            <a:ln w="9525" cap="flat" cmpd="sng">
                              <a:solidFill>
                                <a:srgbClr val="E9C383"/>
                              </a:solidFill>
                              <a:prstDash val="solid"/>
                              <a:round/>
                              <a:headEnd type="none" w="sm" len="sm"/>
                              <a:tailEnd type="none" w="sm" len="sm"/>
                            </a:ln>
                          </wps:spPr>
                          <wps:txbx>
                            <w:txbxContent>
                              <w:p w14:paraId="28B5B2FC" w14:textId="77777777" w:rsidR="00434AED" w:rsidRDefault="00000000">
                                <w:pPr>
                                  <w:spacing w:line="240" w:lineRule="auto"/>
                                  <w:textDirection w:val="btLr"/>
                                </w:pPr>
                                <w:r>
                                  <w:rPr>
                                    <w:rFonts w:ascii="Livvic" w:eastAsia="Livvic" w:hAnsi="Livvic" w:cs="Livvic"/>
                                    <w:color w:val="000000"/>
                                    <w:sz w:val="28"/>
                                  </w:rPr>
                                  <w:t>1</w:t>
                                </w:r>
                              </w:p>
                            </w:txbxContent>
                          </wps:txbx>
                          <wps:bodyPr spcFirstLastPara="1" wrap="square" lIns="91425" tIns="91425" rIns="91425" bIns="91425" anchor="ctr" anchorCtr="0">
                            <a:noAutofit/>
                          </wps:bodyPr>
                        </wps:wsp>
                        <wps:wsp>
                          <wps:cNvPr id="740845274" name="Elipse 740845274"/>
                          <wps:cNvSpPr/>
                          <wps:spPr>
                            <a:xfrm>
                              <a:off x="1976508" y="1422204"/>
                              <a:ext cx="209400" cy="209400"/>
                            </a:xfrm>
                            <a:prstGeom prst="ellipse">
                              <a:avLst/>
                            </a:prstGeom>
                            <a:solidFill>
                              <a:srgbClr val="E9C383"/>
                            </a:solidFill>
                            <a:ln w="9525" cap="flat" cmpd="sng">
                              <a:solidFill>
                                <a:srgbClr val="E9C383"/>
                              </a:solidFill>
                              <a:prstDash val="solid"/>
                              <a:round/>
                              <a:headEnd type="none" w="sm" len="sm"/>
                              <a:tailEnd type="none" w="sm" len="sm"/>
                            </a:ln>
                          </wps:spPr>
                          <wps:txbx>
                            <w:txbxContent>
                              <w:p w14:paraId="661692B5" w14:textId="77777777" w:rsidR="00434AED" w:rsidRDefault="00000000">
                                <w:pPr>
                                  <w:spacing w:line="240" w:lineRule="auto"/>
                                  <w:jc w:val="center"/>
                                  <w:textDirection w:val="btLr"/>
                                </w:pPr>
                                <w:r>
                                  <w:rPr>
                                    <w:rFonts w:ascii="Livvic" w:eastAsia="Livvic" w:hAnsi="Livvic" w:cs="Livvic"/>
                                    <w:color w:val="000000"/>
                                    <w:sz w:val="28"/>
                                  </w:rPr>
                                  <w:t>2</w:t>
                                </w:r>
                              </w:p>
                            </w:txbxContent>
                          </wps:txbx>
                          <wps:bodyPr spcFirstLastPara="1" wrap="square" lIns="91425" tIns="91425" rIns="91425" bIns="91425" anchor="ctr" anchorCtr="0">
                            <a:noAutofit/>
                          </wps:bodyPr>
                        </wps:wsp>
                        <wps:wsp>
                          <wps:cNvPr id="752399408" name="Elipse 752399408"/>
                          <wps:cNvSpPr/>
                          <wps:spPr>
                            <a:xfrm>
                              <a:off x="2249764" y="1422204"/>
                              <a:ext cx="209400" cy="209400"/>
                            </a:xfrm>
                            <a:prstGeom prst="ellipse">
                              <a:avLst/>
                            </a:prstGeom>
                            <a:solidFill>
                              <a:srgbClr val="E9C383"/>
                            </a:solidFill>
                            <a:ln w="9525" cap="flat" cmpd="sng">
                              <a:solidFill>
                                <a:srgbClr val="E9C383"/>
                              </a:solidFill>
                              <a:prstDash val="solid"/>
                              <a:round/>
                              <a:headEnd type="none" w="sm" len="sm"/>
                              <a:tailEnd type="none" w="sm" len="sm"/>
                            </a:ln>
                          </wps:spPr>
                          <wps:txbx>
                            <w:txbxContent>
                              <w:p w14:paraId="2ABF4640" w14:textId="77777777" w:rsidR="00434AED" w:rsidRDefault="00000000">
                                <w:pPr>
                                  <w:spacing w:line="240" w:lineRule="auto"/>
                                  <w:jc w:val="center"/>
                                  <w:textDirection w:val="btLr"/>
                                </w:pPr>
                                <w:r>
                                  <w:rPr>
                                    <w:rFonts w:ascii="Livvic" w:eastAsia="Livvic" w:hAnsi="Livvic" w:cs="Livvic"/>
                                    <w:color w:val="000000"/>
                                    <w:sz w:val="28"/>
                                  </w:rPr>
                                  <w:t>3</w:t>
                                </w:r>
                              </w:p>
                            </w:txbxContent>
                          </wps:txbx>
                          <wps:bodyPr spcFirstLastPara="1" wrap="square" lIns="91425" tIns="91425" rIns="91425" bIns="91425" anchor="ctr" anchorCtr="0">
                            <a:noAutofit/>
                          </wps:bodyPr>
                        </wps:wsp>
                        <wps:wsp>
                          <wps:cNvPr id="1935355178" name="Elipse 1935355178"/>
                          <wps:cNvSpPr/>
                          <wps:spPr>
                            <a:xfrm>
                              <a:off x="2523021" y="1422204"/>
                              <a:ext cx="209400" cy="209400"/>
                            </a:xfrm>
                            <a:prstGeom prst="ellipse">
                              <a:avLst/>
                            </a:prstGeom>
                            <a:solidFill>
                              <a:srgbClr val="E9C383"/>
                            </a:solidFill>
                            <a:ln w="9525" cap="flat" cmpd="sng">
                              <a:solidFill>
                                <a:srgbClr val="E9C383"/>
                              </a:solidFill>
                              <a:prstDash val="solid"/>
                              <a:round/>
                              <a:headEnd type="none" w="sm" len="sm"/>
                              <a:tailEnd type="none" w="sm" len="sm"/>
                            </a:ln>
                          </wps:spPr>
                          <wps:txbx>
                            <w:txbxContent>
                              <w:p w14:paraId="4463EEDC" w14:textId="77777777" w:rsidR="00434AED" w:rsidRDefault="00000000">
                                <w:pPr>
                                  <w:spacing w:line="240" w:lineRule="auto"/>
                                  <w:jc w:val="center"/>
                                  <w:textDirection w:val="btLr"/>
                                </w:pPr>
                                <w:r>
                                  <w:rPr>
                                    <w:rFonts w:ascii="Livvic" w:eastAsia="Livvic" w:hAnsi="Livvic" w:cs="Livvic"/>
                                    <w:color w:val="000000"/>
                                    <w:sz w:val="28"/>
                                  </w:rPr>
                                  <w:t>4</w:t>
                                </w:r>
                              </w:p>
                            </w:txbxContent>
                          </wps:txbx>
                          <wps:bodyPr spcFirstLastPara="1" wrap="square" lIns="91425" tIns="91425" rIns="91425" bIns="91425" anchor="ctr" anchorCtr="0">
                            <a:noAutofit/>
                          </wps:bodyPr>
                        </wps:wsp>
                        <wps:wsp>
                          <wps:cNvPr id="310553586" name="Elipse 310553586"/>
                          <wps:cNvSpPr/>
                          <wps:spPr>
                            <a:xfrm>
                              <a:off x="2796278" y="1422204"/>
                              <a:ext cx="209400" cy="209400"/>
                            </a:xfrm>
                            <a:prstGeom prst="ellipse">
                              <a:avLst/>
                            </a:prstGeom>
                            <a:solidFill>
                              <a:srgbClr val="E9C383"/>
                            </a:solidFill>
                            <a:ln w="9525" cap="flat" cmpd="sng">
                              <a:solidFill>
                                <a:srgbClr val="E9C383"/>
                              </a:solidFill>
                              <a:prstDash val="solid"/>
                              <a:round/>
                              <a:headEnd type="none" w="sm" len="sm"/>
                              <a:tailEnd type="none" w="sm" len="sm"/>
                            </a:ln>
                          </wps:spPr>
                          <wps:txbx>
                            <w:txbxContent>
                              <w:p w14:paraId="536E1099" w14:textId="77777777" w:rsidR="00434AED" w:rsidRDefault="00000000">
                                <w:pPr>
                                  <w:spacing w:line="240" w:lineRule="auto"/>
                                  <w:jc w:val="center"/>
                                  <w:textDirection w:val="btLr"/>
                                </w:pPr>
                                <w:r>
                                  <w:rPr>
                                    <w:rFonts w:ascii="Livvic" w:eastAsia="Livvic" w:hAnsi="Livvic" w:cs="Livvic"/>
                                    <w:color w:val="000000"/>
                                    <w:sz w:val="28"/>
                                  </w:rPr>
                                  <w:t>5</w:t>
                                </w:r>
                              </w:p>
                            </w:txbxContent>
                          </wps:txbx>
                          <wps:bodyPr spcFirstLastPara="1" wrap="square" lIns="91425" tIns="91425" rIns="91425" bIns="91425" anchor="ctr" anchorCtr="0">
                            <a:noAutofit/>
                          </wps:bodyPr>
                        </wps:wsp>
                        <wps:wsp>
                          <wps:cNvPr id="493028941" name="Elipse 493028941"/>
                          <wps:cNvSpPr/>
                          <wps:spPr>
                            <a:xfrm>
                              <a:off x="3069534" y="1422204"/>
                              <a:ext cx="209400" cy="209400"/>
                            </a:xfrm>
                            <a:prstGeom prst="ellipse">
                              <a:avLst/>
                            </a:prstGeom>
                            <a:solidFill>
                              <a:srgbClr val="E9C383"/>
                            </a:solidFill>
                            <a:ln w="9525" cap="flat" cmpd="sng">
                              <a:solidFill>
                                <a:srgbClr val="E9C383"/>
                              </a:solidFill>
                              <a:prstDash val="solid"/>
                              <a:round/>
                              <a:headEnd type="none" w="sm" len="sm"/>
                              <a:tailEnd type="none" w="sm" len="sm"/>
                            </a:ln>
                          </wps:spPr>
                          <wps:txbx>
                            <w:txbxContent>
                              <w:p w14:paraId="7956E21C" w14:textId="77777777" w:rsidR="00434AED" w:rsidRDefault="00000000">
                                <w:pPr>
                                  <w:spacing w:line="240" w:lineRule="auto"/>
                                  <w:jc w:val="center"/>
                                  <w:textDirection w:val="btLr"/>
                                </w:pPr>
                                <w:r>
                                  <w:rPr>
                                    <w:rFonts w:ascii="Livvic" w:eastAsia="Livvic" w:hAnsi="Livvic" w:cs="Livvic"/>
                                    <w:color w:val="000000"/>
                                    <w:sz w:val="28"/>
                                  </w:rPr>
                                  <w:t>6</w:t>
                                </w:r>
                              </w:p>
                            </w:txbxContent>
                          </wps:txbx>
                          <wps:bodyPr spcFirstLastPara="1" wrap="square" lIns="91425" tIns="91425" rIns="91425" bIns="91425" anchor="ctr" anchorCtr="0">
                            <a:noAutofit/>
                          </wps:bodyPr>
                        </wps:wsp>
                        <wps:wsp>
                          <wps:cNvPr id="227867124" name="Elipse 227867124"/>
                          <wps:cNvSpPr/>
                          <wps:spPr>
                            <a:xfrm>
                              <a:off x="505970" y="1422204"/>
                              <a:ext cx="209400" cy="209400"/>
                            </a:xfrm>
                            <a:prstGeom prst="ellipse">
                              <a:avLst/>
                            </a:prstGeom>
                            <a:solidFill>
                              <a:srgbClr val="76A5AF"/>
                            </a:solidFill>
                            <a:ln>
                              <a:noFill/>
                            </a:ln>
                          </wps:spPr>
                          <wps:txbx>
                            <w:txbxContent>
                              <w:p w14:paraId="06AC870E" w14:textId="77777777" w:rsidR="00434AED" w:rsidRDefault="00434AED">
                                <w:pPr>
                                  <w:spacing w:line="240" w:lineRule="auto"/>
                                  <w:textDirection w:val="btLr"/>
                                </w:pPr>
                              </w:p>
                            </w:txbxContent>
                          </wps:txbx>
                          <wps:bodyPr spcFirstLastPara="1" wrap="square" lIns="91425" tIns="91425" rIns="91425" bIns="91425" anchor="ctr" anchorCtr="0">
                            <a:noAutofit/>
                          </wps:bodyPr>
                        </wps:wsp>
                        <wps:wsp>
                          <wps:cNvPr id="500779627" name="Cuadro de texto 500779627"/>
                          <wps:cNvSpPr txBox="1"/>
                          <wps:spPr>
                            <a:xfrm>
                              <a:off x="953835" y="2442147"/>
                              <a:ext cx="1678500" cy="129600"/>
                            </a:xfrm>
                            <a:prstGeom prst="rect">
                              <a:avLst/>
                            </a:prstGeom>
                            <a:noFill/>
                            <a:ln>
                              <a:noFill/>
                            </a:ln>
                          </wps:spPr>
                          <wps:txbx>
                            <w:txbxContent>
                              <w:p w14:paraId="7930525E" w14:textId="77777777" w:rsidR="00434AED" w:rsidRDefault="00434AED">
                                <w:pPr>
                                  <w:spacing w:line="240" w:lineRule="auto"/>
                                  <w:textDirection w:val="btLr"/>
                                </w:pPr>
                              </w:p>
                            </w:txbxContent>
                          </wps:txbx>
                          <wps:bodyPr spcFirstLastPara="1" wrap="square" lIns="91425" tIns="91425" rIns="91425" bIns="91425" anchor="t" anchorCtr="0">
                            <a:noAutofit/>
                          </wps:bodyPr>
                        </wps:wsp>
                        <wps:wsp>
                          <wps:cNvPr id="1307335964" name="Conector recto de flecha 1307335964"/>
                          <wps:cNvCnPr/>
                          <wps:spPr>
                            <a:xfrm>
                              <a:off x="1360766" y="2658363"/>
                              <a:ext cx="811500" cy="8400"/>
                            </a:xfrm>
                            <a:prstGeom prst="straightConnector1">
                              <a:avLst/>
                            </a:prstGeom>
                            <a:noFill/>
                            <a:ln w="38100" cap="flat" cmpd="sng">
                              <a:solidFill>
                                <a:srgbClr val="93C47D"/>
                              </a:solidFill>
                              <a:prstDash val="solid"/>
                              <a:round/>
                              <a:headEnd type="none" w="med" len="med"/>
                              <a:tailEnd type="none" w="med" len="med"/>
                            </a:ln>
                          </wps:spPr>
                          <wps:bodyPr/>
                        </wps:wsp>
                        <wps:wsp>
                          <wps:cNvPr id="228886341" name="Conector recto de flecha 228886341"/>
                          <wps:cNvCnPr/>
                          <wps:spPr>
                            <a:xfrm>
                              <a:off x="1703251" y="2614122"/>
                              <a:ext cx="564300" cy="9000"/>
                            </a:xfrm>
                            <a:prstGeom prst="straightConnector1">
                              <a:avLst/>
                            </a:prstGeom>
                            <a:noFill/>
                            <a:ln w="38100" cap="flat" cmpd="sng">
                              <a:solidFill>
                                <a:srgbClr val="E69138"/>
                              </a:solidFill>
                              <a:prstDash val="solid"/>
                              <a:round/>
                              <a:headEnd type="none" w="med" len="med"/>
                              <a:tailEnd type="none" w="med" len="med"/>
                            </a:ln>
                          </wps:spPr>
                          <wps:bodyPr/>
                        </wps:wsp>
                        <wps:wsp>
                          <wps:cNvPr id="2104483901" name="Cuadro de texto 2104483901"/>
                          <wps:cNvSpPr txBox="1"/>
                          <wps:spPr>
                            <a:xfrm>
                              <a:off x="1729970" y="2753345"/>
                              <a:ext cx="776100" cy="209400"/>
                            </a:xfrm>
                            <a:prstGeom prst="rect">
                              <a:avLst/>
                            </a:prstGeom>
                            <a:solidFill>
                              <a:srgbClr val="B6D7A8"/>
                            </a:solidFill>
                            <a:ln>
                              <a:noFill/>
                            </a:ln>
                          </wps:spPr>
                          <wps:txbx>
                            <w:txbxContent>
                              <w:p w14:paraId="79D25852" w14:textId="77777777" w:rsidR="00434AED" w:rsidRDefault="00000000">
                                <w:pPr>
                                  <w:spacing w:line="240" w:lineRule="auto"/>
                                  <w:jc w:val="center"/>
                                  <w:textDirection w:val="btLr"/>
                                </w:pPr>
                                <w:r>
                                  <w:rPr>
                                    <w:rFonts w:ascii="Livvic" w:eastAsia="Livvic" w:hAnsi="Livvic" w:cs="Livvic"/>
                                    <w:color w:val="2B302B"/>
                                    <w:sz w:val="20"/>
                                  </w:rPr>
                                  <w:t>Linalool</w:t>
                                </w:r>
                              </w:p>
                            </w:txbxContent>
                          </wps:txbx>
                          <wps:bodyPr spcFirstLastPara="1" wrap="square" lIns="91425" tIns="91425" rIns="91425" bIns="91425" anchor="ctr" anchorCtr="0">
                            <a:noAutofit/>
                          </wps:bodyPr>
                        </wps:wsp>
                        <wps:wsp>
                          <wps:cNvPr id="1401689849" name="Cuadro de texto 1401689849"/>
                          <wps:cNvSpPr txBox="1"/>
                          <wps:spPr>
                            <a:xfrm>
                              <a:off x="1729970" y="2962838"/>
                              <a:ext cx="1395900" cy="414000"/>
                            </a:xfrm>
                            <a:prstGeom prst="rect">
                              <a:avLst/>
                            </a:prstGeom>
                            <a:solidFill>
                              <a:srgbClr val="E69138"/>
                            </a:solidFill>
                            <a:ln>
                              <a:noFill/>
                            </a:ln>
                          </wps:spPr>
                          <wps:txbx>
                            <w:txbxContent>
                              <w:p w14:paraId="4ED5CDBF" w14:textId="77777777" w:rsidR="00434AED" w:rsidRDefault="00000000">
                                <w:pPr>
                                  <w:spacing w:line="240" w:lineRule="auto"/>
                                  <w:jc w:val="center"/>
                                  <w:textDirection w:val="btLr"/>
                                </w:pPr>
                                <w:r>
                                  <w:rPr>
                                    <w:rFonts w:ascii="Livvic" w:eastAsia="Livvic" w:hAnsi="Livvic" w:cs="Livvic"/>
                                    <w:color w:val="2B302B"/>
                                    <w:sz w:val="20"/>
                                  </w:rPr>
                                  <w:t>Ofrecimiento de SA + Tratamiento</w:t>
                                </w:r>
                              </w:p>
                            </w:txbxContent>
                          </wps:txbx>
                          <wps:bodyPr spcFirstLastPara="1" wrap="square" lIns="91425" tIns="91425" rIns="91425" bIns="91425" anchor="ctr" anchorCtr="0">
                            <a:noAutofit/>
                          </wps:bodyPr>
                        </wps:wsp>
                        <wps:wsp>
                          <wps:cNvPr id="1534379425" name="Conector recto de flecha 1534379425"/>
                          <wps:cNvCnPr/>
                          <wps:spPr>
                            <a:xfrm>
                              <a:off x="1360766" y="2528676"/>
                              <a:ext cx="0" cy="171000"/>
                            </a:xfrm>
                            <a:prstGeom prst="straightConnector1">
                              <a:avLst/>
                            </a:prstGeom>
                            <a:noFill/>
                            <a:ln w="9525" cap="flat" cmpd="sng">
                              <a:solidFill>
                                <a:srgbClr val="000000"/>
                              </a:solidFill>
                              <a:prstDash val="solid"/>
                              <a:round/>
                              <a:headEnd type="none" w="med" len="med"/>
                              <a:tailEnd type="none" w="med" len="med"/>
                            </a:ln>
                          </wps:spPr>
                          <wps:bodyPr/>
                        </wps:wsp>
                        <wps:wsp>
                          <wps:cNvPr id="2015346744" name="Conector recto de flecha 2015346744"/>
                          <wps:cNvCnPr/>
                          <wps:spPr>
                            <a:xfrm>
                              <a:off x="1703251" y="2528676"/>
                              <a:ext cx="0" cy="171000"/>
                            </a:xfrm>
                            <a:prstGeom prst="straightConnector1">
                              <a:avLst/>
                            </a:prstGeom>
                            <a:noFill/>
                            <a:ln w="9525" cap="flat" cmpd="sng">
                              <a:solidFill>
                                <a:srgbClr val="000000"/>
                              </a:solidFill>
                              <a:prstDash val="solid"/>
                              <a:round/>
                              <a:headEnd type="none" w="med" len="med"/>
                              <a:tailEnd type="none" w="med" len="med"/>
                            </a:ln>
                          </wps:spPr>
                          <wps:bodyPr/>
                        </wps:wsp>
                        <wps:wsp>
                          <wps:cNvPr id="424624890" name="Conector recto de flecha 424624890"/>
                          <wps:cNvCnPr/>
                          <wps:spPr>
                            <a:xfrm>
                              <a:off x="2172278" y="2528676"/>
                              <a:ext cx="0" cy="171000"/>
                            </a:xfrm>
                            <a:prstGeom prst="straightConnector1">
                              <a:avLst/>
                            </a:prstGeom>
                            <a:noFill/>
                            <a:ln w="9525" cap="flat" cmpd="sng">
                              <a:solidFill>
                                <a:srgbClr val="000000"/>
                              </a:solidFill>
                              <a:prstDash val="solid"/>
                              <a:round/>
                              <a:headEnd type="none" w="med" len="med"/>
                              <a:tailEnd type="none" w="med" len="med"/>
                            </a:ln>
                          </wps:spPr>
                          <wps:bodyPr/>
                        </wps:wsp>
                        <wps:wsp>
                          <wps:cNvPr id="1112425228" name="Cuadro de texto 1112425228"/>
                          <wps:cNvSpPr txBox="1"/>
                          <wps:spPr>
                            <a:xfrm>
                              <a:off x="1182426" y="2298037"/>
                              <a:ext cx="390300" cy="63300"/>
                            </a:xfrm>
                            <a:prstGeom prst="rect">
                              <a:avLst/>
                            </a:prstGeom>
                            <a:noFill/>
                            <a:ln>
                              <a:noFill/>
                            </a:ln>
                          </wps:spPr>
                          <wps:txbx>
                            <w:txbxContent>
                              <w:p w14:paraId="509BA087" w14:textId="77777777" w:rsidR="00434AED" w:rsidRDefault="00000000">
                                <w:pPr>
                                  <w:spacing w:line="240" w:lineRule="auto"/>
                                  <w:textDirection w:val="btLr"/>
                                </w:pPr>
                                <w:r>
                                  <w:rPr>
                                    <w:rFonts w:ascii="Livvic" w:eastAsia="Livvic" w:hAnsi="Livvic" w:cs="Livvic"/>
                                    <w:color w:val="2B302B"/>
                                    <w:sz w:val="18"/>
                                  </w:rPr>
                                  <w:t>16s</w:t>
                                </w:r>
                              </w:p>
                            </w:txbxContent>
                          </wps:txbx>
                          <wps:bodyPr spcFirstLastPara="1" wrap="square" lIns="91425" tIns="91425" rIns="91425" bIns="91425" anchor="t" anchorCtr="0">
                            <a:noAutofit/>
                          </wps:bodyPr>
                        </wps:wsp>
                        <wps:wsp>
                          <wps:cNvPr id="545568817" name="Cuadro de texto 545568817"/>
                          <wps:cNvSpPr txBox="1"/>
                          <wps:spPr>
                            <a:xfrm>
                              <a:off x="1514191" y="2298037"/>
                              <a:ext cx="390300" cy="63300"/>
                            </a:xfrm>
                            <a:prstGeom prst="rect">
                              <a:avLst/>
                            </a:prstGeom>
                            <a:noFill/>
                            <a:ln>
                              <a:noFill/>
                            </a:ln>
                          </wps:spPr>
                          <wps:txbx>
                            <w:txbxContent>
                              <w:p w14:paraId="70EE3794" w14:textId="77777777" w:rsidR="00434AED" w:rsidRDefault="00000000">
                                <w:pPr>
                                  <w:spacing w:line="240" w:lineRule="auto"/>
                                  <w:textDirection w:val="btLr"/>
                                </w:pPr>
                                <w:r>
                                  <w:rPr>
                                    <w:rFonts w:ascii="Livvic" w:eastAsia="Livvic" w:hAnsi="Livvic" w:cs="Livvic"/>
                                    <w:color w:val="2B302B"/>
                                    <w:sz w:val="18"/>
                                  </w:rPr>
                                  <w:t>19s</w:t>
                                </w:r>
                              </w:p>
                            </w:txbxContent>
                          </wps:txbx>
                          <wps:bodyPr spcFirstLastPara="1" wrap="square" lIns="91425" tIns="91425" rIns="91425" bIns="91425" anchor="t" anchorCtr="0">
                            <a:noAutofit/>
                          </wps:bodyPr>
                        </wps:wsp>
                        <wps:wsp>
                          <wps:cNvPr id="1074081032" name="Cuadro de texto 1074081032"/>
                          <wps:cNvSpPr txBox="1"/>
                          <wps:spPr>
                            <a:xfrm>
                              <a:off x="1982207" y="2298037"/>
                              <a:ext cx="390300" cy="63300"/>
                            </a:xfrm>
                            <a:prstGeom prst="rect">
                              <a:avLst/>
                            </a:prstGeom>
                            <a:noFill/>
                            <a:ln>
                              <a:noFill/>
                            </a:ln>
                          </wps:spPr>
                          <wps:txbx>
                            <w:txbxContent>
                              <w:p w14:paraId="3FD3204B" w14:textId="77777777" w:rsidR="00434AED" w:rsidRDefault="00000000">
                                <w:pPr>
                                  <w:spacing w:line="240" w:lineRule="auto"/>
                                  <w:textDirection w:val="btLr"/>
                                </w:pPr>
                                <w:r>
                                  <w:rPr>
                                    <w:rFonts w:ascii="Livvic" w:eastAsia="Livvic" w:hAnsi="Livvic" w:cs="Livvic"/>
                                    <w:color w:val="2B302B"/>
                                    <w:sz w:val="18"/>
                                  </w:rPr>
                                  <w:t>22s</w:t>
                                </w:r>
                              </w:p>
                            </w:txbxContent>
                          </wps:txbx>
                          <wps:bodyPr spcFirstLastPara="1" wrap="square" lIns="91425" tIns="91425" rIns="91425" bIns="91425" anchor="t" anchorCtr="0">
                            <a:noAutofit/>
                          </wps:bodyPr>
                        </wps:wsp>
                        <wps:wsp>
                          <wps:cNvPr id="730369260" name="Cerrar corchete 730369260"/>
                          <wps:cNvSpPr/>
                          <wps:spPr>
                            <a:xfrm rot="-5400000">
                              <a:off x="1912531" y="1236414"/>
                              <a:ext cx="59100" cy="258300"/>
                            </a:xfrm>
                            <a:prstGeom prst="rightBracket">
                              <a:avLst>
                                <a:gd name="adj" fmla="val 8333"/>
                              </a:avLst>
                            </a:prstGeom>
                            <a:noFill/>
                            <a:ln w="19050" cap="flat" cmpd="sng">
                              <a:solidFill>
                                <a:srgbClr val="191919"/>
                              </a:solidFill>
                              <a:prstDash val="solid"/>
                              <a:round/>
                              <a:headEnd type="none" w="sm" len="sm"/>
                              <a:tailEnd type="none" w="sm" len="sm"/>
                            </a:ln>
                          </wps:spPr>
                          <wps:txbx>
                            <w:txbxContent>
                              <w:p w14:paraId="607F2598"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473442617" name="Cuadro de texto 473442617"/>
                          <wps:cNvSpPr txBox="1"/>
                          <wps:spPr>
                            <a:xfrm>
                              <a:off x="1619715" y="1079215"/>
                              <a:ext cx="644700" cy="129600"/>
                            </a:xfrm>
                            <a:prstGeom prst="rect">
                              <a:avLst/>
                            </a:prstGeom>
                            <a:noFill/>
                            <a:ln>
                              <a:noFill/>
                            </a:ln>
                          </wps:spPr>
                          <wps:txbx>
                            <w:txbxContent>
                              <w:p w14:paraId="023EAAC2" w14:textId="77777777" w:rsidR="00434AED" w:rsidRDefault="00000000">
                                <w:pPr>
                                  <w:spacing w:line="240" w:lineRule="auto"/>
                                  <w:textDirection w:val="btLr"/>
                                </w:pPr>
                                <w:r>
                                  <w:rPr>
                                    <w:rFonts w:ascii="Livvic" w:eastAsia="Livvic" w:hAnsi="Livvic" w:cs="Livvic"/>
                                    <w:color w:val="2B302B"/>
                                    <w:sz w:val="20"/>
                                  </w:rPr>
                                  <w:t>15 min</w:t>
                                </w:r>
                              </w:p>
                            </w:txbxContent>
                          </wps:txbx>
                          <wps:bodyPr spcFirstLastPara="1" wrap="square" lIns="91425" tIns="91425" rIns="91425" bIns="91425" anchor="t" anchorCtr="0">
                            <a:noAutofit/>
                          </wps:bodyPr>
                        </wps:wsp>
                        <wps:wsp>
                          <wps:cNvPr id="1883439045" name="Rectángulo 1883439045"/>
                          <wps:cNvSpPr/>
                          <wps:spPr>
                            <a:xfrm>
                              <a:off x="3421246" y="1424716"/>
                              <a:ext cx="176700" cy="171000"/>
                            </a:xfrm>
                            <a:prstGeom prst="rect">
                              <a:avLst/>
                            </a:prstGeom>
                            <a:solidFill>
                              <a:srgbClr val="674EA7"/>
                            </a:solidFill>
                            <a:ln>
                              <a:noFill/>
                            </a:ln>
                          </wps:spPr>
                          <wps:txbx>
                            <w:txbxContent>
                              <w:p w14:paraId="083D79BC"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1798113035" name="Cuadro de texto 1798113035"/>
                          <wps:cNvSpPr txBox="1"/>
                          <wps:spPr>
                            <a:xfrm>
                              <a:off x="3032755" y="1056100"/>
                              <a:ext cx="852900" cy="320100"/>
                            </a:xfrm>
                            <a:prstGeom prst="rect">
                              <a:avLst/>
                            </a:prstGeom>
                            <a:solidFill>
                              <a:srgbClr val="D9D2E9"/>
                            </a:solidFill>
                            <a:ln>
                              <a:noFill/>
                            </a:ln>
                          </wps:spPr>
                          <wps:txbx>
                            <w:txbxContent>
                              <w:p w14:paraId="2B23E833" w14:textId="77777777" w:rsidR="00434AED" w:rsidRDefault="00000000">
                                <w:pPr>
                                  <w:spacing w:line="240" w:lineRule="auto"/>
                                  <w:jc w:val="center"/>
                                  <w:textDirection w:val="btLr"/>
                                </w:pPr>
                                <w:r>
                                  <w:rPr>
                                    <w:rFonts w:ascii="Livvic" w:eastAsia="Livvic" w:hAnsi="Livvic" w:cs="Livvic"/>
                                    <w:color w:val="2B302B"/>
                                    <w:sz w:val="14"/>
                                  </w:rPr>
                                  <w:t>Alimentación hasta saciar</w:t>
                                </w:r>
                              </w:p>
                            </w:txbxContent>
                          </wps:txbx>
                          <wps:bodyPr spcFirstLastPara="1" wrap="square" lIns="91425" tIns="91425" rIns="91425" bIns="91425" anchor="ctr" anchorCtr="0">
                            <a:noAutofit/>
                          </wps:bodyPr>
                        </wps:wsp>
                        <wps:wsp>
                          <wps:cNvPr id="2065977224" name="Cuadro de texto 2065977224"/>
                          <wps:cNvSpPr txBox="1"/>
                          <wps:spPr>
                            <a:xfrm>
                              <a:off x="3845446" y="1571768"/>
                              <a:ext cx="937200" cy="320100"/>
                            </a:xfrm>
                            <a:prstGeom prst="rect">
                              <a:avLst/>
                            </a:prstGeom>
                            <a:noFill/>
                            <a:ln>
                              <a:noFill/>
                            </a:ln>
                          </wps:spPr>
                          <wps:txbx>
                            <w:txbxContent>
                              <w:p w14:paraId="72A91920" w14:textId="77777777" w:rsidR="00434AED" w:rsidRDefault="00000000">
                                <w:pPr>
                                  <w:spacing w:line="240" w:lineRule="auto"/>
                                  <w:jc w:val="center"/>
                                  <w:textDirection w:val="btLr"/>
                                </w:pPr>
                                <w:r>
                                  <w:rPr>
                                    <w:rFonts w:ascii="Livvic" w:eastAsia="Livvic" w:hAnsi="Livvic" w:cs="Livvic"/>
                                    <w:color w:val="2B302B"/>
                                    <w:sz w:val="20"/>
                                  </w:rPr>
                                  <w:t>24 hr Incubadora</w:t>
                                </w:r>
                              </w:p>
                              <w:p w14:paraId="5C35C687" w14:textId="77777777" w:rsidR="00434AED" w:rsidRDefault="00434AED">
                                <w:pPr>
                                  <w:spacing w:line="240" w:lineRule="auto"/>
                                  <w:jc w:val="center"/>
                                  <w:textDirection w:val="btLr"/>
                                </w:pPr>
                              </w:p>
                            </w:txbxContent>
                          </wps:txbx>
                          <wps:bodyPr spcFirstLastPara="1" wrap="square" lIns="91425" tIns="91425" rIns="91425" bIns="91425" anchor="t" anchorCtr="0">
                            <a:noAutofit/>
                          </wps:bodyPr>
                        </wps:wsp>
                        <wps:wsp>
                          <wps:cNvPr id="1642849209" name="Conector recto de flecha 1642849209"/>
                          <wps:cNvCnPr/>
                          <wps:spPr>
                            <a:xfrm>
                              <a:off x="3838677" y="1515014"/>
                              <a:ext cx="867600" cy="0"/>
                            </a:xfrm>
                            <a:prstGeom prst="straightConnector1">
                              <a:avLst/>
                            </a:prstGeom>
                            <a:noFill/>
                            <a:ln w="28575" cap="flat" cmpd="sng">
                              <a:solidFill>
                                <a:srgbClr val="A64D79"/>
                              </a:solidFill>
                              <a:prstDash val="solid"/>
                              <a:round/>
                              <a:headEnd type="oval" w="med" len="med"/>
                              <a:tailEnd type="oval" w="med" len="med"/>
                            </a:ln>
                          </wps:spPr>
                          <wps:bodyPr/>
                        </wps:wsp>
                        <wps:wsp>
                          <wps:cNvPr id="1404115331" name="Conector recto de flecha 1404115331"/>
                          <wps:cNvCnPr/>
                          <wps:spPr>
                            <a:xfrm flipH="1">
                              <a:off x="4148347" y="1440105"/>
                              <a:ext cx="185700" cy="140100"/>
                            </a:xfrm>
                            <a:prstGeom prst="straightConnector1">
                              <a:avLst/>
                            </a:prstGeom>
                            <a:noFill/>
                            <a:ln w="9525" cap="flat" cmpd="sng">
                              <a:solidFill>
                                <a:srgbClr val="A64D79"/>
                              </a:solidFill>
                              <a:prstDash val="solid"/>
                              <a:round/>
                              <a:headEnd type="none" w="med" len="med"/>
                              <a:tailEnd type="none" w="med" len="med"/>
                            </a:ln>
                          </wps:spPr>
                          <wps:bodyPr/>
                        </wps:wsp>
                        <wps:wsp>
                          <wps:cNvPr id="1573542626" name="Conector recto de flecha 1573542626"/>
                          <wps:cNvCnPr/>
                          <wps:spPr>
                            <a:xfrm flipH="1">
                              <a:off x="4194220" y="1449818"/>
                              <a:ext cx="185700" cy="140100"/>
                            </a:xfrm>
                            <a:prstGeom prst="straightConnector1">
                              <a:avLst/>
                            </a:prstGeom>
                            <a:noFill/>
                            <a:ln w="9525" cap="flat" cmpd="sng">
                              <a:solidFill>
                                <a:srgbClr val="A64D79"/>
                              </a:solidFill>
                              <a:prstDash val="solid"/>
                              <a:round/>
                              <a:headEnd type="none" w="med" len="med"/>
                              <a:tailEnd type="none" w="med" len="med"/>
                            </a:ln>
                          </wps:spPr>
                          <wps:bodyPr/>
                        </wps:wsp>
                        <wps:wsp>
                          <wps:cNvPr id="1973946008" name="Rectángulo 1973946008"/>
                          <wps:cNvSpPr/>
                          <wps:spPr>
                            <a:xfrm>
                              <a:off x="4833242" y="1424716"/>
                              <a:ext cx="176700" cy="171000"/>
                            </a:xfrm>
                            <a:prstGeom prst="rect">
                              <a:avLst/>
                            </a:prstGeom>
                            <a:solidFill>
                              <a:srgbClr val="3D85C6"/>
                            </a:solidFill>
                            <a:ln>
                              <a:noFill/>
                            </a:ln>
                          </wps:spPr>
                          <wps:txbx>
                            <w:txbxContent>
                              <w:p w14:paraId="32BF67B5"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1122357248" name="Cuadro de texto 1122357248"/>
                          <wps:cNvSpPr txBox="1"/>
                          <wps:spPr>
                            <a:xfrm>
                              <a:off x="4485782" y="1019861"/>
                              <a:ext cx="876600" cy="320100"/>
                            </a:xfrm>
                            <a:prstGeom prst="rect">
                              <a:avLst/>
                            </a:prstGeom>
                            <a:solidFill>
                              <a:srgbClr val="CFE2F3"/>
                            </a:solidFill>
                            <a:ln>
                              <a:noFill/>
                            </a:ln>
                          </wps:spPr>
                          <wps:txbx>
                            <w:txbxContent>
                              <w:p w14:paraId="63BEDD42" w14:textId="77777777" w:rsidR="00434AED" w:rsidRDefault="00000000">
                                <w:pPr>
                                  <w:spacing w:line="240" w:lineRule="auto"/>
                                  <w:jc w:val="center"/>
                                  <w:textDirection w:val="btLr"/>
                                </w:pPr>
                                <w:r>
                                  <w:rPr>
                                    <w:rFonts w:ascii="Livvic" w:eastAsia="Livvic" w:hAnsi="Livvic" w:cs="Livvic"/>
                                    <w:color w:val="2B302B"/>
                                    <w:sz w:val="16"/>
                                  </w:rPr>
                                  <w:t>5 μl SA incentivo</w:t>
                                </w:r>
                              </w:p>
                            </w:txbxContent>
                          </wps:txbx>
                          <wps:bodyPr spcFirstLastPara="1" wrap="square" lIns="91425" tIns="91425" rIns="91425" bIns="91425" anchor="ctr" anchorCtr="0">
                            <a:noAutofit/>
                          </wps:bodyPr>
                        </wps:wsp>
                        <wps:wsp>
                          <wps:cNvPr id="2109524809" name="Elipse 2109524809"/>
                          <wps:cNvSpPr/>
                          <wps:spPr>
                            <a:xfrm>
                              <a:off x="5265990" y="1405415"/>
                              <a:ext cx="209400" cy="209400"/>
                            </a:xfrm>
                            <a:prstGeom prst="ellipse">
                              <a:avLst/>
                            </a:prstGeom>
                            <a:solidFill>
                              <a:srgbClr val="A61C00"/>
                            </a:solidFill>
                            <a:ln>
                              <a:noFill/>
                            </a:ln>
                          </wps:spPr>
                          <wps:txbx>
                            <w:txbxContent>
                              <w:p w14:paraId="7072C6BB"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393431852" name="Cerrar corchete 393431852"/>
                          <wps:cNvSpPr/>
                          <wps:spPr>
                            <a:xfrm rot="5400000">
                              <a:off x="5147527" y="1546104"/>
                              <a:ext cx="59100" cy="258300"/>
                            </a:xfrm>
                            <a:prstGeom prst="rightBracket">
                              <a:avLst>
                                <a:gd name="adj" fmla="val 8333"/>
                              </a:avLst>
                            </a:prstGeom>
                            <a:noFill/>
                            <a:ln w="19050" cap="flat" cmpd="sng">
                              <a:solidFill>
                                <a:srgbClr val="191919"/>
                              </a:solidFill>
                              <a:prstDash val="solid"/>
                              <a:round/>
                              <a:headEnd type="none" w="sm" len="sm"/>
                              <a:tailEnd type="none" w="sm" len="sm"/>
                            </a:ln>
                          </wps:spPr>
                          <wps:txbx>
                            <w:txbxContent>
                              <w:p w14:paraId="4FF4F6CA"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1376075669" name="Cuadro de texto 1376075669"/>
                          <wps:cNvSpPr txBox="1"/>
                          <wps:spPr>
                            <a:xfrm>
                              <a:off x="4869620" y="1704692"/>
                              <a:ext cx="627300" cy="129600"/>
                            </a:xfrm>
                            <a:prstGeom prst="rect">
                              <a:avLst/>
                            </a:prstGeom>
                            <a:noFill/>
                            <a:ln>
                              <a:noFill/>
                            </a:ln>
                          </wps:spPr>
                          <wps:txbx>
                            <w:txbxContent>
                              <w:p w14:paraId="0BE7FE66" w14:textId="77777777" w:rsidR="00434AED" w:rsidRDefault="00000000">
                                <w:pPr>
                                  <w:spacing w:line="240" w:lineRule="auto"/>
                                  <w:jc w:val="center"/>
                                  <w:textDirection w:val="btLr"/>
                                </w:pPr>
                                <w:r>
                                  <w:rPr>
                                    <w:rFonts w:ascii="Livvic" w:eastAsia="Livvic" w:hAnsi="Livvic" w:cs="Livvic"/>
                                    <w:color w:val="2B302B"/>
                                    <w:sz w:val="18"/>
                                  </w:rPr>
                                  <w:t>15 min</w:t>
                                </w:r>
                              </w:p>
                            </w:txbxContent>
                          </wps:txbx>
                          <wps:bodyPr spcFirstLastPara="1" wrap="square" lIns="91425" tIns="91425" rIns="91425" bIns="91425" anchor="ctr" anchorCtr="0">
                            <a:noAutofit/>
                          </wps:bodyPr>
                        </wps:wsp>
                        <wps:wsp>
                          <wps:cNvPr id="1550119067" name="Cuadro de texto 1550119067"/>
                          <wps:cNvSpPr txBox="1"/>
                          <wps:spPr>
                            <a:xfrm>
                              <a:off x="4958666" y="1905154"/>
                              <a:ext cx="854400" cy="209400"/>
                            </a:xfrm>
                            <a:prstGeom prst="rect">
                              <a:avLst/>
                            </a:prstGeom>
                            <a:solidFill>
                              <a:srgbClr val="DD7E6B"/>
                            </a:solidFill>
                            <a:ln>
                              <a:noFill/>
                            </a:ln>
                          </wps:spPr>
                          <wps:txbx>
                            <w:txbxContent>
                              <w:p w14:paraId="3E7420AA" w14:textId="77777777" w:rsidR="00434AED" w:rsidRDefault="00000000">
                                <w:pPr>
                                  <w:spacing w:line="240" w:lineRule="auto"/>
                                  <w:jc w:val="center"/>
                                  <w:textDirection w:val="btLr"/>
                                </w:pPr>
                                <w:r>
                                  <w:rPr>
                                    <w:rFonts w:ascii="Livvic" w:eastAsia="Livvic" w:hAnsi="Livvic" w:cs="Livvic"/>
                                    <w:color w:val="2B302B"/>
                                    <w:sz w:val="20"/>
                                  </w:rPr>
                                  <w:t>Evaluación</w:t>
                                </w:r>
                              </w:p>
                            </w:txbxContent>
                          </wps:txbx>
                          <wps:bodyPr spcFirstLastPara="1" wrap="square" lIns="91425" tIns="91425" rIns="91425" bIns="91425" anchor="ctr" anchorCtr="0">
                            <a:noAutofit/>
                          </wps:bodyPr>
                        </wps:wsp>
                        <wps:wsp>
                          <wps:cNvPr id="182043640" name="Conector recto de flecha 182043640"/>
                          <wps:cNvCnPr/>
                          <wps:spPr>
                            <a:xfrm>
                              <a:off x="3920490" y="3203457"/>
                              <a:ext cx="2385000" cy="20100"/>
                            </a:xfrm>
                            <a:prstGeom prst="straightConnector1">
                              <a:avLst/>
                            </a:prstGeom>
                            <a:noFill/>
                            <a:ln w="28575" cap="flat" cmpd="sng">
                              <a:solidFill>
                                <a:srgbClr val="191919"/>
                              </a:solidFill>
                              <a:prstDash val="solid"/>
                              <a:round/>
                              <a:headEnd type="oval" w="med" len="med"/>
                              <a:tailEnd type="oval" w="med" len="med"/>
                            </a:ln>
                          </wps:spPr>
                          <wps:bodyPr/>
                        </wps:wsp>
                        <wps:wsp>
                          <wps:cNvPr id="1210167117" name="Conector recto de flecha 1210167117"/>
                          <wps:cNvCnPr/>
                          <wps:spPr>
                            <a:xfrm>
                              <a:off x="5444724" y="1584149"/>
                              <a:ext cx="825900" cy="694500"/>
                            </a:xfrm>
                            <a:prstGeom prst="straightConnector1">
                              <a:avLst/>
                            </a:prstGeom>
                            <a:noFill/>
                            <a:ln w="9525" cap="flat" cmpd="sng">
                              <a:solidFill>
                                <a:srgbClr val="DD7E6B"/>
                              </a:solidFill>
                              <a:prstDash val="solid"/>
                              <a:round/>
                              <a:headEnd type="oval" w="med" len="med"/>
                              <a:tailEnd type="oval" w="med" len="med"/>
                            </a:ln>
                          </wps:spPr>
                          <wps:bodyPr/>
                        </wps:wsp>
                        <wps:wsp>
                          <wps:cNvPr id="956353228" name="Cuadro de texto 956353228"/>
                          <wps:cNvSpPr txBox="1"/>
                          <wps:spPr>
                            <a:xfrm>
                              <a:off x="4258873" y="2992988"/>
                              <a:ext cx="1678500" cy="129600"/>
                            </a:xfrm>
                            <a:prstGeom prst="rect">
                              <a:avLst/>
                            </a:prstGeom>
                            <a:noFill/>
                            <a:ln>
                              <a:noFill/>
                            </a:ln>
                          </wps:spPr>
                          <wps:txbx>
                            <w:txbxContent>
                              <w:p w14:paraId="4B51DBB9" w14:textId="77777777" w:rsidR="00434AED" w:rsidRDefault="00434AED">
                                <w:pPr>
                                  <w:spacing w:line="240" w:lineRule="auto"/>
                                  <w:textDirection w:val="btLr"/>
                                </w:pPr>
                              </w:p>
                            </w:txbxContent>
                          </wps:txbx>
                          <wps:bodyPr spcFirstLastPara="1" wrap="square" lIns="91425" tIns="91425" rIns="91425" bIns="91425" anchor="t" anchorCtr="0">
                            <a:noAutofit/>
                          </wps:bodyPr>
                        </wps:wsp>
                        <wps:wsp>
                          <wps:cNvPr id="255643751" name="Conector recto de flecha 255643751"/>
                          <wps:cNvCnPr/>
                          <wps:spPr>
                            <a:xfrm>
                              <a:off x="4665804" y="3209204"/>
                              <a:ext cx="811500" cy="8400"/>
                            </a:xfrm>
                            <a:prstGeom prst="straightConnector1">
                              <a:avLst/>
                            </a:prstGeom>
                            <a:noFill/>
                            <a:ln w="38100" cap="flat" cmpd="sng">
                              <a:solidFill>
                                <a:srgbClr val="93C47D"/>
                              </a:solidFill>
                              <a:prstDash val="solid"/>
                              <a:round/>
                              <a:headEnd type="none" w="med" len="med"/>
                              <a:tailEnd type="none" w="med" len="med"/>
                            </a:ln>
                          </wps:spPr>
                          <wps:bodyPr/>
                        </wps:wsp>
                        <wps:wsp>
                          <wps:cNvPr id="919229926" name="Cuadro de texto 919229926"/>
                          <wps:cNvSpPr txBox="1"/>
                          <wps:spPr>
                            <a:xfrm>
                              <a:off x="5701438" y="2954326"/>
                              <a:ext cx="776100" cy="209400"/>
                            </a:xfrm>
                            <a:prstGeom prst="rect">
                              <a:avLst/>
                            </a:prstGeom>
                            <a:solidFill>
                              <a:srgbClr val="B6D7A8"/>
                            </a:solidFill>
                            <a:ln>
                              <a:noFill/>
                            </a:ln>
                          </wps:spPr>
                          <wps:txbx>
                            <w:txbxContent>
                              <w:p w14:paraId="748983ED" w14:textId="77777777" w:rsidR="00434AED" w:rsidRDefault="00000000">
                                <w:pPr>
                                  <w:spacing w:line="240" w:lineRule="auto"/>
                                  <w:jc w:val="center"/>
                                  <w:textDirection w:val="btLr"/>
                                </w:pPr>
                                <w:r>
                                  <w:rPr>
                                    <w:rFonts w:ascii="Livvic" w:eastAsia="Livvic" w:hAnsi="Livvic" w:cs="Livvic"/>
                                    <w:color w:val="2B302B"/>
                                    <w:sz w:val="20"/>
                                  </w:rPr>
                                  <w:t>Linalool</w:t>
                                </w:r>
                              </w:p>
                            </w:txbxContent>
                          </wps:txbx>
                          <wps:bodyPr spcFirstLastPara="1" wrap="square" lIns="91425" tIns="91425" rIns="91425" bIns="91425" anchor="ctr" anchorCtr="0">
                            <a:noAutofit/>
                          </wps:bodyPr>
                        </wps:wsp>
                        <wps:wsp>
                          <wps:cNvPr id="649990644" name="Conector recto de flecha 649990644"/>
                          <wps:cNvCnPr/>
                          <wps:spPr>
                            <a:xfrm>
                              <a:off x="4665804" y="3079518"/>
                              <a:ext cx="0" cy="171000"/>
                            </a:xfrm>
                            <a:prstGeom prst="straightConnector1">
                              <a:avLst/>
                            </a:prstGeom>
                            <a:noFill/>
                            <a:ln w="9525" cap="flat" cmpd="sng">
                              <a:solidFill>
                                <a:srgbClr val="000000"/>
                              </a:solidFill>
                              <a:prstDash val="solid"/>
                              <a:round/>
                              <a:headEnd type="none" w="med" len="med"/>
                              <a:tailEnd type="none" w="med" len="med"/>
                            </a:ln>
                          </wps:spPr>
                          <wps:bodyPr/>
                        </wps:wsp>
                        <wps:wsp>
                          <wps:cNvPr id="2136497054" name="Conector recto de flecha 2136497054"/>
                          <wps:cNvCnPr/>
                          <wps:spPr>
                            <a:xfrm>
                              <a:off x="5477316" y="3079518"/>
                              <a:ext cx="0" cy="171000"/>
                            </a:xfrm>
                            <a:prstGeom prst="straightConnector1">
                              <a:avLst/>
                            </a:prstGeom>
                            <a:noFill/>
                            <a:ln w="9525" cap="flat" cmpd="sng">
                              <a:solidFill>
                                <a:srgbClr val="000000"/>
                              </a:solidFill>
                              <a:prstDash val="solid"/>
                              <a:round/>
                              <a:headEnd type="none" w="med" len="med"/>
                              <a:tailEnd type="none" w="med" len="med"/>
                            </a:ln>
                          </wps:spPr>
                          <wps:bodyPr/>
                        </wps:wsp>
                        <wps:wsp>
                          <wps:cNvPr id="830176524" name="Cuadro de texto 830176524"/>
                          <wps:cNvSpPr txBox="1"/>
                          <wps:spPr>
                            <a:xfrm>
                              <a:off x="4503816" y="2670772"/>
                              <a:ext cx="390300" cy="63300"/>
                            </a:xfrm>
                            <a:prstGeom prst="rect">
                              <a:avLst/>
                            </a:prstGeom>
                            <a:noFill/>
                            <a:ln>
                              <a:noFill/>
                            </a:ln>
                          </wps:spPr>
                          <wps:txbx>
                            <w:txbxContent>
                              <w:p w14:paraId="71417341" w14:textId="77777777" w:rsidR="00434AED" w:rsidRDefault="00000000">
                                <w:pPr>
                                  <w:spacing w:line="240" w:lineRule="auto"/>
                                  <w:textDirection w:val="btLr"/>
                                </w:pPr>
                                <w:r>
                                  <w:rPr>
                                    <w:rFonts w:ascii="Livvic" w:eastAsia="Livvic" w:hAnsi="Livvic" w:cs="Livvic"/>
                                    <w:color w:val="2B302B"/>
                                    <w:sz w:val="18"/>
                                  </w:rPr>
                                  <w:t>16s</w:t>
                                </w:r>
                              </w:p>
                            </w:txbxContent>
                          </wps:txbx>
                          <wps:bodyPr spcFirstLastPara="1" wrap="square" lIns="91425" tIns="91425" rIns="91425" bIns="91425" anchor="t" anchorCtr="0">
                            <a:noAutofit/>
                          </wps:bodyPr>
                        </wps:wsp>
                        <wps:wsp>
                          <wps:cNvPr id="830058654" name="Cuadro de texto 830058654"/>
                          <wps:cNvSpPr txBox="1"/>
                          <wps:spPr>
                            <a:xfrm>
                              <a:off x="5303597" y="2670772"/>
                              <a:ext cx="390300" cy="63300"/>
                            </a:xfrm>
                            <a:prstGeom prst="rect">
                              <a:avLst/>
                            </a:prstGeom>
                            <a:noFill/>
                            <a:ln>
                              <a:noFill/>
                            </a:ln>
                          </wps:spPr>
                          <wps:txbx>
                            <w:txbxContent>
                              <w:p w14:paraId="5985A89C" w14:textId="77777777" w:rsidR="00434AED" w:rsidRDefault="00000000">
                                <w:pPr>
                                  <w:spacing w:line="240" w:lineRule="auto"/>
                                  <w:textDirection w:val="btLr"/>
                                </w:pPr>
                                <w:r>
                                  <w:rPr>
                                    <w:rFonts w:ascii="Livvic" w:eastAsia="Livvic" w:hAnsi="Livvic" w:cs="Livvic"/>
                                    <w:color w:val="2B302B"/>
                                    <w:sz w:val="18"/>
                                  </w:rPr>
                                  <w:t>22s</w:t>
                                </w:r>
                              </w:p>
                            </w:txbxContent>
                          </wps:txbx>
                          <wps:bodyPr spcFirstLastPara="1" wrap="square" lIns="91425" tIns="91425" rIns="91425" bIns="91425" anchor="t" anchorCtr="0">
                            <a:noAutofit/>
                          </wps:bodyPr>
                        </wps:wsp>
                        <wps:wsp>
                          <wps:cNvPr id="854515407" name="Conector recto de flecha 854515407"/>
                          <wps:cNvCnPr/>
                          <wps:spPr>
                            <a:xfrm>
                              <a:off x="3920490" y="2564243"/>
                              <a:ext cx="2385000" cy="20100"/>
                            </a:xfrm>
                            <a:prstGeom prst="straightConnector1">
                              <a:avLst/>
                            </a:prstGeom>
                            <a:noFill/>
                            <a:ln w="28575" cap="flat" cmpd="sng">
                              <a:solidFill>
                                <a:srgbClr val="191919"/>
                              </a:solidFill>
                              <a:prstDash val="solid"/>
                              <a:round/>
                              <a:headEnd type="oval" w="med" len="med"/>
                              <a:tailEnd type="oval" w="med" len="med"/>
                            </a:ln>
                          </wps:spPr>
                          <wps:bodyPr/>
                        </wps:wsp>
                        <wps:wsp>
                          <wps:cNvPr id="114177230" name="Cuadro de texto 114177230"/>
                          <wps:cNvSpPr txBox="1"/>
                          <wps:spPr>
                            <a:xfrm>
                              <a:off x="4258873" y="2353773"/>
                              <a:ext cx="1678500" cy="129600"/>
                            </a:xfrm>
                            <a:prstGeom prst="rect">
                              <a:avLst/>
                            </a:prstGeom>
                            <a:noFill/>
                            <a:ln>
                              <a:noFill/>
                            </a:ln>
                          </wps:spPr>
                          <wps:txbx>
                            <w:txbxContent>
                              <w:p w14:paraId="2AE93EB5" w14:textId="77777777" w:rsidR="00434AED" w:rsidRDefault="00434AED">
                                <w:pPr>
                                  <w:spacing w:line="240" w:lineRule="auto"/>
                                  <w:textDirection w:val="btLr"/>
                                </w:pPr>
                              </w:p>
                            </w:txbxContent>
                          </wps:txbx>
                          <wps:bodyPr spcFirstLastPara="1" wrap="square" lIns="91425" tIns="91425" rIns="91425" bIns="91425" anchor="t" anchorCtr="0">
                            <a:noAutofit/>
                          </wps:bodyPr>
                        </wps:wsp>
                        <wps:wsp>
                          <wps:cNvPr id="1210121843" name="Conector recto de flecha 1210121843"/>
                          <wps:cNvCnPr/>
                          <wps:spPr>
                            <a:xfrm>
                              <a:off x="4665804" y="2569989"/>
                              <a:ext cx="811500" cy="8400"/>
                            </a:xfrm>
                            <a:prstGeom prst="straightConnector1">
                              <a:avLst/>
                            </a:prstGeom>
                            <a:noFill/>
                            <a:ln w="38100" cap="flat" cmpd="sng">
                              <a:solidFill>
                                <a:srgbClr val="C27BA0"/>
                              </a:solidFill>
                              <a:prstDash val="solid"/>
                              <a:round/>
                              <a:headEnd type="none" w="med" len="med"/>
                              <a:tailEnd type="none" w="med" len="med"/>
                            </a:ln>
                          </wps:spPr>
                          <wps:bodyPr/>
                        </wps:wsp>
                        <wps:wsp>
                          <wps:cNvPr id="1609443348" name="Cuadro de texto 1609443348"/>
                          <wps:cNvSpPr txBox="1"/>
                          <wps:spPr>
                            <a:xfrm>
                              <a:off x="5701438" y="2315113"/>
                              <a:ext cx="680100" cy="209400"/>
                            </a:xfrm>
                            <a:prstGeom prst="rect">
                              <a:avLst/>
                            </a:prstGeom>
                            <a:solidFill>
                              <a:srgbClr val="C27BA0"/>
                            </a:solidFill>
                            <a:ln>
                              <a:noFill/>
                            </a:ln>
                          </wps:spPr>
                          <wps:txbx>
                            <w:txbxContent>
                              <w:p w14:paraId="0998A929" w14:textId="77777777" w:rsidR="00434AED" w:rsidRDefault="00000000">
                                <w:pPr>
                                  <w:spacing w:line="240" w:lineRule="auto"/>
                                  <w:jc w:val="center"/>
                                  <w:textDirection w:val="btLr"/>
                                </w:pPr>
                                <w:r>
                                  <w:rPr>
                                    <w:rFonts w:ascii="Livvic" w:eastAsia="Livvic" w:hAnsi="Livvic" w:cs="Livvic"/>
                                    <w:color w:val="2B302B"/>
                                    <w:sz w:val="20"/>
                                  </w:rPr>
                                  <w:t>Nonanal</w:t>
                                </w:r>
                              </w:p>
                            </w:txbxContent>
                          </wps:txbx>
                          <wps:bodyPr spcFirstLastPara="1" wrap="square" lIns="91425" tIns="91425" rIns="91425" bIns="91425" anchor="ctr" anchorCtr="0">
                            <a:noAutofit/>
                          </wps:bodyPr>
                        </wps:wsp>
                        <wps:wsp>
                          <wps:cNvPr id="249700892" name="Conector recto de flecha 249700892"/>
                          <wps:cNvCnPr/>
                          <wps:spPr>
                            <a:xfrm>
                              <a:off x="4665804" y="2440303"/>
                              <a:ext cx="0" cy="171000"/>
                            </a:xfrm>
                            <a:prstGeom prst="straightConnector1">
                              <a:avLst/>
                            </a:prstGeom>
                            <a:noFill/>
                            <a:ln w="9525" cap="flat" cmpd="sng">
                              <a:solidFill>
                                <a:srgbClr val="000000"/>
                              </a:solidFill>
                              <a:prstDash val="solid"/>
                              <a:round/>
                              <a:headEnd type="none" w="med" len="med"/>
                              <a:tailEnd type="none" w="med" len="med"/>
                            </a:ln>
                          </wps:spPr>
                          <wps:bodyPr/>
                        </wps:wsp>
                        <wps:wsp>
                          <wps:cNvPr id="683780206" name="Conector recto de flecha 683780206"/>
                          <wps:cNvCnPr/>
                          <wps:spPr>
                            <a:xfrm>
                              <a:off x="5477316" y="2440303"/>
                              <a:ext cx="0" cy="171000"/>
                            </a:xfrm>
                            <a:prstGeom prst="straightConnector1">
                              <a:avLst/>
                            </a:prstGeom>
                            <a:noFill/>
                            <a:ln w="9525" cap="flat" cmpd="sng">
                              <a:solidFill>
                                <a:srgbClr val="000000"/>
                              </a:solidFill>
                              <a:prstDash val="solid"/>
                              <a:round/>
                              <a:headEnd type="none" w="med" len="med"/>
                              <a:tailEnd type="none" w="med" len="med"/>
                            </a:ln>
                          </wps:spPr>
                          <wps:bodyPr/>
                        </wps:wsp>
                        <wps:wsp>
                          <wps:cNvPr id="224946595" name="Cuadro de texto 224946595"/>
                          <wps:cNvSpPr txBox="1"/>
                          <wps:spPr>
                            <a:xfrm rot="-5400000">
                              <a:off x="6258383" y="2790050"/>
                              <a:ext cx="596700" cy="136200"/>
                            </a:xfrm>
                            <a:prstGeom prst="rect">
                              <a:avLst/>
                            </a:prstGeom>
                            <a:noFill/>
                            <a:ln>
                              <a:noFill/>
                            </a:ln>
                          </wps:spPr>
                          <wps:txbx>
                            <w:txbxContent>
                              <w:p w14:paraId="0F43D29B" w14:textId="77777777" w:rsidR="00434AED" w:rsidRDefault="00000000">
                                <w:pPr>
                                  <w:spacing w:line="240" w:lineRule="auto"/>
                                  <w:jc w:val="center"/>
                                  <w:textDirection w:val="btLr"/>
                                </w:pPr>
                                <w:r>
                                  <w:rPr>
                                    <w:rFonts w:ascii="Livvic" w:eastAsia="Livvic" w:hAnsi="Livvic" w:cs="Livvic"/>
                                    <w:color w:val="2B302B"/>
                                    <w:sz w:val="18"/>
                                  </w:rPr>
                                  <w:t>15 min</w:t>
                                </w:r>
                              </w:p>
                            </w:txbxContent>
                          </wps:txbx>
                          <wps:bodyPr spcFirstLastPara="1" wrap="square" lIns="91425" tIns="91425" rIns="91425" bIns="91425" anchor="ctr" anchorCtr="0">
                            <a:noAutofit/>
                          </wps:bodyPr>
                        </wps:wsp>
                        <wps:wsp>
                          <wps:cNvPr id="1999011258" name="Cerrar corchete 1999011258"/>
                          <wps:cNvSpPr/>
                          <wps:spPr>
                            <a:xfrm>
                              <a:off x="6305582" y="2623013"/>
                              <a:ext cx="67800" cy="540300"/>
                            </a:xfrm>
                            <a:prstGeom prst="rightBracket">
                              <a:avLst>
                                <a:gd name="adj" fmla="val 8333"/>
                              </a:avLst>
                            </a:prstGeom>
                            <a:noFill/>
                            <a:ln w="28575" cap="flat" cmpd="sng">
                              <a:solidFill>
                                <a:srgbClr val="191919"/>
                              </a:solidFill>
                              <a:prstDash val="solid"/>
                              <a:round/>
                              <a:headEnd type="none" w="sm" len="sm"/>
                              <a:tailEnd type="none" w="sm" len="sm"/>
                            </a:ln>
                          </wps:spPr>
                          <wps:txbx>
                            <w:txbxContent>
                              <w:p w14:paraId="07513B79"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1288246614" name="Cuadro de texto 1288246614"/>
                          <wps:cNvSpPr txBox="1"/>
                          <wps:spPr>
                            <a:xfrm>
                              <a:off x="3662193" y="2421544"/>
                              <a:ext cx="258300" cy="171000"/>
                            </a:xfrm>
                            <a:prstGeom prst="rect">
                              <a:avLst/>
                            </a:prstGeom>
                            <a:noFill/>
                            <a:ln>
                              <a:noFill/>
                            </a:ln>
                          </wps:spPr>
                          <wps:txbx>
                            <w:txbxContent>
                              <w:p w14:paraId="45CF21CA" w14:textId="77777777" w:rsidR="00434AED" w:rsidRDefault="00000000">
                                <w:pPr>
                                  <w:spacing w:line="240" w:lineRule="auto"/>
                                  <w:textDirection w:val="btLr"/>
                                </w:pPr>
                                <w:r>
                                  <w:rPr>
                                    <w:rFonts w:ascii="Livvic" w:eastAsia="Livvic" w:hAnsi="Livvic" w:cs="Livvic"/>
                                    <w:color w:val="2B302B"/>
                                    <w:sz w:val="28"/>
                                  </w:rPr>
                                  <w:t>1.</w:t>
                                </w:r>
                              </w:p>
                            </w:txbxContent>
                          </wps:txbx>
                          <wps:bodyPr spcFirstLastPara="1" wrap="square" lIns="91425" tIns="91425" rIns="91425" bIns="91425" anchor="t" anchorCtr="0">
                            <a:noAutofit/>
                          </wps:bodyPr>
                        </wps:wsp>
                        <wps:wsp>
                          <wps:cNvPr id="1122488438" name="Cuadro de texto 1122488438"/>
                          <wps:cNvSpPr txBox="1"/>
                          <wps:spPr>
                            <a:xfrm>
                              <a:off x="3697542" y="3046771"/>
                              <a:ext cx="258300" cy="171000"/>
                            </a:xfrm>
                            <a:prstGeom prst="rect">
                              <a:avLst/>
                            </a:prstGeom>
                            <a:noFill/>
                            <a:ln>
                              <a:noFill/>
                            </a:ln>
                          </wps:spPr>
                          <wps:txbx>
                            <w:txbxContent>
                              <w:p w14:paraId="39605380" w14:textId="77777777" w:rsidR="00434AED" w:rsidRDefault="00000000">
                                <w:pPr>
                                  <w:spacing w:line="240" w:lineRule="auto"/>
                                  <w:textDirection w:val="btLr"/>
                                </w:pPr>
                                <w:r>
                                  <w:rPr>
                                    <w:rFonts w:ascii="Livvic" w:eastAsia="Livvic" w:hAnsi="Livvic" w:cs="Livvic"/>
                                    <w:color w:val="2B302B"/>
                                    <w:sz w:val="28"/>
                                  </w:rPr>
                                  <w:t>2.</w:t>
                                </w:r>
                              </w:p>
                            </w:txbxContent>
                          </wps:txbx>
                          <wps:bodyPr spcFirstLastPara="1" wrap="square" lIns="91425" tIns="91425" rIns="91425" bIns="91425" anchor="t" anchorCtr="0">
                            <a:noAutofit/>
                          </wps:bodyPr>
                        </wps:wsp>
                        <wps:wsp>
                          <wps:cNvPr id="302544408" name="Cuadro de texto 302544408"/>
                          <wps:cNvSpPr txBox="1"/>
                          <wps:spPr>
                            <a:xfrm>
                              <a:off x="1133805" y="2812477"/>
                              <a:ext cx="498900" cy="209400"/>
                            </a:xfrm>
                            <a:prstGeom prst="rect">
                              <a:avLst/>
                            </a:prstGeom>
                            <a:noFill/>
                            <a:ln w="9525" cap="flat" cmpd="sng">
                              <a:solidFill>
                                <a:srgbClr val="000000"/>
                              </a:solidFill>
                              <a:prstDash val="dot"/>
                              <a:round/>
                              <a:headEnd type="none" w="sm" len="sm"/>
                              <a:tailEnd type="none" w="sm" len="sm"/>
                            </a:ln>
                          </wps:spPr>
                          <wps:txbx>
                            <w:txbxContent>
                              <w:p w14:paraId="4F225F46" w14:textId="77777777" w:rsidR="00434AED" w:rsidRDefault="00000000">
                                <w:pPr>
                                  <w:spacing w:line="240" w:lineRule="auto"/>
                                  <w:jc w:val="center"/>
                                  <w:textDirection w:val="btLr"/>
                                </w:pPr>
                                <w:r>
                                  <w:rPr>
                                    <w:rFonts w:ascii="Livvic" w:eastAsia="Livvic" w:hAnsi="Livvic" w:cs="Livvic"/>
                                    <w:color w:val="2B302B"/>
                                    <w:sz w:val="20"/>
                                  </w:rPr>
                                  <w:t>REP?</w:t>
                                </w:r>
                              </w:p>
                            </w:txbxContent>
                          </wps:txbx>
                          <wps:bodyPr spcFirstLastPara="1" wrap="square" lIns="91425" tIns="91425" rIns="91425" bIns="91425" anchor="ctr" anchorCtr="0">
                            <a:noAutofit/>
                          </wps:bodyPr>
                        </wps:wsp>
                        <wps:wsp>
                          <wps:cNvPr id="312821732" name="Cuadro de texto 312821732"/>
                          <wps:cNvSpPr txBox="1"/>
                          <wps:spPr>
                            <a:xfrm>
                              <a:off x="5741295" y="3304185"/>
                              <a:ext cx="498900" cy="209400"/>
                            </a:xfrm>
                            <a:prstGeom prst="rect">
                              <a:avLst/>
                            </a:prstGeom>
                            <a:noFill/>
                            <a:ln w="9525" cap="flat" cmpd="sng">
                              <a:solidFill>
                                <a:srgbClr val="000000"/>
                              </a:solidFill>
                              <a:prstDash val="dot"/>
                              <a:round/>
                              <a:headEnd type="none" w="sm" len="sm"/>
                              <a:tailEnd type="none" w="sm" len="sm"/>
                            </a:ln>
                          </wps:spPr>
                          <wps:txbx>
                            <w:txbxContent>
                              <w:p w14:paraId="4FA377D2" w14:textId="77777777" w:rsidR="00434AED" w:rsidRDefault="00000000">
                                <w:pPr>
                                  <w:spacing w:line="240" w:lineRule="auto"/>
                                  <w:jc w:val="center"/>
                                  <w:textDirection w:val="btLr"/>
                                </w:pPr>
                                <w:r>
                                  <w:rPr>
                                    <w:rFonts w:ascii="Livvic" w:eastAsia="Livvic" w:hAnsi="Livvic" w:cs="Livvic"/>
                                    <w:color w:val="2B302B"/>
                                    <w:sz w:val="20"/>
                                  </w:rPr>
                                  <w:t>REP?</w:t>
                                </w:r>
                              </w:p>
                            </w:txbxContent>
                          </wps:txbx>
                          <wps:bodyPr spcFirstLastPara="1" wrap="square" lIns="91425" tIns="91425" rIns="91425" bIns="91425" anchor="ctr" anchorCtr="0">
                            <a:noAutofit/>
                          </wps:bodyPr>
                        </wps:wsp>
                        <wps:wsp>
                          <wps:cNvPr id="881090959" name="Cuadro de texto 881090959"/>
                          <wps:cNvSpPr txBox="1"/>
                          <wps:spPr>
                            <a:xfrm>
                              <a:off x="5741295" y="2614144"/>
                              <a:ext cx="498900" cy="209400"/>
                            </a:xfrm>
                            <a:prstGeom prst="rect">
                              <a:avLst/>
                            </a:prstGeom>
                            <a:noFill/>
                            <a:ln w="9525" cap="flat" cmpd="sng">
                              <a:solidFill>
                                <a:srgbClr val="000000"/>
                              </a:solidFill>
                              <a:prstDash val="dot"/>
                              <a:round/>
                              <a:headEnd type="none" w="sm" len="sm"/>
                              <a:tailEnd type="none" w="sm" len="sm"/>
                            </a:ln>
                          </wps:spPr>
                          <wps:txbx>
                            <w:txbxContent>
                              <w:p w14:paraId="0D73FDB3" w14:textId="77777777" w:rsidR="00434AED" w:rsidRDefault="00000000">
                                <w:pPr>
                                  <w:spacing w:line="240" w:lineRule="auto"/>
                                  <w:jc w:val="center"/>
                                  <w:textDirection w:val="btLr"/>
                                </w:pPr>
                                <w:r>
                                  <w:rPr>
                                    <w:rFonts w:ascii="Livvic" w:eastAsia="Livvic" w:hAnsi="Livvic" w:cs="Livvic"/>
                                    <w:color w:val="2B302B"/>
                                    <w:sz w:val="20"/>
                                  </w:rPr>
                                  <w:t>REP?</w:t>
                                </w:r>
                              </w:p>
                            </w:txbxContent>
                          </wps:txbx>
                          <wps:bodyPr spcFirstLastPara="1" wrap="square" lIns="91425" tIns="91425" rIns="91425" bIns="91425" anchor="ctr" anchorCtr="0">
                            <a:noAutofit/>
                          </wps:bodyPr>
                        </wps:wsp>
                        <wps:wsp>
                          <wps:cNvPr id="1676347030" name="Cuadro de texto 1676347030"/>
                          <wps:cNvSpPr txBox="1"/>
                          <wps:spPr>
                            <a:xfrm>
                              <a:off x="2324989" y="503275"/>
                              <a:ext cx="2970000" cy="414000"/>
                            </a:xfrm>
                            <a:prstGeom prst="rect">
                              <a:avLst/>
                            </a:prstGeom>
                            <a:noFill/>
                            <a:ln>
                              <a:noFill/>
                            </a:ln>
                          </wps:spPr>
                          <wps:txbx>
                            <w:txbxContent>
                              <w:p w14:paraId="4A5A439F" w14:textId="77777777" w:rsidR="00434AED" w:rsidRDefault="00000000">
                                <w:pPr>
                                  <w:spacing w:line="240" w:lineRule="auto"/>
                                  <w:textDirection w:val="btLr"/>
                                </w:pPr>
                                <w:r>
                                  <w:rPr>
                                    <w:rFonts w:ascii="DM Sans SemiBold" w:eastAsia="DM Sans SemiBold" w:hAnsi="DM Sans SemiBold" w:cs="DM Sans SemiBold"/>
                                    <w:color w:val="2B302B"/>
                                    <w:sz w:val="52"/>
                                  </w:rPr>
                                  <w:t>Protocolo</w:t>
                                </w:r>
                              </w:p>
                            </w:txbxContent>
                          </wps:txbx>
                          <wps:bodyPr spcFirstLastPara="1" wrap="square" lIns="91425" tIns="91425" rIns="91425" bIns="91425" anchor="t" anchorCtr="0">
                            <a:noAutofit/>
                          </wps:bodyPr>
                        </wps:wsp>
                        <wps:wsp>
                          <wps:cNvPr id="1977388413" name="Cuadro de texto 1977388413"/>
                          <wps:cNvSpPr txBox="1"/>
                          <wps:spPr>
                            <a:xfrm>
                              <a:off x="1313047" y="3382275"/>
                              <a:ext cx="1812900" cy="209400"/>
                            </a:xfrm>
                            <a:prstGeom prst="rect">
                              <a:avLst/>
                            </a:prstGeom>
                            <a:solidFill>
                              <a:srgbClr val="9FC5E8"/>
                            </a:solidFill>
                            <a:ln>
                              <a:noFill/>
                            </a:ln>
                          </wps:spPr>
                          <wps:txbx>
                            <w:txbxContent>
                              <w:p w14:paraId="6C96C14D" w14:textId="77777777" w:rsidR="00434AED" w:rsidRDefault="00000000">
                                <w:pPr>
                                  <w:spacing w:line="240" w:lineRule="auto"/>
                                  <w:jc w:val="center"/>
                                  <w:textDirection w:val="btLr"/>
                                </w:pPr>
                                <w:r>
                                  <w:rPr>
                                    <w:rFonts w:ascii="Livvic" w:eastAsia="Livvic" w:hAnsi="Livvic" w:cs="Livvic"/>
                                    <w:color w:val="2B302B"/>
                                    <w:sz w:val="20"/>
                                  </w:rPr>
                                  <w:t>Control sin Linalool</w:t>
                                </w:r>
                              </w:p>
                            </w:txbxContent>
                          </wps:txbx>
                          <wps:bodyPr spcFirstLastPara="1" wrap="square" lIns="91425" tIns="91425" rIns="91425" bIns="91425" anchor="ctr" anchorCtr="0">
                            <a:noAutofit/>
                          </wps:bodyPr>
                        </wps:wsp>
                        <wps:wsp>
                          <wps:cNvPr id="619116926" name="Conector recto de flecha 619116926"/>
                          <wps:cNvCnPr/>
                          <wps:spPr>
                            <a:xfrm>
                              <a:off x="1360766" y="2698790"/>
                              <a:ext cx="811500" cy="8400"/>
                            </a:xfrm>
                            <a:prstGeom prst="straightConnector1">
                              <a:avLst/>
                            </a:prstGeom>
                            <a:noFill/>
                            <a:ln w="38100" cap="flat" cmpd="sng">
                              <a:solidFill>
                                <a:srgbClr val="6D9EEB"/>
                              </a:solidFill>
                              <a:prstDash val="solid"/>
                              <a:round/>
                              <a:headEnd type="none" w="med" len="med"/>
                              <a:tailEnd type="none" w="med" len="med"/>
                            </a:ln>
                          </wps:spPr>
                          <wps:bodyPr/>
                        </wps:wsp>
                        <wps:wsp>
                          <wps:cNvPr id="1000501845" name="Conector recto de flecha 1000501845"/>
                          <wps:cNvCnPr/>
                          <wps:spPr>
                            <a:xfrm rot="10800000" flipH="1">
                              <a:off x="1383255" y="2641177"/>
                              <a:ext cx="112800" cy="171300"/>
                            </a:xfrm>
                            <a:prstGeom prst="straightConnector1">
                              <a:avLst/>
                            </a:prstGeom>
                            <a:noFill/>
                            <a:ln w="9525" cap="flat" cmpd="sng">
                              <a:solidFill>
                                <a:srgbClr val="2B302B"/>
                              </a:solidFill>
                              <a:prstDash val="solid"/>
                              <a:round/>
                              <a:headEnd type="none" w="med" len="med"/>
                              <a:tailEnd type="triangle" w="med" len="med"/>
                            </a:ln>
                          </wps:spPr>
                          <wps:bodyPr/>
                        </wps:wsp>
                      </wpg:wgp>
                    </a:graphicData>
                  </a:graphic>
                </wp:inline>
              </w:drawing>
            </mc:Choice>
            <mc:Fallback>
              <w:pict>
                <v:group w14:anchorId="5526A9CC" id="Grupo 6" o:spid="_x0000_s1090" style="width:451.3pt;height:211.05pt;mso-position-horizontal-relative:char;mso-position-vertical-relative:line" coordorigin=",5032" coordsize="66248,308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">
                  <v:shapetype id="_x0000_t32" coordsize="21600,21600" o:spt="32" o:oned="t" path="m,l21600,21600e" filled="f">
                    <v:path arrowok="t" fillok="f" o:connecttype="none"/>
                    <o:lock v:ext="edit" shapetype="t"/>
                  </v:shapetype>
                  <v:shape id="Conector recto de flecha 2018268293" o:spid="_x0000_s1091" type="#_x0000_t32" style="position:absolute;left:39557;top:15404;width:13494;height:9285;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" strokecolor="#dd7e6b">
                    <v:stroke startarrow="oval" endarrow="oval"/>
                  </v:shape>
                  <v:shape id="Conector recto de flecha 1121796047" o:spid="_x0000_s1092" type="#_x0000_t32" style="position:absolute;left:5747;top:15223;width:4845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">
                    <v:stroke startarrow="oval" endarrow="oval"/>
                  </v:shape>
                  <v:shape id="Cuadro de texto 1842011470" o:spid="_x0000_s1093" type="#_x0000_t202" style="position:absolute;left:-496;top:16270;width:7760;height:2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" filled="f" stroked="f">
                    <v:textbox inset="2.53958mm,2.53958mm,2.53958mm,2.53958mm">
                      <w:txbxContent>
                        <w:p w14:paraId="367EFF6E" w14:textId="77777777" w:rsidR="00434AED" w:rsidRDefault="00000000">
                          <w:pPr>
                            <w:spacing w:line="240" w:lineRule="auto"/>
                            <w:textDirection w:val="btLr"/>
                          </w:pPr>
                          <w:r>
                            <w:rPr>
                              <w:rFonts w:ascii="Livvic" w:eastAsia="Livvic" w:hAnsi="Livvic" w:cs="Livvic"/>
                              <w:color w:val="2B302B"/>
                            </w:rPr>
                            <w:t>Captura</w:t>
                          </w:r>
                        </w:p>
                      </w:txbxContent>
                    </v:textbox>
                  </v:shape>
                  <v:shape id="Cuadro de texto 1742417882" o:spid="_x0000_s1094" type="#_x0000_t202" style="position:absolute;left:5068;top:10750;width:9372;height:32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" filled="f" stroked="f">
                    <v:textbox inset="2.53958mm,2.53958mm,2.53958mm,2.53958mm">
                      <w:txbxContent>
                        <w:p w14:paraId="18D2CB88" w14:textId="77777777" w:rsidR="00434AED" w:rsidRDefault="00000000">
                          <w:pPr>
                            <w:spacing w:line="240" w:lineRule="auto"/>
                            <w:jc w:val="center"/>
                            <w:textDirection w:val="btLr"/>
                          </w:pPr>
                          <w:r>
                            <w:rPr>
                              <w:rFonts w:ascii="Livvic" w:eastAsia="Livvic" w:hAnsi="Livvic" w:cs="Livvic"/>
                              <w:color w:val="2B302B"/>
                              <w:sz w:val="20"/>
                            </w:rPr>
                            <w:t>1 hr Incubadora</w:t>
                          </w:r>
                        </w:p>
                        <w:p w14:paraId="69D6E1D1" w14:textId="77777777" w:rsidR="00434AED" w:rsidRDefault="00434AED">
                          <w:pPr>
                            <w:spacing w:line="240" w:lineRule="auto"/>
                            <w:jc w:val="center"/>
                            <w:textDirection w:val="btLr"/>
                          </w:pPr>
                        </w:p>
                      </w:txbxContent>
                    </v:textbox>
                  </v:shape>
                  <v:shape id="Conector recto de flecha 1826783588" o:spid="_x0000_s1095" type="#_x0000_t32" style="position:absolute;left:7755;top:15269;width:867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" strokecolor="#a64d79" strokeweight="2.25pt">
                    <v:stroke startarrow="oval" endarrow="oval"/>
                  </v:shape>
                  <v:shape id="Conector recto de flecha 726670012" o:spid="_x0000_s1096" type="#_x0000_t32" style="position:absolute;left:6154;top:26526;width:23850;height:20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" strokecolor="#191919" strokeweight="2.25pt">
                    <v:stroke startarrow="oval" endarrow="oval"/>
                  </v:shape>
                  <v:shape id="Conector recto de flecha 1117238308" o:spid="_x0000_s1097" type="#_x0000_t32" style="position:absolute;left:6254;top:15150;width:11775;height:11376;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" strokecolor="#e9c383">
                    <v:stroke startarrow="oval" endarrow="oval"/>
                  </v:shape>
                  <v:shape id="Conector recto de flecha 431040861" o:spid="_x0000_s1098" type="#_x0000_t32" style="position:absolute;left:18129;top:15249;width:11775;height:1157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" strokecolor="#e9c383">
                    <v:stroke startarrow="oval" endarrow="oval"/>
                  </v:shape>
                  <v:oval id="Elipse 80585550" o:spid="_x0000_s1099" style="position:absolute;left:17032;top:14175;width:2094;height:20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" fillcolor="#e9c383" strokecolor="#e9c383">
                    <v:stroke startarrowwidth="narrow" startarrowlength="short" endarrowwidth="narrow" endarrowlength="short"/>
                    <v:textbox inset="2.53958mm,2.53958mm,2.53958mm,2.53958mm">
                      <w:txbxContent>
                        <w:p w14:paraId="28B5B2FC" w14:textId="77777777" w:rsidR="00434AED" w:rsidRDefault="00000000">
                          <w:pPr>
                            <w:spacing w:line="240" w:lineRule="auto"/>
                            <w:textDirection w:val="btLr"/>
                          </w:pPr>
                          <w:r>
                            <w:rPr>
                              <w:rFonts w:ascii="Livvic" w:eastAsia="Livvic" w:hAnsi="Livvic" w:cs="Livvic"/>
                              <w:color w:val="000000"/>
                              <w:sz w:val="28"/>
                            </w:rPr>
                            <w:t>1</w:t>
                          </w:r>
                        </w:p>
                      </w:txbxContent>
                    </v:textbox>
                  </v:oval>
                  <v:oval id="Elipse 740845274" o:spid="_x0000_s1100" style="position:absolute;left:19765;top:14222;width:2094;height:20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" fillcolor="#e9c383" strokecolor="#e9c383">
                    <v:stroke startarrowwidth="narrow" startarrowlength="short" endarrowwidth="narrow" endarrowlength="short"/>
                    <v:textbox inset="2.53958mm,2.53958mm,2.53958mm,2.53958mm">
                      <w:txbxContent>
                        <w:p w14:paraId="661692B5" w14:textId="77777777" w:rsidR="00434AED" w:rsidRDefault="00000000">
                          <w:pPr>
                            <w:spacing w:line="240" w:lineRule="auto"/>
                            <w:jc w:val="center"/>
                            <w:textDirection w:val="btLr"/>
                          </w:pPr>
                          <w:r>
                            <w:rPr>
                              <w:rFonts w:ascii="Livvic" w:eastAsia="Livvic" w:hAnsi="Livvic" w:cs="Livvic"/>
                              <w:color w:val="000000"/>
                              <w:sz w:val="28"/>
                            </w:rPr>
                            <w:t>2</w:t>
                          </w:r>
                        </w:p>
                      </w:txbxContent>
                    </v:textbox>
                  </v:oval>
                  <v:oval id="Elipse 752399408" o:spid="_x0000_s1101" style="position:absolute;left:22497;top:14222;width:2094;height:20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" fillcolor="#e9c383" strokecolor="#e9c383">
                    <v:stroke startarrowwidth="narrow" startarrowlength="short" endarrowwidth="narrow" endarrowlength="short"/>
                    <v:textbox inset="2.53958mm,2.53958mm,2.53958mm,2.53958mm">
                      <w:txbxContent>
                        <w:p w14:paraId="2ABF4640" w14:textId="77777777" w:rsidR="00434AED" w:rsidRDefault="00000000">
                          <w:pPr>
                            <w:spacing w:line="240" w:lineRule="auto"/>
                            <w:jc w:val="center"/>
                            <w:textDirection w:val="btLr"/>
                          </w:pPr>
                          <w:r>
                            <w:rPr>
                              <w:rFonts w:ascii="Livvic" w:eastAsia="Livvic" w:hAnsi="Livvic" w:cs="Livvic"/>
                              <w:color w:val="000000"/>
                              <w:sz w:val="28"/>
                            </w:rPr>
                            <w:t>3</w:t>
                          </w:r>
                        </w:p>
                      </w:txbxContent>
                    </v:textbox>
                  </v:oval>
                  <v:oval id="Elipse 1935355178" o:spid="_x0000_s1102" style="position:absolute;left:25230;top:14222;width:2094;height:20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" fillcolor="#e9c383" strokecolor="#e9c383">
                    <v:stroke startarrowwidth="narrow" startarrowlength="short" endarrowwidth="narrow" endarrowlength="short"/>
                    <v:textbox inset="2.53958mm,2.53958mm,2.53958mm,2.53958mm">
                      <w:txbxContent>
                        <w:p w14:paraId="4463EEDC" w14:textId="77777777" w:rsidR="00434AED" w:rsidRDefault="00000000">
                          <w:pPr>
                            <w:spacing w:line="240" w:lineRule="auto"/>
                            <w:jc w:val="center"/>
                            <w:textDirection w:val="btLr"/>
                          </w:pPr>
                          <w:r>
                            <w:rPr>
                              <w:rFonts w:ascii="Livvic" w:eastAsia="Livvic" w:hAnsi="Livvic" w:cs="Livvic"/>
                              <w:color w:val="000000"/>
                              <w:sz w:val="28"/>
                            </w:rPr>
                            <w:t>4</w:t>
                          </w:r>
                        </w:p>
                      </w:txbxContent>
                    </v:textbox>
                  </v:oval>
                  <v:oval id="Elipse 310553586" o:spid="_x0000_s1103" style="position:absolute;left:27962;top:14222;width:2094;height:20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" fillcolor="#e9c383" strokecolor="#e9c383">
                    <v:stroke startarrowwidth="narrow" startarrowlength="short" endarrowwidth="narrow" endarrowlength="short"/>
                    <v:textbox inset="2.53958mm,2.53958mm,2.53958mm,2.53958mm">
                      <w:txbxContent>
                        <w:p w14:paraId="536E1099" w14:textId="77777777" w:rsidR="00434AED" w:rsidRDefault="00000000">
                          <w:pPr>
                            <w:spacing w:line="240" w:lineRule="auto"/>
                            <w:jc w:val="center"/>
                            <w:textDirection w:val="btLr"/>
                          </w:pPr>
                          <w:r>
                            <w:rPr>
                              <w:rFonts w:ascii="Livvic" w:eastAsia="Livvic" w:hAnsi="Livvic" w:cs="Livvic"/>
                              <w:color w:val="000000"/>
                              <w:sz w:val="28"/>
                            </w:rPr>
                            <w:t>5</w:t>
                          </w:r>
                        </w:p>
                      </w:txbxContent>
                    </v:textbox>
                  </v:oval>
                  <v:oval id="Elipse 493028941" o:spid="_x0000_s1104" style="position:absolute;left:30695;top:14222;width:2094;height:20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" fillcolor="#e9c383" strokecolor="#e9c383">
                    <v:stroke startarrowwidth="narrow" startarrowlength="short" endarrowwidth="narrow" endarrowlength="short"/>
                    <v:textbox inset="2.53958mm,2.53958mm,2.53958mm,2.53958mm">
                      <w:txbxContent>
                        <w:p w14:paraId="7956E21C" w14:textId="77777777" w:rsidR="00434AED" w:rsidRDefault="00000000">
                          <w:pPr>
                            <w:spacing w:line="240" w:lineRule="auto"/>
                            <w:jc w:val="center"/>
                            <w:textDirection w:val="btLr"/>
                          </w:pPr>
                          <w:r>
                            <w:rPr>
                              <w:rFonts w:ascii="Livvic" w:eastAsia="Livvic" w:hAnsi="Livvic" w:cs="Livvic"/>
                              <w:color w:val="000000"/>
                              <w:sz w:val="28"/>
                            </w:rPr>
                            <w:t>6</w:t>
                          </w:r>
                        </w:p>
                      </w:txbxContent>
                    </v:textbox>
                  </v:oval>
                  <v:oval id="Elipse 227867124" o:spid="_x0000_s1105" style="position:absolute;left:5059;top:14222;width:2094;height:20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" fillcolor="#76a5af" stroked="f">
                    <v:textbox inset="2.53958mm,2.53958mm,2.53958mm,2.53958mm">
                      <w:txbxContent>
                        <w:p w14:paraId="06AC870E" w14:textId="77777777" w:rsidR="00434AED" w:rsidRDefault="00434AED">
                          <w:pPr>
                            <w:spacing w:line="240" w:lineRule="auto"/>
                            <w:textDirection w:val="btLr"/>
                          </w:pPr>
                        </w:p>
                      </w:txbxContent>
                    </v:textbox>
                  </v:oval>
                  <v:shape id="Cuadro de texto 500779627" o:spid="_x0000_s1106" type="#_x0000_t202" style="position:absolute;left:9538;top:24421;width:16785;height:12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" filled="f" stroked="f">
                    <v:textbox inset="2.53958mm,2.53958mm,2.53958mm,2.53958mm">
                      <w:txbxContent>
                        <w:p w14:paraId="7930525E" w14:textId="77777777" w:rsidR="00434AED" w:rsidRDefault="00434AED">
                          <w:pPr>
                            <w:spacing w:line="240" w:lineRule="auto"/>
                            <w:textDirection w:val="btLr"/>
                          </w:pPr>
                        </w:p>
                      </w:txbxContent>
                    </v:textbox>
                  </v:shape>
                  <v:shape id="Conector recto de flecha 1307335964" o:spid="_x0000_s1107" type="#_x0000_t32" style="position:absolute;left:13607;top:26583;width:8115;height:8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" strokecolor="#93c47d" strokeweight="3pt"/>
                  <v:shape id="Conector recto de flecha 228886341" o:spid="_x0000_s1108" type="#_x0000_t32" style="position:absolute;left:17032;top:26141;width:5643;height:9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" strokecolor="#e69138" strokeweight="3pt"/>
                  <v:shape id="Cuadro de texto 2104483901" o:spid="_x0000_s1109" type="#_x0000_t202" style="position:absolute;left:17299;top:27533;width:7761;height:20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" fillcolor="#b6d7a8" stroked="f">
                    <v:textbox inset="2.53958mm,2.53958mm,2.53958mm,2.53958mm">
                      <w:txbxContent>
                        <w:p w14:paraId="79D25852" w14:textId="77777777" w:rsidR="00434AED" w:rsidRDefault="00000000">
                          <w:pPr>
                            <w:spacing w:line="240" w:lineRule="auto"/>
                            <w:jc w:val="center"/>
                            <w:textDirection w:val="btLr"/>
                          </w:pPr>
                          <w:r>
                            <w:rPr>
                              <w:rFonts w:ascii="Livvic" w:eastAsia="Livvic" w:hAnsi="Livvic" w:cs="Livvic"/>
                              <w:color w:val="2B302B"/>
                              <w:sz w:val="20"/>
                            </w:rPr>
                            <w:t>Linalool</w:t>
                          </w:r>
                        </w:p>
                      </w:txbxContent>
                    </v:textbox>
                  </v:shape>
                  <v:shape id="Cuadro de texto 1401689849" o:spid="_x0000_s1110" type="#_x0000_t202" style="position:absolute;left:17299;top:29628;width:13959;height:41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" fillcolor="#e69138" stroked="f">
                    <v:textbox inset="2.53958mm,2.53958mm,2.53958mm,2.53958mm">
                      <w:txbxContent>
                        <w:p w14:paraId="4ED5CDBF" w14:textId="77777777" w:rsidR="00434AED" w:rsidRDefault="00000000">
                          <w:pPr>
                            <w:spacing w:line="240" w:lineRule="auto"/>
                            <w:jc w:val="center"/>
                            <w:textDirection w:val="btLr"/>
                          </w:pPr>
                          <w:r>
                            <w:rPr>
                              <w:rFonts w:ascii="Livvic" w:eastAsia="Livvic" w:hAnsi="Livvic" w:cs="Livvic"/>
                              <w:color w:val="2B302B"/>
                              <w:sz w:val="20"/>
                            </w:rPr>
                            <w:t>Ofrecimiento de SA + Tratamiento</w:t>
                          </w:r>
                        </w:p>
                      </w:txbxContent>
                    </v:textbox>
                  </v:shape>
                  <v:shape id="Conector recto de flecha 1534379425" o:spid="_x0000_s1111" type="#_x0000_t32" style="position:absolute;left:13607;top:25286;width:0;height:171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"/>
                  <v:shape id="Conector recto de flecha 2015346744" o:spid="_x0000_s1112" type="#_x0000_t32" style="position:absolute;left:17032;top:25286;width:0;height:171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"/>
                  <v:shape id="Conector recto de flecha 424624890" o:spid="_x0000_s1113" type="#_x0000_t32" style="position:absolute;left:21722;top:25286;width:0;height:171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"/>
                  <v:shape id="Cuadro de texto 1112425228" o:spid="_x0000_s1114" type="#_x0000_t202" style="position:absolute;left:11824;top:22980;width:3903;height:63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" filled="f" stroked="f">
                    <v:textbox inset="2.53958mm,2.53958mm,2.53958mm,2.53958mm">
                      <w:txbxContent>
                        <w:p w14:paraId="509BA087" w14:textId="77777777" w:rsidR="00434AED" w:rsidRDefault="00000000">
                          <w:pPr>
                            <w:spacing w:line="240" w:lineRule="auto"/>
                            <w:textDirection w:val="btLr"/>
                          </w:pPr>
                          <w:r>
                            <w:rPr>
                              <w:rFonts w:ascii="Livvic" w:eastAsia="Livvic" w:hAnsi="Livvic" w:cs="Livvic"/>
                              <w:color w:val="2B302B"/>
                              <w:sz w:val="18"/>
                            </w:rPr>
                            <w:t>16s</w:t>
                          </w:r>
                        </w:p>
                      </w:txbxContent>
                    </v:textbox>
                  </v:shape>
                  <v:shape id="Cuadro de texto 545568817" o:spid="_x0000_s1115" type="#_x0000_t202" style="position:absolute;left:15141;top:22980;width:3903;height:63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" filled="f" stroked="f">
                    <v:textbox inset="2.53958mm,2.53958mm,2.53958mm,2.53958mm">
                      <w:txbxContent>
                        <w:p w14:paraId="70EE3794" w14:textId="77777777" w:rsidR="00434AED" w:rsidRDefault="00000000">
                          <w:pPr>
                            <w:spacing w:line="240" w:lineRule="auto"/>
                            <w:textDirection w:val="btLr"/>
                          </w:pPr>
                          <w:r>
                            <w:rPr>
                              <w:rFonts w:ascii="Livvic" w:eastAsia="Livvic" w:hAnsi="Livvic" w:cs="Livvic"/>
                              <w:color w:val="2B302B"/>
                              <w:sz w:val="18"/>
                            </w:rPr>
                            <w:t>19s</w:t>
                          </w:r>
                        </w:p>
                      </w:txbxContent>
                    </v:textbox>
                  </v:shape>
                  <v:shape id="Cuadro de texto 1074081032" o:spid="_x0000_s1116" type="#_x0000_t202" style="position:absolute;left:19822;top:22980;width:3903;height:63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" filled="f" stroked="f">
                    <v:textbox inset="2.53958mm,2.53958mm,2.53958mm,2.53958mm">
                      <w:txbxContent>
                        <w:p w14:paraId="3FD3204B" w14:textId="77777777" w:rsidR="00434AED" w:rsidRDefault="00000000">
                          <w:pPr>
                            <w:spacing w:line="240" w:lineRule="auto"/>
                            <w:textDirection w:val="btLr"/>
                          </w:pPr>
                          <w:r>
                            <w:rPr>
                              <w:rFonts w:ascii="Livvic" w:eastAsia="Livvic" w:hAnsi="Livvic" w:cs="Livvic"/>
                              <w:color w:val="2B302B"/>
                              <w:sz w:val="18"/>
                            </w:rPr>
                            <w:t>22s</w:t>
                          </w:r>
                        </w:p>
                      </w:txbxContent>
                    </v:textbox>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Cerrar corchete 730369260" o:spid="_x0000_s1117" type="#_x0000_t86" style="position:absolute;left:19125;top:12364;width:591;height:2583;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" adj="412" strokecolor="#191919" strokeweight="1.5pt">
                    <v:stroke startarrowwidth="narrow" startarrowlength="short" endarrowwidth="narrow" endarrowlength="short"/>
                    <v:textbox inset="2.53958mm,2.53958mm,2.53958mm,2.53958mm">
                      <w:txbxContent>
                        <w:p w14:paraId="607F2598" w14:textId="77777777" w:rsidR="00434AED" w:rsidRDefault="00434AED">
                          <w:pPr>
                            <w:spacing w:line="240" w:lineRule="auto"/>
                            <w:jc w:val="center"/>
                            <w:textDirection w:val="btLr"/>
                          </w:pPr>
                        </w:p>
                      </w:txbxContent>
                    </v:textbox>
                  </v:shape>
                  <v:shape id="Cuadro de texto 473442617" o:spid="_x0000_s1118" type="#_x0000_t202" style="position:absolute;left:16197;top:10792;width:6447;height:12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" filled="f" stroked="f">
                    <v:textbox inset="2.53958mm,2.53958mm,2.53958mm,2.53958mm">
                      <w:txbxContent>
                        <w:p w14:paraId="023EAAC2" w14:textId="77777777" w:rsidR="00434AED" w:rsidRDefault="00000000">
                          <w:pPr>
                            <w:spacing w:line="240" w:lineRule="auto"/>
                            <w:textDirection w:val="btLr"/>
                          </w:pPr>
                          <w:r>
                            <w:rPr>
                              <w:rFonts w:ascii="Livvic" w:eastAsia="Livvic" w:hAnsi="Livvic" w:cs="Livvic"/>
                              <w:color w:val="2B302B"/>
                              <w:sz w:val="20"/>
                            </w:rPr>
                            <w:t>15 min</w:t>
                          </w:r>
                        </w:p>
                      </w:txbxContent>
                    </v:textbox>
                  </v:shape>
                  <v:rect id="Rectángulo 1883439045" o:spid="_x0000_s1119" style="position:absolute;left:34212;top:14247;width:1767;height:17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" fillcolor="#674ea7" stroked="f">
                    <v:textbox inset="2.53958mm,2.53958mm,2.53958mm,2.53958mm">
                      <w:txbxContent>
                        <w:p w14:paraId="083D79BC" w14:textId="77777777" w:rsidR="00434AED" w:rsidRDefault="00434AED">
                          <w:pPr>
                            <w:spacing w:line="240" w:lineRule="auto"/>
                            <w:jc w:val="center"/>
                            <w:textDirection w:val="btLr"/>
                          </w:pPr>
                        </w:p>
                      </w:txbxContent>
                    </v:textbox>
                  </v:rect>
                  <v:shape id="Cuadro de texto 1798113035" o:spid="_x0000_s1120" type="#_x0000_t202" style="position:absolute;left:30327;top:10561;width:8529;height:320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" fillcolor="#d9d2e9" stroked="f">
                    <v:textbox inset="2.53958mm,2.53958mm,2.53958mm,2.53958mm">
                      <w:txbxContent>
                        <w:p w14:paraId="2B23E833" w14:textId="77777777" w:rsidR="00434AED" w:rsidRDefault="00000000">
                          <w:pPr>
                            <w:spacing w:line="240" w:lineRule="auto"/>
                            <w:jc w:val="center"/>
                            <w:textDirection w:val="btLr"/>
                          </w:pPr>
                          <w:r>
                            <w:rPr>
                              <w:rFonts w:ascii="Livvic" w:eastAsia="Livvic" w:hAnsi="Livvic" w:cs="Livvic"/>
                              <w:color w:val="2B302B"/>
                              <w:sz w:val="14"/>
                            </w:rPr>
                            <w:t>Alimentación hasta saciar</w:t>
                          </w:r>
                        </w:p>
                      </w:txbxContent>
                    </v:textbox>
                  </v:shape>
                  <v:shape id="Cuadro de texto 2065977224" o:spid="_x0000_s1121" type="#_x0000_t202" style="position:absolute;left:38454;top:15717;width:9372;height:32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" filled="f" stroked="f">
                    <v:textbox inset="2.53958mm,2.53958mm,2.53958mm,2.53958mm">
                      <w:txbxContent>
                        <w:p w14:paraId="72A91920" w14:textId="77777777" w:rsidR="00434AED" w:rsidRDefault="00000000">
                          <w:pPr>
                            <w:spacing w:line="240" w:lineRule="auto"/>
                            <w:jc w:val="center"/>
                            <w:textDirection w:val="btLr"/>
                          </w:pPr>
                          <w:r>
                            <w:rPr>
                              <w:rFonts w:ascii="Livvic" w:eastAsia="Livvic" w:hAnsi="Livvic" w:cs="Livvic"/>
                              <w:color w:val="2B302B"/>
                              <w:sz w:val="20"/>
                            </w:rPr>
                            <w:t>24 hr Incubadora</w:t>
                          </w:r>
                        </w:p>
                        <w:p w14:paraId="5C35C687" w14:textId="77777777" w:rsidR="00434AED" w:rsidRDefault="00434AED">
                          <w:pPr>
                            <w:spacing w:line="240" w:lineRule="auto"/>
                            <w:jc w:val="center"/>
                            <w:textDirection w:val="btLr"/>
                          </w:pPr>
                        </w:p>
                      </w:txbxContent>
                    </v:textbox>
                  </v:shape>
                  <v:shape id="Conector recto de flecha 1642849209" o:spid="_x0000_s1122" type="#_x0000_t32" style="position:absolute;left:38386;top:15150;width:867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" strokecolor="#a64d79" strokeweight="2.25pt">
                    <v:stroke startarrow="oval" endarrow="oval"/>
                  </v:shape>
                  <v:shape id="Conector recto de flecha 1404115331" o:spid="_x0000_s1123" type="#_x0000_t32" style="position:absolute;left:41483;top:14401;width:1857;height:140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" strokecolor="#a64d79"/>
                  <v:shape id="Conector recto de flecha 1573542626" o:spid="_x0000_s1124" type="#_x0000_t32" style="position:absolute;left:41942;top:14498;width:1857;height:140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" strokecolor="#a64d79"/>
                  <v:rect id="Rectángulo 1973946008" o:spid="_x0000_s1125" style="position:absolute;left:48332;top:14247;width:1767;height:171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" fillcolor="#3d85c6" stroked="f">
                    <v:textbox inset="2.53958mm,2.53958mm,2.53958mm,2.53958mm">
                      <w:txbxContent>
                        <w:p w14:paraId="32BF67B5" w14:textId="77777777" w:rsidR="00434AED" w:rsidRDefault="00434AED">
                          <w:pPr>
                            <w:spacing w:line="240" w:lineRule="auto"/>
                            <w:jc w:val="center"/>
                            <w:textDirection w:val="btLr"/>
                          </w:pPr>
                        </w:p>
                      </w:txbxContent>
                    </v:textbox>
                  </v:rect>
                  <v:shape id="Cuadro de texto 1122357248" o:spid="_x0000_s1126" type="#_x0000_t202" style="position:absolute;left:44857;top:10198;width:8766;height:320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" fillcolor="#cfe2f3" stroked="f">
                    <v:textbox inset="2.53958mm,2.53958mm,2.53958mm,2.53958mm">
                      <w:txbxContent>
                        <w:p w14:paraId="63BEDD42" w14:textId="77777777" w:rsidR="00434AED" w:rsidRDefault="00000000">
                          <w:pPr>
                            <w:spacing w:line="240" w:lineRule="auto"/>
                            <w:jc w:val="center"/>
                            <w:textDirection w:val="btLr"/>
                          </w:pPr>
                          <w:r>
                            <w:rPr>
                              <w:rFonts w:ascii="Livvic" w:eastAsia="Livvic" w:hAnsi="Livvic" w:cs="Livvic"/>
                              <w:color w:val="2B302B"/>
                              <w:sz w:val="16"/>
                            </w:rPr>
                            <w:t>5 μl SA incentivo</w:t>
                          </w:r>
                        </w:p>
                      </w:txbxContent>
                    </v:textbox>
                  </v:shape>
                  <v:oval id="Elipse 2109524809" o:spid="_x0000_s1127" style="position:absolute;left:52659;top:14054;width:2094;height:20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" fillcolor="#a61c00" stroked="f">
                    <v:textbox inset="2.53958mm,2.53958mm,2.53958mm,2.53958mm">
                      <w:txbxContent>
                        <w:p w14:paraId="7072C6BB" w14:textId="77777777" w:rsidR="00434AED" w:rsidRDefault="00434AED">
                          <w:pPr>
                            <w:spacing w:line="240" w:lineRule="auto"/>
                            <w:jc w:val="center"/>
                            <w:textDirection w:val="btLr"/>
                          </w:pPr>
                        </w:p>
                      </w:txbxContent>
                    </v:textbox>
                  </v:oval>
                  <v:shape id="Cerrar corchete 393431852" o:spid="_x0000_s1128" type="#_x0000_t86" style="position:absolute;left:51475;top:15461;width:591;height:2583;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" adj="412" strokecolor="#191919" strokeweight="1.5pt">
                    <v:stroke startarrowwidth="narrow" startarrowlength="short" endarrowwidth="narrow" endarrowlength="short"/>
                    <v:textbox inset="2.53958mm,2.53958mm,2.53958mm,2.53958mm">
                      <w:txbxContent>
                        <w:p w14:paraId="4FF4F6CA" w14:textId="77777777" w:rsidR="00434AED" w:rsidRDefault="00434AED">
                          <w:pPr>
                            <w:spacing w:line="240" w:lineRule="auto"/>
                            <w:jc w:val="center"/>
                            <w:textDirection w:val="btLr"/>
                          </w:pPr>
                        </w:p>
                      </w:txbxContent>
                    </v:textbox>
                  </v:shape>
                  <v:shape id="Cuadro de texto 1376075669" o:spid="_x0000_s1129" type="#_x0000_t202" style="position:absolute;left:48696;top:17046;width:6273;height:129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" filled="f" stroked="f">
                    <v:textbox inset="2.53958mm,2.53958mm,2.53958mm,2.53958mm">
                      <w:txbxContent>
                        <w:p w14:paraId="0BE7FE66" w14:textId="77777777" w:rsidR="00434AED" w:rsidRDefault="00000000">
                          <w:pPr>
                            <w:spacing w:line="240" w:lineRule="auto"/>
                            <w:jc w:val="center"/>
                            <w:textDirection w:val="btLr"/>
                          </w:pPr>
                          <w:r>
                            <w:rPr>
                              <w:rFonts w:ascii="Livvic" w:eastAsia="Livvic" w:hAnsi="Livvic" w:cs="Livvic"/>
                              <w:color w:val="2B302B"/>
                              <w:sz w:val="18"/>
                            </w:rPr>
                            <w:t>15 min</w:t>
                          </w:r>
                        </w:p>
                      </w:txbxContent>
                    </v:textbox>
                  </v:shape>
                  <v:shape id="Cuadro de texto 1550119067" o:spid="_x0000_s1130" type="#_x0000_t202" style="position:absolute;left:49586;top:19051;width:8544;height:20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" fillcolor="#dd7e6b" stroked="f">
                    <v:textbox inset="2.53958mm,2.53958mm,2.53958mm,2.53958mm">
                      <w:txbxContent>
                        <w:p w14:paraId="3E7420AA" w14:textId="77777777" w:rsidR="00434AED" w:rsidRDefault="00000000">
                          <w:pPr>
                            <w:spacing w:line="240" w:lineRule="auto"/>
                            <w:jc w:val="center"/>
                            <w:textDirection w:val="btLr"/>
                          </w:pPr>
                          <w:r>
                            <w:rPr>
                              <w:rFonts w:ascii="Livvic" w:eastAsia="Livvic" w:hAnsi="Livvic" w:cs="Livvic"/>
                              <w:color w:val="2B302B"/>
                              <w:sz w:val="20"/>
                            </w:rPr>
                            <w:t>Evaluación</w:t>
                          </w:r>
                        </w:p>
                      </w:txbxContent>
                    </v:textbox>
                  </v:shape>
                  <v:shape id="Conector recto de flecha 182043640" o:spid="_x0000_s1131" type="#_x0000_t32" style="position:absolute;left:39204;top:32034;width:23850;height:20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" strokecolor="#191919" strokeweight="2.25pt">
                    <v:stroke startarrow="oval" endarrow="oval"/>
                  </v:shape>
                  <v:shape id="Conector recto de flecha 1210167117" o:spid="_x0000_s1132" type="#_x0000_t32" style="position:absolute;left:54447;top:15841;width:8259;height:694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" strokecolor="#dd7e6b">
                    <v:stroke startarrow="oval" endarrow="oval"/>
                  </v:shape>
                  <v:shape id="Cuadro de texto 956353228" o:spid="_x0000_s1133" type="#_x0000_t202" style="position:absolute;left:42588;top:29929;width:16785;height:12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" filled="f" stroked="f">
                    <v:textbox inset="2.53958mm,2.53958mm,2.53958mm,2.53958mm">
                      <w:txbxContent>
                        <w:p w14:paraId="4B51DBB9" w14:textId="77777777" w:rsidR="00434AED" w:rsidRDefault="00434AED">
                          <w:pPr>
                            <w:spacing w:line="240" w:lineRule="auto"/>
                            <w:textDirection w:val="btLr"/>
                          </w:pPr>
                        </w:p>
                      </w:txbxContent>
                    </v:textbox>
                  </v:shape>
                  <v:shape id="Conector recto de flecha 255643751" o:spid="_x0000_s1134" type="#_x0000_t32" style="position:absolute;left:46658;top:32092;width:8115;height:8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" strokecolor="#93c47d" strokeweight="3pt"/>
                  <v:shape id="Cuadro de texto 919229926" o:spid="_x0000_s1135" type="#_x0000_t202" style="position:absolute;left:57014;top:29543;width:7761;height:20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" fillcolor="#b6d7a8" stroked="f">
                    <v:textbox inset="2.53958mm,2.53958mm,2.53958mm,2.53958mm">
                      <w:txbxContent>
                        <w:p w14:paraId="748983ED" w14:textId="77777777" w:rsidR="00434AED" w:rsidRDefault="00000000">
                          <w:pPr>
                            <w:spacing w:line="240" w:lineRule="auto"/>
                            <w:jc w:val="center"/>
                            <w:textDirection w:val="btLr"/>
                          </w:pPr>
                          <w:r>
                            <w:rPr>
                              <w:rFonts w:ascii="Livvic" w:eastAsia="Livvic" w:hAnsi="Livvic" w:cs="Livvic"/>
                              <w:color w:val="2B302B"/>
                              <w:sz w:val="20"/>
                            </w:rPr>
                            <w:t>Linalool</w:t>
                          </w:r>
                        </w:p>
                      </w:txbxContent>
                    </v:textbox>
                  </v:shape>
                  <v:shape id="Conector recto de flecha 649990644" o:spid="_x0000_s1136" type="#_x0000_t32" style="position:absolute;left:46658;top:30795;width:0;height:171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"/>
                  <v:shape id="Conector recto de flecha 2136497054" o:spid="_x0000_s1137" type="#_x0000_t32" style="position:absolute;left:54773;top:30795;width:0;height:171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"/>
                  <v:shape id="Cuadro de texto 830176524" o:spid="_x0000_s1138" type="#_x0000_t202" style="position:absolute;left:45038;top:26707;width:3903;height:63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" filled="f" stroked="f">
                    <v:textbox inset="2.53958mm,2.53958mm,2.53958mm,2.53958mm">
                      <w:txbxContent>
                        <w:p w14:paraId="71417341" w14:textId="77777777" w:rsidR="00434AED" w:rsidRDefault="00000000">
                          <w:pPr>
                            <w:spacing w:line="240" w:lineRule="auto"/>
                            <w:textDirection w:val="btLr"/>
                          </w:pPr>
                          <w:r>
                            <w:rPr>
                              <w:rFonts w:ascii="Livvic" w:eastAsia="Livvic" w:hAnsi="Livvic" w:cs="Livvic"/>
                              <w:color w:val="2B302B"/>
                              <w:sz w:val="18"/>
                            </w:rPr>
                            <w:t>16s</w:t>
                          </w:r>
                        </w:p>
                      </w:txbxContent>
                    </v:textbox>
                  </v:shape>
                  <v:shape id="Cuadro de texto 830058654" o:spid="_x0000_s1139" type="#_x0000_t202" style="position:absolute;left:53035;top:26707;width:3903;height:63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" filled="f" stroked="f">
                    <v:textbox inset="2.53958mm,2.53958mm,2.53958mm,2.53958mm">
                      <w:txbxContent>
                        <w:p w14:paraId="5985A89C" w14:textId="77777777" w:rsidR="00434AED" w:rsidRDefault="00000000">
                          <w:pPr>
                            <w:spacing w:line="240" w:lineRule="auto"/>
                            <w:textDirection w:val="btLr"/>
                          </w:pPr>
                          <w:r>
                            <w:rPr>
                              <w:rFonts w:ascii="Livvic" w:eastAsia="Livvic" w:hAnsi="Livvic" w:cs="Livvic"/>
                              <w:color w:val="2B302B"/>
                              <w:sz w:val="18"/>
                            </w:rPr>
                            <w:t>22s</w:t>
                          </w:r>
                        </w:p>
                      </w:txbxContent>
                    </v:textbox>
                  </v:shape>
                  <v:shape id="Conector recto de flecha 854515407" o:spid="_x0000_s1140" type="#_x0000_t32" style="position:absolute;left:39204;top:25642;width:23850;height:20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" strokecolor="#191919" strokeweight="2.25pt">
                    <v:stroke startarrow="oval" endarrow="oval"/>
                  </v:shape>
                  <v:shape id="Cuadro de texto 114177230" o:spid="_x0000_s1141" type="#_x0000_t202" style="position:absolute;left:42588;top:23537;width:16785;height:12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" filled="f" stroked="f">
                    <v:textbox inset="2.53958mm,2.53958mm,2.53958mm,2.53958mm">
                      <w:txbxContent>
                        <w:p w14:paraId="2AE93EB5" w14:textId="77777777" w:rsidR="00434AED" w:rsidRDefault="00434AED">
                          <w:pPr>
                            <w:spacing w:line="240" w:lineRule="auto"/>
                            <w:textDirection w:val="btLr"/>
                          </w:pPr>
                        </w:p>
                      </w:txbxContent>
                    </v:textbox>
                  </v:shape>
                  <v:shape id="Conector recto de flecha 1210121843" o:spid="_x0000_s1142" type="#_x0000_t32" style="position:absolute;left:46658;top:25699;width:8115;height:8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" strokecolor="#c27ba0" strokeweight="3pt"/>
                  <v:shape id="Cuadro de texto 1609443348" o:spid="_x0000_s1143" type="#_x0000_t202" style="position:absolute;left:57014;top:23151;width:6801;height:20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" fillcolor="#c27ba0" stroked="f">
                    <v:textbox inset="2.53958mm,2.53958mm,2.53958mm,2.53958mm">
                      <w:txbxContent>
                        <w:p w14:paraId="0998A929" w14:textId="77777777" w:rsidR="00434AED" w:rsidRDefault="00000000">
                          <w:pPr>
                            <w:spacing w:line="240" w:lineRule="auto"/>
                            <w:jc w:val="center"/>
                            <w:textDirection w:val="btLr"/>
                          </w:pPr>
                          <w:r>
                            <w:rPr>
                              <w:rFonts w:ascii="Livvic" w:eastAsia="Livvic" w:hAnsi="Livvic" w:cs="Livvic"/>
                              <w:color w:val="2B302B"/>
                              <w:sz w:val="20"/>
                            </w:rPr>
                            <w:t>Nonanal</w:t>
                          </w:r>
                        </w:p>
                      </w:txbxContent>
                    </v:textbox>
                  </v:shape>
                  <v:shape id="Conector recto de flecha 249700892" o:spid="_x0000_s1144" type="#_x0000_t32" style="position:absolute;left:46658;top:24403;width:0;height:171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"/>
                  <v:shape id="Conector recto de flecha 683780206" o:spid="_x0000_s1145" type="#_x0000_t32" style="position:absolute;left:54773;top:24403;width:0;height:171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"/>
                  <v:shape id="Cuadro de texto 224946595" o:spid="_x0000_s1146" type="#_x0000_t202" style="position:absolute;left:62583;top:27901;width:5967;height:1362;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" filled="f" stroked="f">
                    <v:textbox inset="2.53958mm,2.53958mm,2.53958mm,2.53958mm">
                      <w:txbxContent>
                        <w:p w14:paraId="0F43D29B" w14:textId="77777777" w:rsidR="00434AED" w:rsidRDefault="00000000">
                          <w:pPr>
                            <w:spacing w:line="240" w:lineRule="auto"/>
                            <w:jc w:val="center"/>
                            <w:textDirection w:val="btLr"/>
                          </w:pPr>
                          <w:r>
                            <w:rPr>
                              <w:rFonts w:ascii="Livvic" w:eastAsia="Livvic" w:hAnsi="Livvic" w:cs="Livvic"/>
                              <w:color w:val="2B302B"/>
                              <w:sz w:val="18"/>
                            </w:rPr>
                            <w:t>15 min</w:t>
                          </w:r>
                        </w:p>
                      </w:txbxContent>
                    </v:textbox>
                  </v:shape>
                  <v:shape id="Cerrar corchete 1999011258" o:spid="_x0000_s1147" type="#_x0000_t86" style="position:absolute;left:63055;top:26230;width:678;height:540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" adj="226" strokecolor="#191919" strokeweight="2.25pt">
                    <v:stroke startarrowwidth="narrow" startarrowlength="short" endarrowwidth="narrow" endarrowlength="short"/>
                    <v:textbox inset="2.53958mm,2.53958mm,2.53958mm,2.53958mm">
                      <w:txbxContent>
                        <w:p w14:paraId="07513B79" w14:textId="77777777" w:rsidR="00434AED" w:rsidRDefault="00434AED">
                          <w:pPr>
                            <w:spacing w:line="240" w:lineRule="auto"/>
                            <w:jc w:val="center"/>
                            <w:textDirection w:val="btLr"/>
                          </w:pPr>
                        </w:p>
                      </w:txbxContent>
                    </v:textbox>
                  </v:shape>
                  <v:shape id="Cuadro de texto 1288246614" o:spid="_x0000_s1148" type="#_x0000_t202" style="position:absolute;left:36621;top:24215;width:2583;height:17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" filled="f" stroked="f">
                    <v:textbox inset="2.53958mm,2.53958mm,2.53958mm,2.53958mm">
                      <w:txbxContent>
                        <w:p w14:paraId="45CF21CA" w14:textId="77777777" w:rsidR="00434AED" w:rsidRDefault="00000000">
                          <w:pPr>
                            <w:spacing w:line="240" w:lineRule="auto"/>
                            <w:textDirection w:val="btLr"/>
                          </w:pPr>
                          <w:r>
                            <w:rPr>
                              <w:rFonts w:ascii="Livvic" w:eastAsia="Livvic" w:hAnsi="Livvic" w:cs="Livvic"/>
                              <w:color w:val="2B302B"/>
                              <w:sz w:val="28"/>
                            </w:rPr>
                            <w:t>1.</w:t>
                          </w:r>
                        </w:p>
                      </w:txbxContent>
                    </v:textbox>
                  </v:shape>
                  <v:shape id="Cuadro de texto 1122488438" o:spid="_x0000_s1149" type="#_x0000_t202" style="position:absolute;left:36975;top:30467;width:2583;height:17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" filled="f" stroked="f">
                    <v:textbox inset="2.53958mm,2.53958mm,2.53958mm,2.53958mm">
                      <w:txbxContent>
                        <w:p w14:paraId="39605380" w14:textId="77777777" w:rsidR="00434AED" w:rsidRDefault="00000000">
                          <w:pPr>
                            <w:spacing w:line="240" w:lineRule="auto"/>
                            <w:textDirection w:val="btLr"/>
                          </w:pPr>
                          <w:r>
                            <w:rPr>
                              <w:rFonts w:ascii="Livvic" w:eastAsia="Livvic" w:hAnsi="Livvic" w:cs="Livvic"/>
                              <w:color w:val="2B302B"/>
                              <w:sz w:val="28"/>
                            </w:rPr>
                            <w:t>2.</w:t>
                          </w:r>
                        </w:p>
                      </w:txbxContent>
                    </v:textbox>
                  </v:shape>
                  <v:shape id="Cuadro de texto 302544408" o:spid="_x0000_s1150" type="#_x0000_t202" style="position:absolute;left:11338;top:28124;width:4989;height:20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" filled="f">
                    <v:stroke dashstyle="dot" startarrowwidth="narrow" startarrowlength="short" endarrowwidth="narrow" endarrowlength="short" joinstyle="round"/>
                    <v:textbox inset="2.53958mm,2.53958mm,2.53958mm,2.53958mm">
                      <w:txbxContent>
                        <w:p w14:paraId="4F225F46" w14:textId="77777777" w:rsidR="00434AED" w:rsidRDefault="00000000">
                          <w:pPr>
                            <w:spacing w:line="240" w:lineRule="auto"/>
                            <w:jc w:val="center"/>
                            <w:textDirection w:val="btLr"/>
                          </w:pPr>
                          <w:r>
                            <w:rPr>
                              <w:rFonts w:ascii="Livvic" w:eastAsia="Livvic" w:hAnsi="Livvic" w:cs="Livvic"/>
                              <w:color w:val="2B302B"/>
                              <w:sz w:val="20"/>
                            </w:rPr>
                            <w:t>REP?</w:t>
                          </w:r>
                        </w:p>
                      </w:txbxContent>
                    </v:textbox>
                  </v:shape>
                  <v:shape id="Cuadro de texto 312821732" o:spid="_x0000_s1151" type="#_x0000_t202" style="position:absolute;left:57412;top:33041;width:4989;height:20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" filled="f">
                    <v:stroke dashstyle="dot" startarrowwidth="narrow" startarrowlength="short" endarrowwidth="narrow" endarrowlength="short" joinstyle="round"/>
                    <v:textbox inset="2.53958mm,2.53958mm,2.53958mm,2.53958mm">
                      <w:txbxContent>
                        <w:p w14:paraId="4FA377D2" w14:textId="77777777" w:rsidR="00434AED" w:rsidRDefault="00000000">
                          <w:pPr>
                            <w:spacing w:line="240" w:lineRule="auto"/>
                            <w:jc w:val="center"/>
                            <w:textDirection w:val="btLr"/>
                          </w:pPr>
                          <w:r>
                            <w:rPr>
                              <w:rFonts w:ascii="Livvic" w:eastAsia="Livvic" w:hAnsi="Livvic" w:cs="Livvic"/>
                              <w:color w:val="2B302B"/>
                              <w:sz w:val="20"/>
                            </w:rPr>
                            <w:t>REP?</w:t>
                          </w:r>
                        </w:p>
                      </w:txbxContent>
                    </v:textbox>
                  </v:shape>
                  <v:shape id="Cuadro de texto 881090959" o:spid="_x0000_s1152" type="#_x0000_t202" style="position:absolute;left:57412;top:26141;width:4989;height:20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" filled="f">
                    <v:stroke dashstyle="dot" startarrowwidth="narrow" startarrowlength="short" endarrowwidth="narrow" endarrowlength="short" joinstyle="round"/>
                    <v:textbox inset="2.53958mm,2.53958mm,2.53958mm,2.53958mm">
                      <w:txbxContent>
                        <w:p w14:paraId="0D73FDB3" w14:textId="77777777" w:rsidR="00434AED" w:rsidRDefault="00000000">
                          <w:pPr>
                            <w:spacing w:line="240" w:lineRule="auto"/>
                            <w:jc w:val="center"/>
                            <w:textDirection w:val="btLr"/>
                          </w:pPr>
                          <w:r>
                            <w:rPr>
                              <w:rFonts w:ascii="Livvic" w:eastAsia="Livvic" w:hAnsi="Livvic" w:cs="Livvic"/>
                              <w:color w:val="2B302B"/>
                              <w:sz w:val="20"/>
                            </w:rPr>
                            <w:t>REP?</w:t>
                          </w:r>
                        </w:p>
                      </w:txbxContent>
                    </v:textbox>
                  </v:shape>
                  <v:shape id="Cuadro de texto 1676347030" o:spid="_x0000_s1153" type="#_x0000_t202" style="position:absolute;left:23249;top:5032;width:29700;height:41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" filled="f" stroked="f">
                    <v:textbox inset="2.53958mm,2.53958mm,2.53958mm,2.53958mm">
                      <w:txbxContent>
                        <w:p w14:paraId="4A5A439F" w14:textId="77777777" w:rsidR="00434AED" w:rsidRDefault="00000000">
                          <w:pPr>
                            <w:spacing w:line="240" w:lineRule="auto"/>
                            <w:textDirection w:val="btLr"/>
                          </w:pPr>
                          <w:r>
                            <w:rPr>
                              <w:rFonts w:ascii="DM Sans SemiBold" w:eastAsia="DM Sans SemiBold" w:hAnsi="DM Sans SemiBold" w:cs="DM Sans SemiBold"/>
                              <w:color w:val="2B302B"/>
                              <w:sz w:val="52"/>
                            </w:rPr>
                            <w:t>Protocolo</w:t>
                          </w:r>
                        </w:p>
                      </w:txbxContent>
                    </v:textbox>
                  </v:shape>
                  <v:shape id="Cuadro de texto 1977388413" o:spid="_x0000_s1154" type="#_x0000_t202" style="position:absolute;left:13130;top:33822;width:18129;height:20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" fillcolor="#9fc5e8" stroked="f">
                    <v:textbox inset="2.53958mm,2.53958mm,2.53958mm,2.53958mm">
                      <w:txbxContent>
                        <w:p w14:paraId="6C96C14D" w14:textId="77777777" w:rsidR="00434AED" w:rsidRDefault="00000000">
                          <w:pPr>
                            <w:spacing w:line="240" w:lineRule="auto"/>
                            <w:jc w:val="center"/>
                            <w:textDirection w:val="btLr"/>
                          </w:pPr>
                          <w:r>
                            <w:rPr>
                              <w:rFonts w:ascii="Livvic" w:eastAsia="Livvic" w:hAnsi="Livvic" w:cs="Livvic"/>
                              <w:color w:val="2B302B"/>
                              <w:sz w:val="20"/>
                            </w:rPr>
                            <w:t>Control sin Linalool</w:t>
                          </w:r>
                        </w:p>
                      </w:txbxContent>
                    </v:textbox>
                  </v:shape>
                  <v:shape id="Conector recto de flecha 619116926" o:spid="_x0000_s1155" type="#_x0000_t32" style="position:absolute;left:13607;top:26987;width:8115;height:8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" strokecolor="#6d9eeb" strokeweight="3pt"/>
                  <v:shape id="Conector recto de flecha 1000501845" o:spid="_x0000_s1156" type="#_x0000_t32" style="position:absolute;left:13832;top:26411;width:1128;height:1713;rotation:18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" strokecolor="#2b302b">
                    <v:stroke endarrow="block"/>
                  </v:shape>
                  <w10:anchorlock/>
                </v:group>
              </w:pict>
            </mc:Fallback>
          </mc:AlternateContent>
        </w:r>
      </w:del>
      <w:commentRangeEnd w:id="1436"/>
      <w:del w:id="1438" w:author="julieta pellettieri" w:date="2025-05-28T00:37:00Z" w16du:dateUtc="2025-05-28T03:37:00Z">
        <w:r w:rsidDel="00D428AB">
          <w:commentReference w:id="1436"/>
        </w:r>
      </w:del>
    </w:p>
    <w:p w14:paraId="5A38E9C6" w14:textId="77777777" w:rsidR="00434AED" w:rsidRDefault="00000000">
      <w:pPr>
        <w:pStyle w:val="Ttulo2"/>
        <w:spacing w:before="240" w:after="240"/>
      </w:pPr>
      <w:r>
        <w:t>Modificaciones Metodológicas</w:t>
      </w:r>
    </w:p>
    <w:p w14:paraId="546D388E" w14:textId="77777777" w:rsidR="00434AED" w:rsidRDefault="00000000">
      <w:pPr>
        <w:spacing w:before="240" w:after="240"/>
        <w:jc w:val="both"/>
        <w:pPrChange w:id="1439" w:author="julieta pellettieri" w:date="2025-05-28T00:38:00Z" w16du:dateUtc="2025-05-28T03:38:00Z">
          <w:pPr>
            <w:spacing w:before="240" w:after="240"/>
          </w:pPr>
        </w:pPrChange>
      </w:pPr>
      <w:r>
        <w:t xml:space="preserve">Previo a la toma de datos definitiva, se dedicaron dos meses al refinamiento de técnicas y protocolos, lo que permitió mejorar la participación de los abejorros en el proceso de condicionamiento y, a su vez, perfeccionar el manejo de los individuos por parte del experimentador. Algunas de las modificaciones realizadas sobre el protocolo original desarrollado para la especie </w:t>
      </w:r>
      <w:r>
        <w:rPr>
          <w:sz w:val="20"/>
          <w:szCs w:val="20"/>
        </w:rPr>
        <w:t xml:space="preserve">(Nery et al. 2020) </w:t>
      </w:r>
      <w:r>
        <w:t>fueron:</w:t>
      </w:r>
    </w:p>
    <w:p w14:paraId="7D1F8170" w14:textId="3B0613C2" w:rsidR="00434AED" w:rsidRDefault="00000000">
      <w:pPr>
        <w:numPr>
          <w:ilvl w:val="0"/>
          <w:numId w:val="1"/>
        </w:numPr>
        <w:spacing w:before="240"/>
        <w:jc w:val="both"/>
        <w:pPrChange w:id="1440" w:author="julieta pellettieri" w:date="2025-05-28T00:39:00Z" w16du:dateUtc="2025-05-28T03:39:00Z">
          <w:pPr>
            <w:numPr>
              <w:numId w:val="1"/>
            </w:numPr>
            <w:spacing w:before="240"/>
            <w:ind w:left="720" w:hanging="360"/>
          </w:pPr>
        </w:pPrChange>
      </w:pPr>
      <w:r>
        <w:rPr>
          <w:b/>
        </w:rPr>
        <w:t>Manejo sin sedación:</w:t>
      </w:r>
      <w:r>
        <w:t xml:space="preserve"> En los protocolos originales, los individuos eran sometidos a una sedación parcial mediante frío para realizar el encepado, lo que resultaba estresante y, en algunos casos, provocaba la muerte. En este estudio, se optó por un manejo sin</w:t>
      </w:r>
      <w:ins w:id="1441" w:author="julieta pellettieri" w:date="2025-05-28T00:39:00Z" w16du:dateUtc="2025-05-28T03:39:00Z">
        <w:r w:rsidR="00D428AB">
          <w:t xml:space="preserve"> </w:t>
        </w:r>
      </w:ins>
      <w:del w:id="1442" w:author="julieta pellettieri" w:date="2025-05-28T00:39:00Z" w16du:dateUtc="2025-05-28T03:39:00Z">
        <w:r w:rsidDel="00D428AB">
          <w:delText xml:space="preserve"> </w:delText>
        </w:r>
      </w:del>
      <w:r>
        <w:t>sedación.</w:t>
      </w:r>
      <w:ins w:id="1443" w:author="julieta pellettieri" w:date="2025-05-28T13:38:00Z" w16du:dateUtc="2025-05-28T16:38:00Z">
        <w:r w:rsidR="00356E0F">
          <w:t xml:space="preserve">                        .</w:t>
        </w:r>
      </w:ins>
      <w:r>
        <w:br/>
      </w:r>
    </w:p>
    <w:p w14:paraId="3CB5AE6F" w14:textId="045778F9" w:rsidR="00434AED" w:rsidRDefault="00000000">
      <w:pPr>
        <w:numPr>
          <w:ilvl w:val="0"/>
          <w:numId w:val="1"/>
        </w:numPr>
        <w:jc w:val="both"/>
        <w:pPrChange w:id="1444" w:author="julieta pellettieri" w:date="2025-05-28T00:39:00Z" w16du:dateUtc="2025-05-28T03:39:00Z">
          <w:pPr>
            <w:numPr>
              <w:numId w:val="1"/>
            </w:numPr>
            <w:ind w:left="720" w:hanging="360"/>
          </w:pPr>
        </w:pPrChange>
      </w:pPr>
      <w:r>
        <w:rPr>
          <w:b/>
        </w:rPr>
        <w:t>Captura con redes de aire:</w:t>
      </w:r>
      <w:r>
        <w:t xml:space="preserve"> Esta técnica permitió reducir el sesgo introducido por la captura directa en la salida del nido, donde algunos abejorros reconocían la trampa y evitaban salir a recolectar.</w:t>
      </w:r>
      <w:ins w:id="1445" w:author="julieta pellettieri" w:date="2025-05-28T13:39:00Z" w16du:dateUtc="2025-05-28T16:39:00Z">
        <w:r w:rsidR="00356E0F">
          <w:t xml:space="preserve">                             .</w:t>
        </w:r>
      </w:ins>
      <w:r>
        <w:br/>
      </w:r>
    </w:p>
    <w:p w14:paraId="20F19ED5" w14:textId="19DC770F" w:rsidR="00434AED" w:rsidRDefault="00000000">
      <w:pPr>
        <w:numPr>
          <w:ilvl w:val="0"/>
          <w:numId w:val="1"/>
        </w:numPr>
        <w:jc w:val="both"/>
        <w:pPrChange w:id="1446" w:author="julieta pellettieri" w:date="2025-05-28T00:39:00Z" w16du:dateUtc="2025-05-28T03:39:00Z">
          <w:pPr>
            <w:numPr>
              <w:numId w:val="1"/>
            </w:numPr>
            <w:ind w:left="720" w:hanging="360"/>
          </w:pPr>
        </w:pPrChange>
      </w:pPr>
      <w:r>
        <w:rPr>
          <w:b/>
        </w:rPr>
        <w:t>Uso de jaulas amplias:</w:t>
      </w:r>
      <w:r>
        <w:t xml:space="preserve"> Se emplearon jaulas que permitieron una mayor movilidad de los individuos, reduciendo el estrés ocasionado por el pseudo</w:t>
      </w:r>
      <w:ins w:id="1447" w:author="julieta pellettieri" w:date="2025-05-28T00:44:00Z" w16du:dateUtc="2025-05-28T03:44:00Z">
        <w:r w:rsidR="00D770D8">
          <w:t>-</w:t>
        </w:r>
      </w:ins>
      <w:proofErr w:type="spellStart"/>
      <w:del w:id="1448" w:author="julieta pellettieri" w:date="2025-05-28T00:44:00Z" w16du:dateUtc="2025-05-28T03:44:00Z">
        <w:r w:rsidDel="00D770D8">
          <w:delText xml:space="preserve"> </w:delText>
        </w:r>
      </w:del>
      <w:r>
        <w:t>encepamiento</w:t>
      </w:r>
      <w:proofErr w:type="spellEnd"/>
      <w:r>
        <w:t>.</w:t>
      </w:r>
      <w:r>
        <w:br/>
      </w:r>
    </w:p>
    <w:p w14:paraId="7067284B" w14:textId="40810A8C" w:rsidR="00434AED" w:rsidRDefault="00000000">
      <w:pPr>
        <w:numPr>
          <w:ilvl w:val="0"/>
          <w:numId w:val="1"/>
        </w:numPr>
        <w:jc w:val="both"/>
        <w:pPrChange w:id="1449" w:author="julieta pellettieri" w:date="2025-05-28T00:39:00Z" w16du:dateUtc="2025-05-28T03:39:00Z">
          <w:pPr>
            <w:numPr>
              <w:numId w:val="1"/>
            </w:numPr>
            <w:ind w:left="720" w:hanging="360"/>
          </w:pPr>
        </w:pPrChange>
      </w:pPr>
      <w:r>
        <w:rPr>
          <w:b/>
        </w:rPr>
        <w:t>Alimentación de incentivo antes de la evaluación:</w:t>
      </w:r>
      <w:r>
        <w:t xml:space="preserve"> Se suministró una pequeña cantidad de solución azucarada previa a la evaluación para activar a los abejorros tras 24 horas en incubadora.</w:t>
      </w:r>
      <w:ins w:id="1450" w:author="julieta pellettieri" w:date="2025-05-28T13:39:00Z" w16du:dateUtc="2025-05-28T16:39:00Z">
        <w:r w:rsidR="00356E0F">
          <w:t xml:space="preserve">                               .</w:t>
        </w:r>
      </w:ins>
      <w:r>
        <w:br/>
      </w:r>
    </w:p>
    <w:p w14:paraId="4081BA0F" w14:textId="77777777" w:rsidR="00434AED" w:rsidRDefault="00000000">
      <w:pPr>
        <w:numPr>
          <w:ilvl w:val="0"/>
          <w:numId w:val="1"/>
        </w:numPr>
        <w:spacing w:after="240"/>
        <w:jc w:val="both"/>
        <w:pPrChange w:id="1451" w:author="julieta pellettieri" w:date="2025-05-28T00:39:00Z" w16du:dateUtc="2025-05-28T03:39:00Z">
          <w:pPr>
            <w:numPr>
              <w:numId w:val="1"/>
            </w:numPr>
            <w:spacing w:after="240"/>
            <w:ind w:left="720" w:hanging="360"/>
          </w:pPr>
        </w:pPrChange>
      </w:pPr>
      <w:r>
        <w:rPr>
          <w:b/>
        </w:rPr>
        <w:lastRenderedPageBreak/>
        <w:t>Pesaje de los individuos:</w:t>
      </w:r>
      <w:r>
        <w:t xml:space="preserve"> Se incorporó el pesaje como medida de control para ajustar la gran diversidad de tamaños característicos de la especie, lo cual no ocurre en </w:t>
      </w:r>
      <w:r>
        <w:rPr>
          <w:i/>
        </w:rPr>
        <w:t xml:space="preserve">Apis </w:t>
      </w:r>
      <w:proofErr w:type="spellStart"/>
      <w:r>
        <w:rPr>
          <w:i/>
        </w:rPr>
        <w:t>mellifera</w:t>
      </w:r>
      <w:proofErr w:type="spellEnd"/>
      <w:r>
        <w:t>.</w:t>
      </w:r>
    </w:p>
    <w:p w14:paraId="4BCBB22E" w14:textId="77777777" w:rsidR="00434AED" w:rsidRDefault="00434AED">
      <w:pPr>
        <w:pBdr>
          <w:top w:val="nil"/>
          <w:left w:val="nil"/>
          <w:bottom w:val="nil"/>
          <w:right w:val="nil"/>
          <w:between w:val="nil"/>
        </w:pBdr>
      </w:pPr>
    </w:p>
    <w:p w14:paraId="607F7BA8" w14:textId="410F2D25" w:rsidR="00434AED" w:rsidRDefault="00D428AB">
      <w:pPr>
        <w:pStyle w:val="Ttulo2"/>
      </w:pPr>
      <w:ins w:id="1452" w:author="julieta pellettieri" w:date="2025-05-28T00:39:00Z" w16du:dateUtc="2025-05-28T03:39:00Z">
        <w:r>
          <w:t xml:space="preserve">3.4 </w:t>
        </w:r>
      </w:ins>
      <w:r>
        <w:t>Tratamientos</w:t>
      </w:r>
      <w:del w:id="1453" w:author="julieta pellettieri" w:date="2025-05-28T14:26:00Z" w16du:dateUtc="2025-05-28T17:26:00Z">
        <w:r w:rsidDel="00656C78">
          <w:delText xml:space="preserve"> empl</w:delText>
        </w:r>
      </w:del>
      <w:del w:id="1454" w:author="julieta pellettieri" w:date="2025-05-28T14:25:00Z" w16du:dateUtc="2025-05-28T17:25:00Z">
        <w:r w:rsidDel="00656C78">
          <w:delText>eados en la etapa de entrenamiento</w:delText>
        </w:r>
      </w:del>
    </w:p>
    <w:p w14:paraId="15B7B9EB" w14:textId="77777777" w:rsidR="00434AED" w:rsidRDefault="00000000">
      <w:pPr>
        <w:spacing w:before="240" w:after="240"/>
        <w:rPr>
          <w:sz w:val="20"/>
          <w:szCs w:val="20"/>
        </w:rPr>
      </w:pPr>
      <w:r>
        <w:rPr>
          <w:sz w:val="20"/>
          <w:szCs w:val="20"/>
        </w:rPr>
        <w:t>Durante la etapa de entrenamiento, los tratamientos aplicados fueron los siguientes:</w:t>
      </w:r>
    </w:p>
    <w:p w14:paraId="446436B3" w14:textId="74BE9556" w:rsidR="00434AED" w:rsidRDefault="00000000">
      <w:pPr>
        <w:numPr>
          <w:ilvl w:val="0"/>
          <w:numId w:val="4"/>
        </w:numPr>
        <w:spacing w:before="240"/>
        <w:rPr>
          <w:sz w:val="20"/>
          <w:szCs w:val="20"/>
        </w:rPr>
      </w:pPr>
      <w:r>
        <w:rPr>
          <w:b/>
          <w:sz w:val="20"/>
          <w:szCs w:val="20"/>
        </w:rPr>
        <w:t>Cafeína dosis simple:</w:t>
      </w:r>
      <w:r>
        <w:rPr>
          <w:sz w:val="20"/>
          <w:szCs w:val="20"/>
        </w:rPr>
        <w:t xml:space="preserve"> Los abejorros fueron recompensados con una solución </w:t>
      </w:r>
      <w:del w:id="1455" w:author="Walter Farina" w:date="2025-06-03T17:58:00Z" w16du:dateUtc="2025-06-03T08:58:00Z">
        <w:r w:rsidDel="001477CA">
          <w:rPr>
            <w:sz w:val="20"/>
            <w:szCs w:val="20"/>
          </w:rPr>
          <w:delText xml:space="preserve">azucarada </w:delText>
        </w:r>
      </w:del>
      <w:ins w:id="1456" w:author="Walter Farina" w:date="2025-06-03T17:58:00Z" w16du:dateUtc="2025-06-03T08:58:00Z">
        <w:r w:rsidR="001477CA">
          <w:rPr>
            <w:sz w:val="20"/>
            <w:szCs w:val="20"/>
          </w:rPr>
          <w:t xml:space="preserve">de sacarosa </w:t>
        </w:r>
      </w:ins>
      <w:r>
        <w:rPr>
          <w:sz w:val="20"/>
          <w:szCs w:val="20"/>
        </w:rPr>
        <w:t xml:space="preserve">al 50% p/p con cafeína a una concentración de 0,15 </w:t>
      </w:r>
      <w:proofErr w:type="spellStart"/>
      <w:r>
        <w:rPr>
          <w:sz w:val="20"/>
          <w:szCs w:val="20"/>
        </w:rPr>
        <w:t>mM.</w:t>
      </w:r>
      <w:proofErr w:type="spellEnd"/>
      <w:r>
        <w:rPr>
          <w:sz w:val="20"/>
          <w:szCs w:val="20"/>
        </w:rPr>
        <w:br/>
      </w:r>
    </w:p>
    <w:p w14:paraId="17431F96" w14:textId="0BBC24DC" w:rsidR="00E326B6" w:rsidRDefault="00000000">
      <w:pPr>
        <w:numPr>
          <w:ilvl w:val="0"/>
          <w:numId w:val="4"/>
        </w:numPr>
        <w:rPr>
          <w:ins w:id="1457" w:author="julieta pellettieri" w:date="2025-05-23T16:19:00Z" w16du:dateUtc="2025-05-23T19:19:00Z"/>
          <w:sz w:val="20"/>
          <w:szCs w:val="20"/>
        </w:rPr>
      </w:pPr>
      <w:r>
        <w:rPr>
          <w:b/>
          <w:sz w:val="20"/>
          <w:szCs w:val="20"/>
        </w:rPr>
        <w:t>Arginina dosis simple:</w:t>
      </w:r>
      <w:r>
        <w:rPr>
          <w:sz w:val="20"/>
          <w:szCs w:val="20"/>
        </w:rPr>
        <w:t xml:space="preserve"> Los abejorros fueron recompensados con una solución </w:t>
      </w:r>
      <w:ins w:id="1458" w:author="Walter Farina" w:date="2025-06-03T17:58:00Z" w16du:dateUtc="2025-06-03T08:58:00Z">
        <w:r w:rsidR="001477CA">
          <w:rPr>
            <w:sz w:val="20"/>
            <w:szCs w:val="20"/>
          </w:rPr>
          <w:t xml:space="preserve">de sacarosa </w:t>
        </w:r>
      </w:ins>
      <w:del w:id="1459" w:author="Walter Farina" w:date="2025-06-03T17:58:00Z" w16du:dateUtc="2025-06-03T08:58:00Z">
        <w:r w:rsidDel="001477CA">
          <w:rPr>
            <w:sz w:val="20"/>
            <w:szCs w:val="20"/>
          </w:rPr>
          <w:delText xml:space="preserve">azucarada </w:delText>
        </w:r>
      </w:del>
      <w:r>
        <w:rPr>
          <w:sz w:val="20"/>
          <w:szCs w:val="20"/>
        </w:rPr>
        <w:t xml:space="preserve">al 50% p/p con arginina a una concentración de 0,03 </w:t>
      </w:r>
      <w:proofErr w:type="spellStart"/>
      <w:r>
        <w:rPr>
          <w:sz w:val="20"/>
          <w:szCs w:val="20"/>
        </w:rPr>
        <w:t>mM.</w:t>
      </w:r>
      <w:proofErr w:type="spellEnd"/>
    </w:p>
    <w:p w14:paraId="4593C3D6" w14:textId="77777777" w:rsidR="00E326B6" w:rsidRDefault="00E326B6">
      <w:pPr>
        <w:rPr>
          <w:ins w:id="1460" w:author="julieta pellettieri" w:date="2025-05-23T16:18:00Z" w16du:dateUtc="2025-05-23T19:18:00Z"/>
          <w:sz w:val="20"/>
          <w:szCs w:val="20"/>
        </w:rPr>
        <w:pPrChange w:id="1461" w:author="julieta pellettieri" w:date="2025-05-23T16:20:00Z" w16du:dateUtc="2025-05-23T19:20:00Z">
          <w:pPr>
            <w:numPr>
              <w:numId w:val="4"/>
            </w:numPr>
            <w:ind w:left="720" w:hanging="360"/>
          </w:pPr>
        </w:pPrChange>
      </w:pPr>
    </w:p>
    <w:p w14:paraId="5393520F" w14:textId="67F8E7EA" w:rsidR="00434AED" w:rsidRPr="00E326B6" w:rsidRDefault="00E326B6" w:rsidP="00E326B6">
      <w:pPr>
        <w:numPr>
          <w:ilvl w:val="0"/>
          <w:numId w:val="4"/>
        </w:numPr>
        <w:rPr>
          <w:sz w:val="20"/>
          <w:szCs w:val="20"/>
        </w:rPr>
      </w:pPr>
      <w:ins w:id="1462" w:author="julieta pellettieri" w:date="2025-05-23T16:18:00Z" w16du:dateUtc="2025-05-23T19:18:00Z">
        <w:r>
          <w:rPr>
            <w:b/>
            <w:sz w:val="20"/>
            <w:szCs w:val="20"/>
          </w:rPr>
          <w:t>Arginina</w:t>
        </w:r>
      </w:ins>
      <w:ins w:id="1463" w:author="julieta pellettieri" w:date="2025-05-23T16:19:00Z" w16du:dateUtc="2025-05-23T19:19:00Z">
        <w:r>
          <w:rPr>
            <w:b/>
            <w:sz w:val="20"/>
            <w:szCs w:val="20"/>
          </w:rPr>
          <w:t xml:space="preserve"> y Cafeína dosis simple:</w:t>
        </w:r>
        <w:r>
          <w:rPr>
            <w:sz w:val="20"/>
            <w:szCs w:val="20"/>
          </w:rPr>
          <w:t xml:space="preserve"> Los abejorros fueron recompensados con una solución </w:t>
        </w:r>
      </w:ins>
      <w:ins w:id="1464" w:author="Walter Farina" w:date="2025-06-03T17:59:00Z" w16du:dateUtc="2025-06-03T08:59:00Z">
        <w:r w:rsidR="001477CA">
          <w:rPr>
            <w:sz w:val="20"/>
            <w:szCs w:val="20"/>
          </w:rPr>
          <w:t xml:space="preserve">de sacarosa </w:t>
        </w:r>
      </w:ins>
      <w:ins w:id="1465" w:author="julieta pellettieri" w:date="2025-05-23T16:19:00Z" w16du:dateUtc="2025-05-23T19:19:00Z">
        <w:del w:id="1466" w:author="Walter Farina" w:date="2025-06-03T17:59:00Z" w16du:dateUtc="2025-06-03T08:59:00Z">
          <w:r w:rsidDel="001477CA">
            <w:rPr>
              <w:sz w:val="20"/>
              <w:szCs w:val="20"/>
            </w:rPr>
            <w:delText xml:space="preserve">azucarada </w:delText>
          </w:r>
        </w:del>
        <w:r>
          <w:rPr>
            <w:sz w:val="20"/>
            <w:szCs w:val="20"/>
          </w:rPr>
          <w:t>al 50% p/p con cafeína 0,</w:t>
        </w:r>
      </w:ins>
      <w:ins w:id="1467" w:author="julieta pellettieri" w:date="2025-05-23T16:20:00Z" w16du:dateUtc="2025-05-23T19:20:00Z">
        <w:r>
          <w:rPr>
            <w:sz w:val="20"/>
            <w:szCs w:val="20"/>
          </w:rPr>
          <w:t>15</w:t>
        </w:r>
      </w:ins>
      <w:ins w:id="1468" w:author="julieta pellettieri" w:date="2025-05-23T16:19:00Z" w16du:dateUtc="2025-05-23T19:19:00Z">
        <w:r>
          <w:rPr>
            <w:sz w:val="20"/>
            <w:szCs w:val="20"/>
          </w:rPr>
          <w:t xml:space="preserve"> </w:t>
        </w:r>
        <w:proofErr w:type="spellStart"/>
        <w:r>
          <w:rPr>
            <w:sz w:val="20"/>
            <w:szCs w:val="20"/>
          </w:rPr>
          <w:t>mM</w:t>
        </w:r>
        <w:proofErr w:type="spellEnd"/>
        <w:r>
          <w:rPr>
            <w:sz w:val="20"/>
            <w:szCs w:val="20"/>
          </w:rPr>
          <w:t xml:space="preserve"> y arginina a una concentración de 0,03 </w:t>
        </w:r>
        <w:proofErr w:type="spellStart"/>
        <w:r>
          <w:rPr>
            <w:sz w:val="20"/>
            <w:szCs w:val="20"/>
          </w:rPr>
          <w:t>mM.</w:t>
        </w:r>
      </w:ins>
      <w:proofErr w:type="spellEnd"/>
      <w:r w:rsidRPr="00E326B6">
        <w:rPr>
          <w:sz w:val="20"/>
          <w:szCs w:val="20"/>
        </w:rPr>
        <w:br/>
      </w:r>
    </w:p>
    <w:p w14:paraId="55BFEBE7" w14:textId="2F1530EA" w:rsidR="00434AED" w:rsidRDefault="00000000">
      <w:pPr>
        <w:numPr>
          <w:ilvl w:val="0"/>
          <w:numId w:val="4"/>
        </w:numPr>
        <w:rPr>
          <w:sz w:val="20"/>
          <w:szCs w:val="20"/>
        </w:rPr>
      </w:pPr>
      <w:r>
        <w:rPr>
          <w:b/>
          <w:sz w:val="20"/>
          <w:szCs w:val="20"/>
        </w:rPr>
        <w:t>Cafeína dosis doble:</w:t>
      </w:r>
      <w:r>
        <w:rPr>
          <w:sz w:val="20"/>
          <w:szCs w:val="20"/>
        </w:rPr>
        <w:t xml:space="preserve"> Los abejorros fueron recompensados con una solución </w:t>
      </w:r>
      <w:ins w:id="1469" w:author="Walter Farina" w:date="2025-06-03T17:59:00Z" w16du:dateUtc="2025-06-03T08:59:00Z">
        <w:r w:rsidR="001477CA">
          <w:rPr>
            <w:sz w:val="20"/>
            <w:szCs w:val="20"/>
          </w:rPr>
          <w:t xml:space="preserve">de sacarosa </w:t>
        </w:r>
      </w:ins>
      <w:del w:id="1470" w:author="Walter Farina" w:date="2025-06-03T17:59:00Z" w16du:dateUtc="2025-06-03T08:59:00Z">
        <w:r w:rsidDel="001477CA">
          <w:rPr>
            <w:sz w:val="20"/>
            <w:szCs w:val="20"/>
          </w:rPr>
          <w:delText xml:space="preserve">azucarada </w:delText>
        </w:r>
      </w:del>
      <w:r>
        <w:rPr>
          <w:sz w:val="20"/>
          <w:szCs w:val="20"/>
        </w:rPr>
        <w:t xml:space="preserve">al 50% p/p con cafeína a una concentración de 0,30 </w:t>
      </w:r>
      <w:proofErr w:type="spellStart"/>
      <w:r>
        <w:rPr>
          <w:sz w:val="20"/>
          <w:szCs w:val="20"/>
        </w:rPr>
        <w:t>mM.</w:t>
      </w:r>
      <w:proofErr w:type="spellEnd"/>
      <w:r>
        <w:rPr>
          <w:sz w:val="20"/>
          <w:szCs w:val="20"/>
        </w:rPr>
        <w:br/>
      </w:r>
    </w:p>
    <w:p w14:paraId="14C8A0E8" w14:textId="6CF8B554" w:rsidR="00E326B6" w:rsidRDefault="00000000">
      <w:pPr>
        <w:numPr>
          <w:ilvl w:val="0"/>
          <w:numId w:val="4"/>
        </w:numPr>
        <w:rPr>
          <w:ins w:id="1471" w:author="julieta pellettieri" w:date="2025-05-23T16:20:00Z" w16du:dateUtc="2025-05-23T19:20:00Z"/>
          <w:sz w:val="20"/>
          <w:szCs w:val="20"/>
        </w:rPr>
      </w:pPr>
      <w:r>
        <w:rPr>
          <w:b/>
          <w:sz w:val="20"/>
          <w:szCs w:val="20"/>
        </w:rPr>
        <w:t>Arginina dosis doble:</w:t>
      </w:r>
      <w:r>
        <w:rPr>
          <w:sz w:val="20"/>
          <w:szCs w:val="20"/>
        </w:rPr>
        <w:t xml:space="preserve"> Los abejorros fueron recompensados con una solución </w:t>
      </w:r>
      <w:ins w:id="1472" w:author="Walter Farina" w:date="2025-06-03T17:59:00Z" w16du:dateUtc="2025-06-03T08:59:00Z">
        <w:r w:rsidR="001477CA">
          <w:rPr>
            <w:sz w:val="20"/>
            <w:szCs w:val="20"/>
          </w:rPr>
          <w:t xml:space="preserve">de sacarosa </w:t>
        </w:r>
      </w:ins>
      <w:del w:id="1473" w:author="Walter Farina" w:date="2025-06-03T17:59:00Z" w16du:dateUtc="2025-06-03T08:59:00Z">
        <w:r w:rsidDel="001477CA">
          <w:rPr>
            <w:sz w:val="20"/>
            <w:szCs w:val="20"/>
          </w:rPr>
          <w:delText xml:space="preserve">azucarada </w:delText>
        </w:r>
      </w:del>
      <w:r>
        <w:rPr>
          <w:sz w:val="20"/>
          <w:szCs w:val="20"/>
        </w:rPr>
        <w:t xml:space="preserve">al 50% p/p con arginina a una concentración de 0,06 </w:t>
      </w:r>
      <w:proofErr w:type="spellStart"/>
      <w:r>
        <w:rPr>
          <w:sz w:val="20"/>
          <w:szCs w:val="20"/>
        </w:rPr>
        <w:t>mM.</w:t>
      </w:r>
      <w:proofErr w:type="spellEnd"/>
    </w:p>
    <w:p w14:paraId="3EC9F0AF" w14:textId="3D95FBF3" w:rsidR="00434AED" w:rsidRDefault="00E326B6">
      <w:pPr>
        <w:numPr>
          <w:ilvl w:val="0"/>
          <w:numId w:val="4"/>
        </w:numPr>
        <w:rPr>
          <w:sz w:val="20"/>
          <w:szCs w:val="20"/>
        </w:rPr>
      </w:pPr>
      <w:ins w:id="1474" w:author="julieta pellettieri" w:date="2025-05-23T16:20:00Z" w16du:dateUtc="2025-05-23T19:20:00Z">
        <w:r>
          <w:rPr>
            <w:b/>
            <w:sz w:val="20"/>
            <w:szCs w:val="20"/>
          </w:rPr>
          <w:t>Arginina y Cafeína dosis simple:</w:t>
        </w:r>
        <w:r>
          <w:rPr>
            <w:sz w:val="20"/>
            <w:szCs w:val="20"/>
          </w:rPr>
          <w:t xml:space="preserve"> Los abejorros fueron recompensados con una solución </w:t>
        </w:r>
      </w:ins>
      <w:ins w:id="1475" w:author="Walter Farina" w:date="2025-06-03T17:59:00Z" w16du:dateUtc="2025-06-03T08:59:00Z">
        <w:r w:rsidR="001477CA">
          <w:rPr>
            <w:sz w:val="20"/>
            <w:szCs w:val="20"/>
          </w:rPr>
          <w:t xml:space="preserve">de sacarosa </w:t>
        </w:r>
      </w:ins>
      <w:ins w:id="1476" w:author="julieta pellettieri" w:date="2025-05-23T16:20:00Z" w16du:dateUtc="2025-05-23T19:20:00Z">
        <w:del w:id="1477" w:author="Walter Farina" w:date="2025-06-03T17:59:00Z" w16du:dateUtc="2025-06-03T08:59:00Z">
          <w:r w:rsidDel="001477CA">
            <w:rPr>
              <w:sz w:val="20"/>
              <w:szCs w:val="20"/>
            </w:rPr>
            <w:delText xml:space="preserve">azucarada </w:delText>
          </w:r>
        </w:del>
        <w:r>
          <w:rPr>
            <w:sz w:val="20"/>
            <w:szCs w:val="20"/>
          </w:rPr>
          <w:t xml:space="preserve">al 50% p/p con cafeína 0,30 </w:t>
        </w:r>
        <w:proofErr w:type="spellStart"/>
        <w:r>
          <w:rPr>
            <w:sz w:val="20"/>
            <w:szCs w:val="20"/>
          </w:rPr>
          <w:t>mM</w:t>
        </w:r>
        <w:proofErr w:type="spellEnd"/>
        <w:r>
          <w:rPr>
            <w:sz w:val="20"/>
            <w:szCs w:val="20"/>
          </w:rPr>
          <w:t xml:space="preserve"> y arginina a una concentración de 0,06 </w:t>
        </w:r>
        <w:proofErr w:type="spellStart"/>
        <w:r>
          <w:rPr>
            <w:sz w:val="20"/>
            <w:szCs w:val="20"/>
          </w:rPr>
          <w:t>mM.</w:t>
        </w:r>
      </w:ins>
      <w:proofErr w:type="spellEnd"/>
      <w:r>
        <w:rPr>
          <w:sz w:val="20"/>
          <w:szCs w:val="20"/>
        </w:rPr>
        <w:br/>
      </w:r>
    </w:p>
    <w:p w14:paraId="64233566" w14:textId="719117DE" w:rsidR="00434AED" w:rsidRDefault="00E326B6">
      <w:pPr>
        <w:numPr>
          <w:ilvl w:val="0"/>
          <w:numId w:val="4"/>
        </w:numPr>
        <w:rPr>
          <w:sz w:val="20"/>
          <w:szCs w:val="20"/>
        </w:rPr>
      </w:pPr>
      <w:ins w:id="1478" w:author="julieta pellettieri" w:date="2025-05-23T16:20:00Z" w16du:dateUtc="2025-05-23T19:20:00Z">
        <w:r>
          <w:rPr>
            <w:b/>
            <w:sz w:val="20"/>
            <w:szCs w:val="20"/>
          </w:rPr>
          <w:t xml:space="preserve">Control </w:t>
        </w:r>
      </w:ins>
      <w:r>
        <w:rPr>
          <w:b/>
          <w:sz w:val="20"/>
          <w:szCs w:val="20"/>
        </w:rPr>
        <w:t>Sin CNA:</w:t>
      </w:r>
      <w:r>
        <w:rPr>
          <w:sz w:val="20"/>
          <w:szCs w:val="20"/>
        </w:rPr>
        <w:t xml:space="preserve"> Como control de referencia, la recompensa consistió únicamente en una solución </w:t>
      </w:r>
      <w:ins w:id="1479" w:author="Walter Farina" w:date="2025-06-03T17:59:00Z" w16du:dateUtc="2025-06-03T08:59:00Z">
        <w:r w:rsidR="001477CA">
          <w:rPr>
            <w:sz w:val="20"/>
            <w:szCs w:val="20"/>
          </w:rPr>
          <w:t xml:space="preserve">de sacarosa </w:t>
        </w:r>
      </w:ins>
      <w:del w:id="1480" w:author="Walter Farina" w:date="2025-06-03T17:59:00Z" w16du:dateUtc="2025-06-03T08:59:00Z">
        <w:r w:rsidDel="001477CA">
          <w:rPr>
            <w:sz w:val="20"/>
            <w:szCs w:val="20"/>
          </w:rPr>
          <w:delText xml:space="preserve">azucarada </w:delText>
        </w:r>
      </w:del>
      <w:r>
        <w:rPr>
          <w:sz w:val="20"/>
          <w:szCs w:val="20"/>
        </w:rPr>
        <w:t>al 50% p/p, sin la adición de compuestos secundarios.</w:t>
      </w:r>
      <w:r>
        <w:rPr>
          <w:sz w:val="20"/>
          <w:szCs w:val="20"/>
        </w:rPr>
        <w:br/>
      </w:r>
    </w:p>
    <w:p w14:paraId="715B06E4" w14:textId="77777777" w:rsidR="00D770D8" w:rsidRPr="00D770D8" w:rsidRDefault="00000000">
      <w:pPr>
        <w:numPr>
          <w:ilvl w:val="0"/>
          <w:numId w:val="4"/>
        </w:numPr>
        <w:spacing w:after="240"/>
        <w:rPr>
          <w:ins w:id="1481" w:author="julieta pellettieri" w:date="2025-05-28T00:45:00Z" w16du:dateUtc="2025-05-28T03:45:00Z"/>
          <w:sz w:val="20"/>
          <w:szCs w:val="20"/>
          <w:rPrChange w:id="1482" w:author="julieta pellettieri" w:date="2025-05-28T00:45:00Z" w16du:dateUtc="2025-05-28T03:45:00Z">
            <w:rPr>
              <w:ins w:id="1483" w:author="julieta pellettieri" w:date="2025-05-28T00:45:00Z" w16du:dateUtc="2025-05-28T03:45:00Z"/>
              <w:sz w:val="20"/>
              <w:szCs w:val="20"/>
              <w:u w:val="single"/>
            </w:rPr>
          </w:rPrChange>
        </w:rPr>
      </w:pPr>
      <w:r>
        <w:rPr>
          <w:b/>
          <w:sz w:val="20"/>
          <w:szCs w:val="20"/>
        </w:rPr>
        <w:t>Sin olor:</w:t>
      </w:r>
      <w:r>
        <w:rPr>
          <w:sz w:val="20"/>
          <w:szCs w:val="20"/>
        </w:rPr>
        <w:t xml:space="preserve"> En este tratamiento control, los abejorros no fueron expuestos al olor durante el condicionamiento. Se siguió el mismo procedimiento de manejo, pero en lugar de recibir un puf de olor, se les presentó aire limpio antes de administrar la recompensa con solución azucarada al 50% p/p sin compuestos secundarios adicionales. Este tratamiento funcionó como control negativo del protocolo. En caso de que algún individuo bajo esta condición mostrara una respuesta en la evaluación del día siguiente, se consideraría que el olor empleado en el experimento no es adecuado, ya que induciría una respuesta innata de extensión de probóscide.</w:t>
      </w:r>
    </w:p>
    <w:p w14:paraId="35C4835D" w14:textId="5B76ED71" w:rsidR="00434AED" w:rsidRDefault="00D770D8">
      <w:pPr>
        <w:spacing w:after="240"/>
        <w:ind w:left="720"/>
        <w:rPr>
          <w:ins w:id="1484" w:author="julieta pellettieri" w:date="2025-05-23T15:58:00Z" w16du:dateUtc="2025-05-23T18:58:00Z"/>
          <w:sz w:val="20"/>
          <w:szCs w:val="20"/>
        </w:rPr>
        <w:pPrChange w:id="1485" w:author="julieta pellettieri" w:date="2025-05-28T00:45:00Z" w16du:dateUtc="2025-05-28T03:45:00Z">
          <w:pPr>
            <w:numPr>
              <w:numId w:val="4"/>
            </w:numPr>
            <w:spacing w:after="240"/>
            <w:ind w:left="720" w:hanging="360"/>
          </w:pPr>
        </w:pPrChange>
      </w:pPr>
      <w:ins w:id="1486" w:author="julieta pellettieri" w:date="2025-05-28T00:45:00Z" w16du:dateUtc="2025-05-28T03:45:00Z">
        <w:r w:rsidRPr="00ED5DBE">
          <w:rPr>
            <w:sz w:val="20"/>
            <w:szCs w:val="20"/>
            <w:u w:val="single"/>
          </w:rPr>
          <w:t>Tabla 3.1</w:t>
        </w:r>
        <w:r>
          <w:rPr>
            <w:sz w:val="20"/>
            <w:szCs w:val="20"/>
          </w:rPr>
          <w:t>: Descripción de los 8 tratamientos aplicados durante la etapa de entrenamiento</w:t>
        </w:r>
        <w:r w:rsidDel="00216358">
          <w:rPr>
            <w:noProof/>
            <w:sz w:val="20"/>
            <w:szCs w:val="20"/>
          </w:rPr>
          <w:t xml:space="preserve"> </w:t>
        </w:r>
      </w:ins>
      <w:del w:id="1487" w:author="julieta pellettieri" w:date="2025-05-23T15:58:00Z" w16du:dateUtc="2025-05-23T18:58:00Z">
        <w:r w:rsidDel="00216358">
          <w:rPr>
            <w:noProof/>
            <w:sz w:val="20"/>
            <w:szCs w:val="20"/>
          </w:rPr>
          <mc:AlternateContent>
            <mc:Choice Requires="wpg">
              <w:drawing>
                <wp:inline distT="114300" distB="114300" distL="114300" distR="114300" wp14:anchorId="69912518" wp14:editId="463D1408">
                  <wp:extent cx="4143375" cy="2562225"/>
                  <wp:effectExtent l="0" t="0" r="0" b="0"/>
                  <wp:docPr id="1" name="Grupo 1"/>
                  <wp:cNvGraphicFramePr/>
                  <a:graphic xmlns:a="http://schemas.openxmlformats.org/drawingml/2006/main">
                    <a:graphicData uri="http://schemas.microsoft.com/office/word/2010/wordprocessingGroup">
                      <wpg:wgp>
                        <wpg:cNvGrpSpPr/>
                        <wpg:grpSpPr>
                          <a:xfrm>
                            <a:off x="0" y="0"/>
                            <a:ext cx="4143375" cy="2562225"/>
                            <a:chOff x="633825" y="313200"/>
                            <a:chExt cx="4125600" cy="2544300"/>
                          </a:xfrm>
                        </wpg:grpSpPr>
                        <wps:wsp>
                          <wps:cNvPr id="1313686203" name="Cuadro de texto 1313686203"/>
                          <wps:cNvSpPr txBox="1"/>
                          <wps:spPr>
                            <a:xfrm>
                              <a:off x="1479973" y="313200"/>
                              <a:ext cx="2064900" cy="447600"/>
                            </a:xfrm>
                            <a:prstGeom prst="rect">
                              <a:avLst/>
                            </a:prstGeom>
                            <a:noFill/>
                            <a:ln>
                              <a:noFill/>
                            </a:ln>
                          </wps:spPr>
                          <wps:txbx>
                            <w:txbxContent>
                              <w:p w14:paraId="242388CE" w14:textId="77777777" w:rsidR="00434AED" w:rsidRDefault="00000000">
                                <w:pPr>
                                  <w:spacing w:line="240" w:lineRule="auto"/>
                                  <w:textDirection w:val="btLr"/>
                                </w:pPr>
                                <w:r>
                                  <w:rPr>
                                    <w:rFonts w:ascii="DM Sans Medium" w:eastAsia="DM Sans Medium" w:hAnsi="DM Sans Medium" w:cs="DM Sans Medium"/>
                                    <w:color w:val="2B302B"/>
                                    <w:sz w:val="40"/>
                                  </w:rPr>
                                  <w:t>8 Tratamientos</w:t>
                                </w:r>
                              </w:p>
                            </w:txbxContent>
                          </wps:txbx>
                          <wps:bodyPr spcFirstLastPara="1" wrap="square" lIns="91425" tIns="91425" rIns="91425" bIns="91425" anchor="t" anchorCtr="0">
                            <a:noAutofit/>
                          </wps:bodyPr>
                        </wps:wsp>
                        <wps:wsp>
                          <wps:cNvPr id="570787012" name="Cuadro de texto 570787012"/>
                          <wps:cNvSpPr txBox="1"/>
                          <wps:spPr>
                            <a:xfrm>
                              <a:off x="633825" y="626100"/>
                              <a:ext cx="2895000" cy="2231400"/>
                            </a:xfrm>
                            <a:prstGeom prst="rect">
                              <a:avLst/>
                            </a:prstGeom>
                            <a:noFill/>
                            <a:ln>
                              <a:noFill/>
                            </a:ln>
                          </wps:spPr>
                          <wps:txbx>
                            <w:txbxContent>
                              <w:p w14:paraId="081CBBC0" w14:textId="77777777" w:rsidR="00434AED" w:rsidRDefault="00000000">
                                <w:pPr>
                                  <w:spacing w:line="240" w:lineRule="auto"/>
                                  <w:textDirection w:val="btLr"/>
                                </w:pPr>
                                <w:r>
                                  <w:rPr>
                                    <w:rFonts w:ascii="Livvic" w:eastAsia="Livvic" w:hAnsi="Livvic" w:cs="Livvic"/>
                                    <w:color w:val="2B302B"/>
                                    <w:sz w:val="24"/>
                                  </w:rPr>
                                  <w:t xml:space="preserve">Controles: </w:t>
                                </w:r>
                              </w:p>
                              <w:p w14:paraId="515B726B" w14:textId="77777777" w:rsidR="00434AED" w:rsidRDefault="00000000">
                                <w:pPr>
                                  <w:spacing w:line="240" w:lineRule="auto"/>
                                  <w:ind w:left="720" w:firstLine="360"/>
                                  <w:textDirection w:val="btLr"/>
                                </w:pPr>
                                <w:r>
                                  <w:rPr>
                                    <w:rFonts w:ascii="Livvic" w:eastAsia="Livvic" w:hAnsi="Livvic" w:cs="Livvic"/>
                                    <w:color w:val="2B302B"/>
                                    <w:sz w:val="24"/>
                                  </w:rPr>
                                  <w:t>Sin olor</w:t>
                                </w:r>
                              </w:p>
                              <w:p w14:paraId="3C415026" w14:textId="77777777" w:rsidR="00434AED" w:rsidRDefault="00000000">
                                <w:pPr>
                                  <w:spacing w:line="240" w:lineRule="auto"/>
                                  <w:ind w:left="720" w:firstLine="360"/>
                                  <w:textDirection w:val="btLr"/>
                                </w:pPr>
                                <w:r>
                                  <w:rPr>
                                    <w:rFonts w:ascii="Livvic" w:eastAsia="Livvic" w:hAnsi="Livvic" w:cs="Livvic"/>
                                    <w:color w:val="2B302B"/>
                                    <w:sz w:val="24"/>
                                  </w:rPr>
                                  <w:t>Sin CNA</w:t>
                                </w:r>
                              </w:p>
                              <w:p w14:paraId="30AC91D4" w14:textId="77777777" w:rsidR="00434AED" w:rsidRDefault="00000000">
                                <w:pPr>
                                  <w:spacing w:line="240" w:lineRule="auto"/>
                                  <w:textDirection w:val="btLr"/>
                                </w:pPr>
                                <w:r>
                                  <w:rPr>
                                    <w:rFonts w:ascii="Livvic" w:eastAsia="Livvic" w:hAnsi="Livvic" w:cs="Livvic"/>
                                    <w:color w:val="2B302B"/>
                                    <w:sz w:val="24"/>
                                  </w:rPr>
                                  <w:t>CNA Dosis simple:</w:t>
                                </w:r>
                              </w:p>
                              <w:p w14:paraId="67634B8E" w14:textId="77777777" w:rsidR="00434AED" w:rsidRDefault="00000000">
                                <w:pPr>
                                  <w:spacing w:line="240" w:lineRule="auto"/>
                                  <w:ind w:left="720" w:firstLine="360"/>
                                  <w:textDirection w:val="btLr"/>
                                </w:pPr>
                                <w:r>
                                  <w:rPr>
                                    <w:rFonts w:ascii="Livvic" w:eastAsia="Livvic" w:hAnsi="Livvic" w:cs="Livvic"/>
                                    <w:color w:val="2B302B"/>
                                    <w:sz w:val="24"/>
                                  </w:rPr>
                                  <w:t>CAF</w:t>
                                </w:r>
                              </w:p>
                              <w:p w14:paraId="675662BF" w14:textId="77777777" w:rsidR="00434AED" w:rsidRDefault="00000000">
                                <w:pPr>
                                  <w:spacing w:line="240" w:lineRule="auto"/>
                                  <w:ind w:left="720" w:firstLine="360"/>
                                  <w:textDirection w:val="btLr"/>
                                </w:pPr>
                                <w:r>
                                  <w:rPr>
                                    <w:rFonts w:ascii="Livvic" w:eastAsia="Livvic" w:hAnsi="Livvic" w:cs="Livvic"/>
                                    <w:color w:val="2B302B"/>
                                    <w:sz w:val="24"/>
                                  </w:rPr>
                                  <w:t>ARG</w:t>
                                </w:r>
                              </w:p>
                              <w:p w14:paraId="78172342" w14:textId="77777777" w:rsidR="00434AED" w:rsidRDefault="00000000">
                                <w:pPr>
                                  <w:spacing w:line="240" w:lineRule="auto"/>
                                  <w:ind w:left="720" w:firstLine="360"/>
                                  <w:textDirection w:val="btLr"/>
                                </w:pPr>
                                <w:r>
                                  <w:rPr>
                                    <w:rFonts w:ascii="Livvic" w:eastAsia="Livvic" w:hAnsi="Livvic" w:cs="Livvic"/>
                                    <w:color w:val="2B302B"/>
                                    <w:sz w:val="24"/>
                                  </w:rPr>
                                  <w:t>CAF+ARG</w:t>
                                </w:r>
                              </w:p>
                              <w:p w14:paraId="2AB08E11" w14:textId="77777777" w:rsidR="00434AED" w:rsidRDefault="00000000">
                                <w:pPr>
                                  <w:spacing w:line="240" w:lineRule="auto"/>
                                  <w:textDirection w:val="btLr"/>
                                </w:pPr>
                                <w:r>
                                  <w:rPr>
                                    <w:rFonts w:ascii="Livvic" w:eastAsia="Livvic" w:hAnsi="Livvic" w:cs="Livvic"/>
                                    <w:color w:val="2B302B"/>
                                    <w:sz w:val="24"/>
                                  </w:rPr>
                                  <w:t>CNA Dosis Doble:</w:t>
                                </w:r>
                              </w:p>
                              <w:p w14:paraId="5246FC04" w14:textId="77777777" w:rsidR="00434AED" w:rsidRDefault="00000000">
                                <w:pPr>
                                  <w:spacing w:line="240" w:lineRule="auto"/>
                                  <w:ind w:left="720" w:firstLine="360"/>
                                  <w:textDirection w:val="btLr"/>
                                </w:pPr>
                                <w:r>
                                  <w:rPr>
                                    <w:rFonts w:ascii="Livvic" w:eastAsia="Livvic" w:hAnsi="Livvic" w:cs="Livvic"/>
                                    <w:color w:val="2B302B"/>
                                    <w:sz w:val="24"/>
                                  </w:rPr>
                                  <w:t>2 CAF</w:t>
                                </w:r>
                              </w:p>
                              <w:p w14:paraId="083EF721" w14:textId="77777777" w:rsidR="00434AED" w:rsidRDefault="00000000">
                                <w:pPr>
                                  <w:spacing w:line="240" w:lineRule="auto"/>
                                  <w:ind w:left="720" w:firstLine="360"/>
                                  <w:textDirection w:val="btLr"/>
                                </w:pPr>
                                <w:r>
                                  <w:rPr>
                                    <w:rFonts w:ascii="Livvic" w:eastAsia="Livvic" w:hAnsi="Livvic" w:cs="Livvic"/>
                                    <w:color w:val="2B302B"/>
                                    <w:sz w:val="24"/>
                                  </w:rPr>
                                  <w:t>2 ARG</w:t>
                                </w:r>
                              </w:p>
                              <w:p w14:paraId="729B6003" w14:textId="77777777" w:rsidR="00434AED" w:rsidRDefault="00000000">
                                <w:pPr>
                                  <w:spacing w:line="240" w:lineRule="auto"/>
                                  <w:ind w:left="720" w:firstLine="360"/>
                                  <w:textDirection w:val="btLr"/>
                                </w:pPr>
                                <w:r>
                                  <w:rPr>
                                    <w:rFonts w:ascii="Livvic" w:eastAsia="Livvic" w:hAnsi="Livvic" w:cs="Livvic"/>
                                    <w:color w:val="2B302B"/>
                                    <w:sz w:val="24"/>
                                  </w:rPr>
                                  <w:t>2 CAF+ARG</w:t>
                                </w:r>
                              </w:p>
                            </w:txbxContent>
                          </wps:txbx>
                          <wps:bodyPr spcFirstLastPara="1" wrap="square" lIns="91425" tIns="91425" rIns="91425" bIns="91425" anchor="t" anchorCtr="0">
                            <a:noAutofit/>
                          </wps:bodyPr>
                        </wps:wsp>
                        <wps:wsp>
                          <wps:cNvPr id="604113027" name="Forma libre 604113027"/>
                          <wps:cNvSpPr/>
                          <wps:spPr>
                            <a:xfrm>
                              <a:off x="2048875" y="1101253"/>
                              <a:ext cx="177099" cy="154098"/>
                            </a:xfrm>
                            <a:custGeom>
                              <a:avLst/>
                              <a:gdLst/>
                              <a:ahLst/>
                              <a:cxnLst/>
                              <a:rect l="l" t="t" r="r" b="b"/>
                              <a:pathLst>
                                <a:path w="1201" h="1045" extrusionOk="0">
                                  <a:moveTo>
                                    <a:pt x="301" y="1045"/>
                                  </a:moveTo>
                                  <a:lnTo>
                                    <a:pt x="0" y="524"/>
                                  </a:lnTo>
                                  <a:lnTo>
                                    <a:pt x="301" y="0"/>
                                  </a:lnTo>
                                  <a:lnTo>
                                    <a:pt x="899" y="0"/>
                                  </a:lnTo>
                                  <a:lnTo>
                                    <a:pt x="1201" y="524"/>
                                  </a:lnTo>
                                  <a:lnTo>
                                    <a:pt x="899" y="1045"/>
                                  </a:lnTo>
                                  <a:lnTo>
                                    <a:pt x="301" y="1045"/>
                                  </a:lnTo>
                                  <a:close/>
                                </a:path>
                              </a:pathLst>
                            </a:custGeom>
                            <a:solidFill>
                              <a:srgbClr val="B6D7A8"/>
                            </a:solidFill>
                            <a:ln>
                              <a:noFill/>
                            </a:ln>
                          </wps:spPr>
                          <wps:txbx>
                            <w:txbxContent>
                              <w:p w14:paraId="3E2DA9F7" w14:textId="77777777" w:rsidR="00434AED" w:rsidRDefault="00434AED">
                                <w:pPr>
                                  <w:spacing w:line="240" w:lineRule="auto"/>
                                  <w:textDirection w:val="btLr"/>
                                </w:pPr>
                              </w:p>
                            </w:txbxContent>
                          </wps:txbx>
                          <wps:bodyPr spcFirstLastPara="1" wrap="square" lIns="90000" tIns="45000" rIns="90000" bIns="45000" anchor="ctr" anchorCtr="1">
                            <a:noAutofit/>
                          </wps:bodyPr>
                        </wps:wsp>
                        <wps:wsp>
                          <wps:cNvPr id="338530738" name="Forma libre 338530738"/>
                          <wps:cNvSpPr/>
                          <wps:spPr>
                            <a:xfrm>
                              <a:off x="2048875" y="1458153"/>
                              <a:ext cx="177099" cy="154098"/>
                            </a:xfrm>
                            <a:custGeom>
                              <a:avLst/>
                              <a:gdLst/>
                              <a:ahLst/>
                              <a:cxnLst/>
                              <a:rect l="l" t="t" r="r" b="b"/>
                              <a:pathLst>
                                <a:path w="1201" h="1045" extrusionOk="0">
                                  <a:moveTo>
                                    <a:pt x="301" y="1045"/>
                                  </a:moveTo>
                                  <a:lnTo>
                                    <a:pt x="0" y="524"/>
                                  </a:lnTo>
                                  <a:lnTo>
                                    <a:pt x="301" y="0"/>
                                  </a:lnTo>
                                  <a:lnTo>
                                    <a:pt x="899" y="0"/>
                                  </a:lnTo>
                                  <a:lnTo>
                                    <a:pt x="1201" y="524"/>
                                  </a:lnTo>
                                  <a:lnTo>
                                    <a:pt x="899" y="1045"/>
                                  </a:lnTo>
                                  <a:lnTo>
                                    <a:pt x="301" y="1045"/>
                                  </a:lnTo>
                                  <a:close/>
                                </a:path>
                              </a:pathLst>
                            </a:custGeom>
                            <a:solidFill>
                              <a:srgbClr val="B6D7A8"/>
                            </a:solidFill>
                            <a:ln>
                              <a:noFill/>
                            </a:ln>
                          </wps:spPr>
                          <wps:txbx>
                            <w:txbxContent>
                              <w:p w14:paraId="7F98E4A2" w14:textId="77777777" w:rsidR="00434AED" w:rsidRDefault="00434AED">
                                <w:pPr>
                                  <w:spacing w:line="240" w:lineRule="auto"/>
                                  <w:textDirection w:val="btLr"/>
                                </w:pPr>
                              </w:p>
                            </w:txbxContent>
                          </wps:txbx>
                          <wps:bodyPr spcFirstLastPara="1" wrap="square" lIns="90000" tIns="45000" rIns="90000" bIns="45000" anchor="ctr" anchorCtr="1">
                            <a:noAutofit/>
                          </wps:bodyPr>
                        </wps:wsp>
                        <wps:wsp>
                          <wps:cNvPr id="818533663" name="Forma libre 818533663"/>
                          <wps:cNvSpPr/>
                          <wps:spPr>
                            <a:xfrm>
                              <a:off x="2048875" y="1664753"/>
                              <a:ext cx="177099" cy="154098"/>
                            </a:xfrm>
                            <a:custGeom>
                              <a:avLst/>
                              <a:gdLst/>
                              <a:ahLst/>
                              <a:cxnLst/>
                              <a:rect l="l" t="t" r="r" b="b"/>
                              <a:pathLst>
                                <a:path w="1201" h="1045" extrusionOk="0">
                                  <a:moveTo>
                                    <a:pt x="301" y="1045"/>
                                  </a:moveTo>
                                  <a:lnTo>
                                    <a:pt x="0" y="524"/>
                                  </a:lnTo>
                                  <a:lnTo>
                                    <a:pt x="301" y="0"/>
                                  </a:lnTo>
                                  <a:lnTo>
                                    <a:pt x="899" y="0"/>
                                  </a:lnTo>
                                  <a:lnTo>
                                    <a:pt x="1201" y="524"/>
                                  </a:lnTo>
                                  <a:lnTo>
                                    <a:pt x="899" y="1045"/>
                                  </a:lnTo>
                                  <a:lnTo>
                                    <a:pt x="301" y="1045"/>
                                  </a:lnTo>
                                  <a:close/>
                                </a:path>
                              </a:pathLst>
                            </a:custGeom>
                            <a:solidFill>
                              <a:srgbClr val="B6D7A8"/>
                            </a:solidFill>
                            <a:ln>
                              <a:noFill/>
                            </a:ln>
                          </wps:spPr>
                          <wps:txbx>
                            <w:txbxContent>
                              <w:p w14:paraId="2AB982E3" w14:textId="77777777" w:rsidR="00434AED" w:rsidRDefault="00434AED">
                                <w:pPr>
                                  <w:spacing w:line="240" w:lineRule="auto"/>
                                  <w:textDirection w:val="btLr"/>
                                </w:pPr>
                              </w:p>
                            </w:txbxContent>
                          </wps:txbx>
                          <wps:bodyPr spcFirstLastPara="1" wrap="square" lIns="90000" tIns="45000" rIns="90000" bIns="45000" anchor="ctr" anchorCtr="1">
                            <a:noAutofit/>
                          </wps:bodyPr>
                        </wps:wsp>
                        <wps:wsp>
                          <wps:cNvPr id="1263983696" name="Forma libre 1263983696"/>
                          <wps:cNvSpPr/>
                          <wps:spPr>
                            <a:xfrm>
                              <a:off x="2048875" y="1871353"/>
                              <a:ext cx="177099" cy="154098"/>
                            </a:xfrm>
                            <a:custGeom>
                              <a:avLst/>
                              <a:gdLst/>
                              <a:ahLst/>
                              <a:cxnLst/>
                              <a:rect l="l" t="t" r="r" b="b"/>
                              <a:pathLst>
                                <a:path w="1201" h="1045" extrusionOk="0">
                                  <a:moveTo>
                                    <a:pt x="301" y="1045"/>
                                  </a:moveTo>
                                  <a:lnTo>
                                    <a:pt x="0" y="524"/>
                                  </a:lnTo>
                                  <a:lnTo>
                                    <a:pt x="301" y="0"/>
                                  </a:lnTo>
                                  <a:lnTo>
                                    <a:pt x="899" y="0"/>
                                  </a:lnTo>
                                  <a:lnTo>
                                    <a:pt x="1201" y="524"/>
                                  </a:lnTo>
                                  <a:lnTo>
                                    <a:pt x="899" y="1045"/>
                                  </a:lnTo>
                                  <a:lnTo>
                                    <a:pt x="301" y="1045"/>
                                  </a:lnTo>
                                  <a:close/>
                                </a:path>
                              </a:pathLst>
                            </a:custGeom>
                            <a:solidFill>
                              <a:srgbClr val="B6D7A8"/>
                            </a:solidFill>
                            <a:ln>
                              <a:noFill/>
                            </a:ln>
                          </wps:spPr>
                          <wps:txbx>
                            <w:txbxContent>
                              <w:p w14:paraId="6CEB2E91" w14:textId="77777777" w:rsidR="00434AED" w:rsidRDefault="00434AED">
                                <w:pPr>
                                  <w:spacing w:line="240" w:lineRule="auto"/>
                                  <w:textDirection w:val="btLr"/>
                                </w:pPr>
                              </w:p>
                            </w:txbxContent>
                          </wps:txbx>
                          <wps:bodyPr spcFirstLastPara="1" wrap="square" lIns="90000" tIns="45000" rIns="90000" bIns="45000" anchor="ctr" anchorCtr="1">
                            <a:noAutofit/>
                          </wps:bodyPr>
                        </wps:wsp>
                        <wps:wsp>
                          <wps:cNvPr id="485695984" name="Forma libre 485695984"/>
                          <wps:cNvSpPr/>
                          <wps:spPr>
                            <a:xfrm>
                              <a:off x="2048875" y="2184228"/>
                              <a:ext cx="177099" cy="154098"/>
                            </a:xfrm>
                            <a:custGeom>
                              <a:avLst/>
                              <a:gdLst/>
                              <a:ahLst/>
                              <a:cxnLst/>
                              <a:rect l="l" t="t" r="r" b="b"/>
                              <a:pathLst>
                                <a:path w="1201" h="1045" extrusionOk="0">
                                  <a:moveTo>
                                    <a:pt x="301" y="1045"/>
                                  </a:moveTo>
                                  <a:lnTo>
                                    <a:pt x="0" y="524"/>
                                  </a:lnTo>
                                  <a:lnTo>
                                    <a:pt x="301" y="0"/>
                                  </a:lnTo>
                                  <a:lnTo>
                                    <a:pt x="899" y="0"/>
                                  </a:lnTo>
                                  <a:lnTo>
                                    <a:pt x="1201" y="524"/>
                                  </a:lnTo>
                                  <a:lnTo>
                                    <a:pt x="899" y="1045"/>
                                  </a:lnTo>
                                  <a:lnTo>
                                    <a:pt x="301" y="1045"/>
                                  </a:lnTo>
                                  <a:close/>
                                </a:path>
                              </a:pathLst>
                            </a:custGeom>
                            <a:solidFill>
                              <a:srgbClr val="B6D7A8"/>
                            </a:solidFill>
                            <a:ln>
                              <a:noFill/>
                            </a:ln>
                          </wps:spPr>
                          <wps:txbx>
                            <w:txbxContent>
                              <w:p w14:paraId="1669D4E3" w14:textId="77777777" w:rsidR="00434AED" w:rsidRDefault="00434AED">
                                <w:pPr>
                                  <w:spacing w:line="240" w:lineRule="auto"/>
                                  <w:textDirection w:val="btLr"/>
                                </w:pPr>
                              </w:p>
                            </w:txbxContent>
                          </wps:txbx>
                          <wps:bodyPr spcFirstLastPara="1" wrap="square" lIns="90000" tIns="45000" rIns="90000" bIns="45000" anchor="ctr" anchorCtr="1">
                            <a:noAutofit/>
                          </wps:bodyPr>
                        </wps:wsp>
                        <wps:wsp>
                          <wps:cNvPr id="844377160" name="Forma libre 844377160"/>
                          <wps:cNvSpPr/>
                          <wps:spPr>
                            <a:xfrm>
                              <a:off x="2048875" y="2390828"/>
                              <a:ext cx="177099" cy="154098"/>
                            </a:xfrm>
                            <a:custGeom>
                              <a:avLst/>
                              <a:gdLst/>
                              <a:ahLst/>
                              <a:cxnLst/>
                              <a:rect l="l" t="t" r="r" b="b"/>
                              <a:pathLst>
                                <a:path w="1201" h="1045" extrusionOk="0">
                                  <a:moveTo>
                                    <a:pt x="301" y="1045"/>
                                  </a:moveTo>
                                  <a:lnTo>
                                    <a:pt x="0" y="524"/>
                                  </a:lnTo>
                                  <a:lnTo>
                                    <a:pt x="301" y="0"/>
                                  </a:lnTo>
                                  <a:lnTo>
                                    <a:pt x="899" y="0"/>
                                  </a:lnTo>
                                  <a:lnTo>
                                    <a:pt x="1201" y="524"/>
                                  </a:lnTo>
                                  <a:lnTo>
                                    <a:pt x="899" y="1045"/>
                                  </a:lnTo>
                                  <a:lnTo>
                                    <a:pt x="301" y="1045"/>
                                  </a:lnTo>
                                  <a:close/>
                                </a:path>
                              </a:pathLst>
                            </a:custGeom>
                            <a:solidFill>
                              <a:srgbClr val="B6D7A8"/>
                            </a:solidFill>
                            <a:ln>
                              <a:noFill/>
                            </a:ln>
                          </wps:spPr>
                          <wps:txbx>
                            <w:txbxContent>
                              <w:p w14:paraId="523F2F17" w14:textId="77777777" w:rsidR="00434AED" w:rsidRDefault="00434AED">
                                <w:pPr>
                                  <w:spacing w:line="240" w:lineRule="auto"/>
                                  <w:textDirection w:val="btLr"/>
                                </w:pPr>
                              </w:p>
                            </w:txbxContent>
                          </wps:txbx>
                          <wps:bodyPr spcFirstLastPara="1" wrap="square" lIns="90000" tIns="45000" rIns="90000" bIns="45000" anchor="ctr" anchorCtr="1">
                            <a:noAutofit/>
                          </wps:bodyPr>
                        </wps:wsp>
                        <wps:wsp>
                          <wps:cNvPr id="1690817007" name="Forma libre 1690817007"/>
                          <wps:cNvSpPr/>
                          <wps:spPr>
                            <a:xfrm>
                              <a:off x="2048875" y="2597428"/>
                              <a:ext cx="177099" cy="154098"/>
                            </a:xfrm>
                            <a:custGeom>
                              <a:avLst/>
                              <a:gdLst/>
                              <a:ahLst/>
                              <a:cxnLst/>
                              <a:rect l="l" t="t" r="r" b="b"/>
                              <a:pathLst>
                                <a:path w="1201" h="1045" extrusionOk="0">
                                  <a:moveTo>
                                    <a:pt x="301" y="1045"/>
                                  </a:moveTo>
                                  <a:lnTo>
                                    <a:pt x="0" y="524"/>
                                  </a:lnTo>
                                  <a:lnTo>
                                    <a:pt x="301" y="0"/>
                                  </a:lnTo>
                                  <a:lnTo>
                                    <a:pt x="899" y="0"/>
                                  </a:lnTo>
                                  <a:lnTo>
                                    <a:pt x="1201" y="524"/>
                                  </a:lnTo>
                                  <a:lnTo>
                                    <a:pt x="899" y="1045"/>
                                  </a:lnTo>
                                  <a:lnTo>
                                    <a:pt x="301" y="1045"/>
                                  </a:lnTo>
                                  <a:close/>
                                </a:path>
                              </a:pathLst>
                            </a:custGeom>
                            <a:solidFill>
                              <a:srgbClr val="B6D7A8"/>
                            </a:solidFill>
                            <a:ln>
                              <a:noFill/>
                            </a:ln>
                          </wps:spPr>
                          <wps:txbx>
                            <w:txbxContent>
                              <w:p w14:paraId="2803B6E7" w14:textId="77777777" w:rsidR="00434AED" w:rsidRDefault="00434AED">
                                <w:pPr>
                                  <w:spacing w:line="240" w:lineRule="auto"/>
                                  <w:textDirection w:val="btLr"/>
                                </w:pPr>
                              </w:p>
                            </w:txbxContent>
                          </wps:txbx>
                          <wps:bodyPr spcFirstLastPara="1" wrap="square" lIns="90000" tIns="45000" rIns="90000" bIns="45000" anchor="ctr" anchorCtr="1">
                            <a:noAutofit/>
                          </wps:bodyPr>
                        </wps:wsp>
                        <wps:wsp>
                          <wps:cNvPr id="1265606972" name="Forma libre 1265606972"/>
                          <wps:cNvSpPr/>
                          <wps:spPr>
                            <a:xfrm>
                              <a:off x="2048875" y="898153"/>
                              <a:ext cx="177099" cy="154098"/>
                            </a:xfrm>
                            <a:custGeom>
                              <a:avLst/>
                              <a:gdLst/>
                              <a:ahLst/>
                              <a:cxnLst/>
                              <a:rect l="l" t="t" r="r" b="b"/>
                              <a:pathLst>
                                <a:path w="1201" h="1045" extrusionOk="0">
                                  <a:moveTo>
                                    <a:pt x="301" y="1045"/>
                                  </a:moveTo>
                                  <a:lnTo>
                                    <a:pt x="0" y="524"/>
                                  </a:lnTo>
                                  <a:lnTo>
                                    <a:pt x="301" y="0"/>
                                  </a:lnTo>
                                  <a:lnTo>
                                    <a:pt x="899" y="0"/>
                                  </a:lnTo>
                                  <a:lnTo>
                                    <a:pt x="1201" y="524"/>
                                  </a:lnTo>
                                  <a:lnTo>
                                    <a:pt x="899" y="1045"/>
                                  </a:lnTo>
                                  <a:lnTo>
                                    <a:pt x="301" y="1045"/>
                                  </a:lnTo>
                                  <a:close/>
                                </a:path>
                              </a:pathLst>
                            </a:custGeom>
                            <a:solidFill>
                              <a:srgbClr val="FFFFFF"/>
                            </a:solidFill>
                            <a:ln w="9525" cap="flat" cmpd="sng">
                              <a:solidFill>
                                <a:srgbClr val="2B302B"/>
                              </a:solidFill>
                              <a:prstDash val="dot"/>
                              <a:round/>
                              <a:headEnd type="none" w="sm" len="sm"/>
                              <a:tailEnd type="none" w="sm" len="sm"/>
                            </a:ln>
                          </wps:spPr>
                          <wps:txbx>
                            <w:txbxContent>
                              <w:p w14:paraId="781DD35F" w14:textId="77777777" w:rsidR="00434AED" w:rsidRDefault="00434AED">
                                <w:pPr>
                                  <w:spacing w:line="240" w:lineRule="auto"/>
                                  <w:textDirection w:val="btLr"/>
                                </w:pPr>
                              </w:p>
                            </w:txbxContent>
                          </wps:txbx>
                          <wps:bodyPr spcFirstLastPara="1" wrap="square" lIns="90000" tIns="45000" rIns="90000" bIns="45000" anchor="ctr" anchorCtr="1">
                            <a:noAutofit/>
                          </wps:bodyPr>
                        </wps:wsp>
                        <wps:wsp>
                          <wps:cNvPr id="21586553" name="Forma libre 21586553"/>
                          <wps:cNvSpPr/>
                          <wps:spPr>
                            <a:xfrm>
                              <a:off x="2277475" y="1458153"/>
                              <a:ext cx="177099" cy="154098"/>
                            </a:xfrm>
                            <a:custGeom>
                              <a:avLst/>
                              <a:gdLst/>
                              <a:ahLst/>
                              <a:cxnLst/>
                              <a:rect l="l" t="t" r="r" b="b"/>
                              <a:pathLst>
                                <a:path w="1201" h="1045" extrusionOk="0">
                                  <a:moveTo>
                                    <a:pt x="301" y="1045"/>
                                  </a:moveTo>
                                  <a:lnTo>
                                    <a:pt x="0" y="524"/>
                                  </a:lnTo>
                                  <a:lnTo>
                                    <a:pt x="301" y="0"/>
                                  </a:lnTo>
                                  <a:lnTo>
                                    <a:pt x="899" y="0"/>
                                  </a:lnTo>
                                  <a:lnTo>
                                    <a:pt x="1201" y="524"/>
                                  </a:lnTo>
                                  <a:lnTo>
                                    <a:pt x="899" y="1045"/>
                                  </a:lnTo>
                                  <a:lnTo>
                                    <a:pt x="301" y="1045"/>
                                  </a:lnTo>
                                  <a:close/>
                                </a:path>
                              </a:pathLst>
                            </a:custGeom>
                            <a:solidFill>
                              <a:srgbClr val="E69138"/>
                            </a:solidFill>
                            <a:ln>
                              <a:noFill/>
                            </a:ln>
                          </wps:spPr>
                          <wps:txbx>
                            <w:txbxContent>
                              <w:p w14:paraId="3F074229" w14:textId="77777777" w:rsidR="00434AED" w:rsidRDefault="00434AED">
                                <w:pPr>
                                  <w:spacing w:line="240" w:lineRule="auto"/>
                                  <w:textDirection w:val="btLr"/>
                                </w:pPr>
                              </w:p>
                            </w:txbxContent>
                          </wps:txbx>
                          <wps:bodyPr spcFirstLastPara="1" wrap="square" lIns="90000" tIns="45000" rIns="90000" bIns="45000" anchor="ctr" anchorCtr="1">
                            <a:noAutofit/>
                          </wps:bodyPr>
                        </wps:wsp>
                        <wps:wsp>
                          <wps:cNvPr id="1004683586" name="Forma libre 1004683586"/>
                          <wps:cNvSpPr/>
                          <wps:spPr>
                            <a:xfrm>
                              <a:off x="2277475" y="1664753"/>
                              <a:ext cx="177099" cy="154098"/>
                            </a:xfrm>
                            <a:custGeom>
                              <a:avLst/>
                              <a:gdLst/>
                              <a:ahLst/>
                              <a:cxnLst/>
                              <a:rect l="l" t="t" r="r" b="b"/>
                              <a:pathLst>
                                <a:path w="1201" h="1045" extrusionOk="0">
                                  <a:moveTo>
                                    <a:pt x="301" y="1045"/>
                                  </a:moveTo>
                                  <a:lnTo>
                                    <a:pt x="0" y="524"/>
                                  </a:lnTo>
                                  <a:lnTo>
                                    <a:pt x="301" y="0"/>
                                  </a:lnTo>
                                  <a:lnTo>
                                    <a:pt x="899" y="0"/>
                                  </a:lnTo>
                                  <a:lnTo>
                                    <a:pt x="1201" y="524"/>
                                  </a:lnTo>
                                  <a:lnTo>
                                    <a:pt x="899" y="1045"/>
                                  </a:lnTo>
                                  <a:lnTo>
                                    <a:pt x="301" y="1045"/>
                                  </a:lnTo>
                                  <a:close/>
                                </a:path>
                              </a:pathLst>
                            </a:custGeom>
                            <a:solidFill>
                              <a:srgbClr val="8E7CC3"/>
                            </a:solidFill>
                            <a:ln>
                              <a:noFill/>
                            </a:ln>
                          </wps:spPr>
                          <wps:txbx>
                            <w:txbxContent>
                              <w:p w14:paraId="58AEBBCA" w14:textId="77777777" w:rsidR="00434AED" w:rsidRDefault="00434AED">
                                <w:pPr>
                                  <w:spacing w:line="240" w:lineRule="auto"/>
                                  <w:textDirection w:val="btLr"/>
                                </w:pPr>
                              </w:p>
                            </w:txbxContent>
                          </wps:txbx>
                          <wps:bodyPr spcFirstLastPara="1" wrap="square" lIns="90000" tIns="45000" rIns="90000" bIns="45000" anchor="ctr" anchorCtr="1">
                            <a:noAutofit/>
                          </wps:bodyPr>
                        </wps:wsp>
                        <wps:wsp>
                          <wps:cNvPr id="1129451784" name="Forma libre 1129451784"/>
                          <wps:cNvSpPr/>
                          <wps:spPr>
                            <a:xfrm>
                              <a:off x="2277475" y="1871353"/>
                              <a:ext cx="177099" cy="154098"/>
                            </a:xfrm>
                            <a:custGeom>
                              <a:avLst/>
                              <a:gdLst/>
                              <a:ahLst/>
                              <a:cxnLst/>
                              <a:rect l="l" t="t" r="r" b="b"/>
                              <a:pathLst>
                                <a:path w="1201" h="1045" extrusionOk="0">
                                  <a:moveTo>
                                    <a:pt x="301" y="1045"/>
                                  </a:moveTo>
                                  <a:lnTo>
                                    <a:pt x="0" y="524"/>
                                  </a:lnTo>
                                  <a:lnTo>
                                    <a:pt x="301" y="0"/>
                                  </a:lnTo>
                                  <a:lnTo>
                                    <a:pt x="899" y="0"/>
                                  </a:lnTo>
                                  <a:lnTo>
                                    <a:pt x="1201" y="524"/>
                                  </a:lnTo>
                                  <a:lnTo>
                                    <a:pt x="899" y="1045"/>
                                  </a:lnTo>
                                  <a:lnTo>
                                    <a:pt x="301" y="1045"/>
                                  </a:lnTo>
                                  <a:close/>
                                </a:path>
                              </a:pathLst>
                            </a:custGeom>
                            <a:solidFill>
                              <a:srgbClr val="E69138"/>
                            </a:solidFill>
                            <a:ln>
                              <a:noFill/>
                            </a:ln>
                          </wps:spPr>
                          <wps:txbx>
                            <w:txbxContent>
                              <w:p w14:paraId="0593DE27" w14:textId="77777777" w:rsidR="00434AED" w:rsidRDefault="00434AED">
                                <w:pPr>
                                  <w:spacing w:line="240" w:lineRule="auto"/>
                                  <w:textDirection w:val="btLr"/>
                                </w:pPr>
                              </w:p>
                            </w:txbxContent>
                          </wps:txbx>
                          <wps:bodyPr spcFirstLastPara="1" wrap="square" lIns="90000" tIns="45000" rIns="90000" bIns="45000" anchor="ctr" anchorCtr="1">
                            <a:noAutofit/>
                          </wps:bodyPr>
                        </wps:wsp>
                        <wps:wsp>
                          <wps:cNvPr id="640819638" name="Forma libre 640819638"/>
                          <wps:cNvSpPr/>
                          <wps:spPr>
                            <a:xfrm>
                              <a:off x="2277475" y="2184228"/>
                              <a:ext cx="177099" cy="154098"/>
                            </a:xfrm>
                            <a:custGeom>
                              <a:avLst/>
                              <a:gdLst/>
                              <a:ahLst/>
                              <a:cxnLst/>
                              <a:rect l="l" t="t" r="r" b="b"/>
                              <a:pathLst>
                                <a:path w="1201" h="1045" extrusionOk="0">
                                  <a:moveTo>
                                    <a:pt x="301" y="1045"/>
                                  </a:moveTo>
                                  <a:lnTo>
                                    <a:pt x="0" y="524"/>
                                  </a:lnTo>
                                  <a:lnTo>
                                    <a:pt x="301" y="0"/>
                                  </a:lnTo>
                                  <a:lnTo>
                                    <a:pt x="899" y="0"/>
                                  </a:lnTo>
                                  <a:lnTo>
                                    <a:pt x="1201" y="524"/>
                                  </a:lnTo>
                                  <a:lnTo>
                                    <a:pt x="899" y="1045"/>
                                  </a:lnTo>
                                  <a:lnTo>
                                    <a:pt x="301" y="1045"/>
                                  </a:lnTo>
                                  <a:close/>
                                </a:path>
                              </a:pathLst>
                            </a:custGeom>
                            <a:solidFill>
                              <a:srgbClr val="E69138"/>
                            </a:solidFill>
                            <a:ln>
                              <a:noFill/>
                            </a:ln>
                          </wps:spPr>
                          <wps:txbx>
                            <w:txbxContent>
                              <w:p w14:paraId="5E278843" w14:textId="77777777" w:rsidR="00434AED" w:rsidRDefault="00434AED">
                                <w:pPr>
                                  <w:spacing w:line="240" w:lineRule="auto"/>
                                  <w:textDirection w:val="btLr"/>
                                </w:pPr>
                              </w:p>
                            </w:txbxContent>
                          </wps:txbx>
                          <wps:bodyPr spcFirstLastPara="1" wrap="square" lIns="90000" tIns="45000" rIns="90000" bIns="45000" anchor="ctr" anchorCtr="1">
                            <a:noAutofit/>
                          </wps:bodyPr>
                        </wps:wsp>
                        <wps:wsp>
                          <wps:cNvPr id="834332514" name="Forma libre 834332514"/>
                          <wps:cNvSpPr/>
                          <wps:spPr>
                            <a:xfrm>
                              <a:off x="2277475" y="2390828"/>
                              <a:ext cx="177099" cy="154098"/>
                            </a:xfrm>
                            <a:custGeom>
                              <a:avLst/>
                              <a:gdLst/>
                              <a:ahLst/>
                              <a:cxnLst/>
                              <a:rect l="l" t="t" r="r" b="b"/>
                              <a:pathLst>
                                <a:path w="1201" h="1045" extrusionOk="0">
                                  <a:moveTo>
                                    <a:pt x="301" y="1045"/>
                                  </a:moveTo>
                                  <a:lnTo>
                                    <a:pt x="0" y="524"/>
                                  </a:lnTo>
                                  <a:lnTo>
                                    <a:pt x="301" y="0"/>
                                  </a:lnTo>
                                  <a:lnTo>
                                    <a:pt x="899" y="0"/>
                                  </a:lnTo>
                                  <a:lnTo>
                                    <a:pt x="1201" y="524"/>
                                  </a:lnTo>
                                  <a:lnTo>
                                    <a:pt x="899" y="1045"/>
                                  </a:lnTo>
                                  <a:lnTo>
                                    <a:pt x="301" y="1045"/>
                                  </a:lnTo>
                                  <a:close/>
                                </a:path>
                              </a:pathLst>
                            </a:custGeom>
                            <a:solidFill>
                              <a:srgbClr val="8E7CC3"/>
                            </a:solidFill>
                            <a:ln>
                              <a:noFill/>
                            </a:ln>
                          </wps:spPr>
                          <wps:txbx>
                            <w:txbxContent>
                              <w:p w14:paraId="6C9A3349" w14:textId="77777777" w:rsidR="00434AED" w:rsidRDefault="00434AED">
                                <w:pPr>
                                  <w:spacing w:line="240" w:lineRule="auto"/>
                                  <w:textDirection w:val="btLr"/>
                                </w:pPr>
                              </w:p>
                            </w:txbxContent>
                          </wps:txbx>
                          <wps:bodyPr spcFirstLastPara="1" wrap="square" lIns="90000" tIns="45000" rIns="90000" bIns="45000" anchor="ctr" anchorCtr="1">
                            <a:noAutofit/>
                          </wps:bodyPr>
                        </wps:wsp>
                        <wps:wsp>
                          <wps:cNvPr id="843780932" name="Forma libre 843780932"/>
                          <wps:cNvSpPr/>
                          <wps:spPr>
                            <a:xfrm>
                              <a:off x="2277475" y="2597428"/>
                              <a:ext cx="177099" cy="154098"/>
                            </a:xfrm>
                            <a:custGeom>
                              <a:avLst/>
                              <a:gdLst/>
                              <a:ahLst/>
                              <a:cxnLst/>
                              <a:rect l="l" t="t" r="r" b="b"/>
                              <a:pathLst>
                                <a:path w="1201" h="1045" extrusionOk="0">
                                  <a:moveTo>
                                    <a:pt x="301" y="1045"/>
                                  </a:moveTo>
                                  <a:lnTo>
                                    <a:pt x="0" y="524"/>
                                  </a:lnTo>
                                  <a:lnTo>
                                    <a:pt x="301" y="0"/>
                                  </a:lnTo>
                                  <a:lnTo>
                                    <a:pt x="899" y="0"/>
                                  </a:lnTo>
                                  <a:lnTo>
                                    <a:pt x="1201" y="524"/>
                                  </a:lnTo>
                                  <a:lnTo>
                                    <a:pt x="899" y="1045"/>
                                  </a:lnTo>
                                  <a:lnTo>
                                    <a:pt x="301" y="1045"/>
                                  </a:lnTo>
                                  <a:close/>
                                </a:path>
                              </a:pathLst>
                            </a:custGeom>
                            <a:solidFill>
                              <a:srgbClr val="E69138"/>
                            </a:solidFill>
                            <a:ln>
                              <a:noFill/>
                            </a:ln>
                          </wps:spPr>
                          <wps:txbx>
                            <w:txbxContent>
                              <w:p w14:paraId="28B57715" w14:textId="77777777" w:rsidR="00434AED" w:rsidRDefault="00434AED">
                                <w:pPr>
                                  <w:spacing w:line="240" w:lineRule="auto"/>
                                  <w:textDirection w:val="btLr"/>
                                </w:pPr>
                              </w:p>
                            </w:txbxContent>
                          </wps:txbx>
                          <wps:bodyPr spcFirstLastPara="1" wrap="square" lIns="90000" tIns="45000" rIns="90000" bIns="45000" anchor="ctr" anchorCtr="1">
                            <a:noAutofit/>
                          </wps:bodyPr>
                        </wps:wsp>
                        <wps:wsp>
                          <wps:cNvPr id="1424591464" name="Forma libre 1424591464"/>
                          <wps:cNvSpPr/>
                          <wps:spPr>
                            <a:xfrm>
                              <a:off x="2506075" y="1871353"/>
                              <a:ext cx="177099" cy="154098"/>
                            </a:xfrm>
                            <a:custGeom>
                              <a:avLst/>
                              <a:gdLst/>
                              <a:ahLst/>
                              <a:cxnLst/>
                              <a:rect l="l" t="t" r="r" b="b"/>
                              <a:pathLst>
                                <a:path w="1201" h="1045" extrusionOk="0">
                                  <a:moveTo>
                                    <a:pt x="301" y="1045"/>
                                  </a:moveTo>
                                  <a:lnTo>
                                    <a:pt x="0" y="524"/>
                                  </a:lnTo>
                                  <a:lnTo>
                                    <a:pt x="301" y="0"/>
                                  </a:lnTo>
                                  <a:lnTo>
                                    <a:pt x="899" y="0"/>
                                  </a:lnTo>
                                  <a:lnTo>
                                    <a:pt x="1201" y="524"/>
                                  </a:lnTo>
                                  <a:lnTo>
                                    <a:pt x="899" y="1045"/>
                                  </a:lnTo>
                                  <a:lnTo>
                                    <a:pt x="301" y="1045"/>
                                  </a:lnTo>
                                  <a:close/>
                                </a:path>
                              </a:pathLst>
                            </a:custGeom>
                            <a:solidFill>
                              <a:srgbClr val="8E7CC3"/>
                            </a:solidFill>
                            <a:ln>
                              <a:noFill/>
                            </a:ln>
                          </wps:spPr>
                          <wps:txbx>
                            <w:txbxContent>
                              <w:p w14:paraId="03F64F1F" w14:textId="77777777" w:rsidR="00434AED" w:rsidRDefault="00434AED">
                                <w:pPr>
                                  <w:spacing w:line="240" w:lineRule="auto"/>
                                  <w:textDirection w:val="btLr"/>
                                </w:pPr>
                              </w:p>
                            </w:txbxContent>
                          </wps:txbx>
                          <wps:bodyPr spcFirstLastPara="1" wrap="square" lIns="90000" tIns="45000" rIns="90000" bIns="45000" anchor="ctr" anchorCtr="1">
                            <a:noAutofit/>
                          </wps:bodyPr>
                        </wps:wsp>
                        <wps:wsp>
                          <wps:cNvPr id="271802675" name="Forma libre 271802675"/>
                          <wps:cNvSpPr/>
                          <wps:spPr>
                            <a:xfrm>
                              <a:off x="2506075" y="2184228"/>
                              <a:ext cx="177099" cy="154098"/>
                            </a:xfrm>
                            <a:custGeom>
                              <a:avLst/>
                              <a:gdLst/>
                              <a:ahLst/>
                              <a:cxnLst/>
                              <a:rect l="l" t="t" r="r" b="b"/>
                              <a:pathLst>
                                <a:path w="1201" h="1045" extrusionOk="0">
                                  <a:moveTo>
                                    <a:pt x="301" y="1045"/>
                                  </a:moveTo>
                                  <a:lnTo>
                                    <a:pt x="0" y="524"/>
                                  </a:lnTo>
                                  <a:lnTo>
                                    <a:pt x="301" y="0"/>
                                  </a:lnTo>
                                  <a:lnTo>
                                    <a:pt x="899" y="0"/>
                                  </a:lnTo>
                                  <a:lnTo>
                                    <a:pt x="1201" y="524"/>
                                  </a:lnTo>
                                  <a:lnTo>
                                    <a:pt x="899" y="1045"/>
                                  </a:lnTo>
                                  <a:lnTo>
                                    <a:pt x="301" y="1045"/>
                                  </a:lnTo>
                                  <a:close/>
                                </a:path>
                              </a:pathLst>
                            </a:custGeom>
                            <a:solidFill>
                              <a:srgbClr val="E69138"/>
                            </a:solidFill>
                            <a:ln>
                              <a:noFill/>
                            </a:ln>
                          </wps:spPr>
                          <wps:txbx>
                            <w:txbxContent>
                              <w:p w14:paraId="67B634EB" w14:textId="77777777" w:rsidR="00434AED" w:rsidRDefault="00434AED">
                                <w:pPr>
                                  <w:spacing w:line="240" w:lineRule="auto"/>
                                  <w:textDirection w:val="btLr"/>
                                </w:pPr>
                              </w:p>
                            </w:txbxContent>
                          </wps:txbx>
                          <wps:bodyPr spcFirstLastPara="1" wrap="square" lIns="90000" tIns="45000" rIns="90000" bIns="45000" anchor="ctr" anchorCtr="1">
                            <a:noAutofit/>
                          </wps:bodyPr>
                        </wps:wsp>
                        <wps:wsp>
                          <wps:cNvPr id="1963977231" name="Forma libre 1963977231"/>
                          <wps:cNvSpPr/>
                          <wps:spPr>
                            <a:xfrm>
                              <a:off x="2506075" y="2390828"/>
                              <a:ext cx="177099" cy="154098"/>
                            </a:xfrm>
                            <a:custGeom>
                              <a:avLst/>
                              <a:gdLst/>
                              <a:ahLst/>
                              <a:cxnLst/>
                              <a:rect l="l" t="t" r="r" b="b"/>
                              <a:pathLst>
                                <a:path w="1201" h="1045" extrusionOk="0">
                                  <a:moveTo>
                                    <a:pt x="301" y="1045"/>
                                  </a:moveTo>
                                  <a:lnTo>
                                    <a:pt x="0" y="524"/>
                                  </a:lnTo>
                                  <a:lnTo>
                                    <a:pt x="301" y="0"/>
                                  </a:lnTo>
                                  <a:lnTo>
                                    <a:pt x="899" y="0"/>
                                  </a:lnTo>
                                  <a:lnTo>
                                    <a:pt x="1201" y="524"/>
                                  </a:lnTo>
                                  <a:lnTo>
                                    <a:pt x="899" y="1045"/>
                                  </a:lnTo>
                                  <a:lnTo>
                                    <a:pt x="301" y="1045"/>
                                  </a:lnTo>
                                  <a:close/>
                                </a:path>
                              </a:pathLst>
                            </a:custGeom>
                            <a:solidFill>
                              <a:srgbClr val="8E7CC3"/>
                            </a:solidFill>
                            <a:ln>
                              <a:noFill/>
                            </a:ln>
                          </wps:spPr>
                          <wps:txbx>
                            <w:txbxContent>
                              <w:p w14:paraId="5FF382B7" w14:textId="77777777" w:rsidR="00434AED" w:rsidRDefault="00434AED">
                                <w:pPr>
                                  <w:spacing w:line="240" w:lineRule="auto"/>
                                  <w:textDirection w:val="btLr"/>
                                </w:pPr>
                              </w:p>
                            </w:txbxContent>
                          </wps:txbx>
                          <wps:bodyPr spcFirstLastPara="1" wrap="square" lIns="90000" tIns="45000" rIns="90000" bIns="45000" anchor="ctr" anchorCtr="1">
                            <a:noAutofit/>
                          </wps:bodyPr>
                        </wps:wsp>
                        <wps:wsp>
                          <wps:cNvPr id="102307164" name="Forma libre 102307164"/>
                          <wps:cNvSpPr/>
                          <wps:spPr>
                            <a:xfrm>
                              <a:off x="2506075" y="2597428"/>
                              <a:ext cx="177099" cy="154098"/>
                            </a:xfrm>
                            <a:custGeom>
                              <a:avLst/>
                              <a:gdLst/>
                              <a:ahLst/>
                              <a:cxnLst/>
                              <a:rect l="l" t="t" r="r" b="b"/>
                              <a:pathLst>
                                <a:path w="1201" h="1045" extrusionOk="0">
                                  <a:moveTo>
                                    <a:pt x="301" y="1045"/>
                                  </a:moveTo>
                                  <a:lnTo>
                                    <a:pt x="0" y="524"/>
                                  </a:lnTo>
                                  <a:lnTo>
                                    <a:pt x="301" y="0"/>
                                  </a:lnTo>
                                  <a:lnTo>
                                    <a:pt x="899" y="0"/>
                                  </a:lnTo>
                                  <a:lnTo>
                                    <a:pt x="1201" y="524"/>
                                  </a:lnTo>
                                  <a:lnTo>
                                    <a:pt x="899" y="1045"/>
                                  </a:lnTo>
                                  <a:lnTo>
                                    <a:pt x="301" y="1045"/>
                                  </a:lnTo>
                                  <a:close/>
                                </a:path>
                              </a:pathLst>
                            </a:custGeom>
                            <a:solidFill>
                              <a:srgbClr val="E69138"/>
                            </a:solidFill>
                            <a:ln>
                              <a:noFill/>
                            </a:ln>
                          </wps:spPr>
                          <wps:txbx>
                            <w:txbxContent>
                              <w:p w14:paraId="0EF613B4" w14:textId="77777777" w:rsidR="00434AED" w:rsidRDefault="00434AED">
                                <w:pPr>
                                  <w:spacing w:line="240" w:lineRule="auto"/>
                                  <w:textDirection w:val="btLr"/>
                                </w:pPr>
                              </w:p>
                            </w:txbxContent>
                          </wps:txbx>
                          <wps:bodyPr spcFirstLastPara="1" wrap="square" lIns="90000" tIns="45000" rIns="90000" bIns="45000" anchor="ctr" anchorCtr="1">
                            <a:noAutofit/>
                          </wps:bodyPr>
                        </wps:wsp>
                        <wps:wsp>
                          <wps:cNvPr id="67952680" name="Forma libre 67952680"/>
                          <wps:cNvSpPr/>
                          <wps:spPr>
                            <a:xfrm>
                              <a:off x="2734675" y="2591222"/>
                              <a:ext cx="177099" cy="154098"/>
                            </a:xfrm>
                            <a:custGeom>
                              <a:avLst/>
                              <a:gdLst/>
                              <a:ahLst/>
                              <a:cxnLst/>
                              <a:rect l="l" t="t" r="r" b="b"/>
                              <a:pathLst>
                                <a:path w="1201" h="1045" extrusionOk="0">
                                  <a:moveTo>
                                    <a:pt x="301" y="1045"/>
                                  </a:moveTo>
                                  <a:lnTo>
                                    <a:pt x="0" y="524"/>
                                  </a:lnTo>
                                  <a:lnTo>
                                    <a:pt x="301" y="0"/>
                                  </a:lnTo>
                                  <a:lnTo>
                                    <a:pt x="899" y="0"/>
                                  </a:lnTo>
                                  <a:lnTo>
                                    <a:pt x="1201" y="524"/>
                                  </a:lnTo>
                                  <a:lnTo>
                                    <a:pt x="899" y="1045"/>
                                  </a:lnTo>
                                  <a:lnTo>
                                    <a:pt x="301" y="1045"/>
                                  </a:lnTo>
                                  <a:close/>
                                </a:path>
                              </a:pathLst>
                            </a:custGeom>
                            <a:solidFill>
                              <a:srgbClr val="8E7CC3"/>
                            </a:solidFill>
                            <a:ln>
                              <a:noFill/>
                            </a:ln>
                          </wps:spPr>
                          <wps:txbx>
                            <w:txbxContent>
                              <w:p w14:paraId="777A995D" w14:textId="77777777" w:rsidR="00434AED" w:rsidRDefault="00434AED">
                                <w:pPr>
                                  <w:spacing w:line="240" w:lineRule="auto"/>
                                  <w:textDirection w:val="btLr"/>
                                </w:pPr>
                              </w:p>
                            </w:txbxContent>
                          </wps:txbx>
                          <wps:bodyPr spcFirstLastPara="1" wrap="square" lIns="90000" tIns="45000" rIns="90000" bIns="45000" anchor="ctr" anchorCtr="1">
                            <a:noAutofit/>
                          </wps:bodyPr>
                        </wps:wsp>
                        <wps:wsp>
                          <wps:cNvPr id="1889462595" name="Forma libre 1889462595"/>
                          <wps:cNvSpPr/>
                          <wps:spPr>
                            <a:xfrm>
                              <a:off x="2963275" y="2591222"/>
                              <a:ext cx="177099" cy="154098"/>
                            </a:xfrm>
                            <a:custGeom>
                              <a:avLst/>
                              <a:gdLst/>
                              <a:ahLst/>
                              <a:cxnLst/>
                              <a:rect l="l" t="t" r="r" b="b"/>
                              <a:pathLst>
                                <a:path w="1201" h="1045" extrusionOk="0">
                                  <a:moveTo>
                                    <a:pt x="301" y="1045"/>
                                  </a:moveTo>
                                  <a:lnTo>
                                    <a:pt x="0" y="524"/>
                                  </a:lnTo>
                                  <a:lnTo>
                                    <a:pt x="301" y="0"/>
                                  </a:lnTo>
                                  <a:lnTo>
                                    <a:pt x="899" y="0"/>
                                  </a:lnTo>
                                  <a:lnTo>
                                    <a:pt x="1201" y="524"/>
                                  </a:lnTo>
                                  <a:lnTo>
                                    <a:pt x="899" y="1045"/>
                                  </a:lnTo>
                                  <a:lnTo>
                                    <a:pt x="301" y="1045"/>
                                  </a:lnTo>
                                  <a:close/>
                                </a:path>
                              </a:pathLst>
                            </a:custGeom>
                            <a:solidFill>
                              <a:srgbClr val="8E7CC3"/>
                            </a:solidFill>
                            <a:ln>
                              <a:noFill/>
                            </a:ln>
                          </wps:spPr>
                          <wps:txbx>
                            <w:txbxContent>
                              <w:p w14:paraId="6D64A761" w14:textId="77777777" w:rsidR="00434AED" w:rsidRDefault="00434AED">
                                <w:pPr>
                                  <w:spacing w:line="240" w:lineRule="auto"/>
                                  <w:textDirection w:val="btLr"/>
                                </w:pPr>
                              </w:p>
                            </w:txbxContent>
                          </wps:txbx>
                          <wps:bodyPr spcFirstLastPara="1" wrap="square" lIns="90000" tIns="45000" rIns="90000" bIns="45000" anchor="ctr" anchorCtr="1">
                            <a:noAutofit/>
                          </wps:bodyPr>
                        </wps:wsp>
                        <wps:wsp>
                          <wps:cNvPr id="1751977101" name="Forma libre 1751977101"/>
                          <wps:cNvSpPr/>
                          <wps:spPr>
                            <a:xfrm>
                              <a:off x="3045975" y="756578"/>
                              <a:ext cx="177099" cy="154098"/>
                            </a:xfrm>
                            <a:custGeom>
                              <a:avLst/>
                              <a:gdLst/>
                              <a:ahLst/>
                              <a:cxnLst/>
                              <a:rect l="l" t="t" r="r" b="b"/>
                              <a:pathLst>
                                <a:path w="1201" h="1045" extrusionOk="0">
                                  <a:moveTo>
                                    <a:pt x="301" y="1045"/>
                                  </a:moveTo>
                                  <a:lnTo>
                                    <a:pt x="0" y="524"/>
                                  </a:lnTo>
                                  <a:lnTo>
                                    <a:pt x="301" y="0"/>
                                  </a:lnTo>
                                  <a:lnTo>
                                    <a:pt x="899" y="0"/>
                                  </a:lnTo>
                                  <a:lnTo>
                                    <a:pt x="1201" y="524"/>
                                  </a:lnTo>
                                  <a:lnTo>
                                    <a:pt x="899" y="1045"/>
                                  </a:lnTo>
                                  <a:lnTo>
                                    <a:pt x="301" y="1045"/>
                                  </a:lnTo>
                                  <a:close/>
                                </a:path>
                              </a:pathLst>
                            </a:custGeom>
                            <a:solidFill>
                              <a:srgbClr val="B6D7A8"/>
                            </a:solidFill>
                            <a:ln>
                              <a:noFill/>
                            </a:ln>
                          </wps:spPr>
                          <wps:txbx>
                            <w:txbxContent>
                              <w:p w14:paraId="52B8F369" w14:textId="77777777" w:rsidR="00434AED" w:rsidRDefault="00434AED">
                                <w:pPr>
                                  <w:spacing w:line="240" w:lineRule="auto"/>
                                  <w:textDirection w:val="btLr"/>
                                </w:pPr>
                              </w:p>
                            </w:txbxContent>
                          </wps:txbx>
                          <wps:bodyPr spcFirstLastPara="1" wrap="square" lIns="90000" tIns="45000" rIns="90000" bIns="45000" anchor="ctr" anchorCtr="1">
                            <a:noAutofit/>
                          </wps:bodyPr>
                        </wps:wsp>
                        <wps:wsp>
                          <wps:cNvPr id="804225892" name="Forma libre 804225892"/>
                          <wps:cNvSpPr/>
                          <wps:spPr>
                            <a:xfrm>
                              <a:off x="3045975" y="931953"/>
                              <a:ext cx="177099" cy="154098"/>
                            </a:xfrm>
                            <a:custGeom>
                              <a:avLst/>
                              <a:gdLst/>
                              <a:ahLst/>
                              <a:cxnLst/>
                              <a:rect l="l" t="t" r="r" b="b"/>
                              <a:pathLst>
                                <a:path w="1201" h="1045" extrusionOk="0">
                                  <a:moveTo>
                                    <a:pt x="301" y="1045"/>
                                  </a:moveTo>
                                  <a:lnTo>
                                    <a:pt x="0" y="524"/>
                                  </a:lnTo>
                                  <a:lnTo>
                                    <a:pt x="301" y="0"/>
                                  </a:lnTo>
                                  <a:lnTo>
                                    <a:pt x="899" y="0"/>
                                  </a:lnTo>
                                  <a:lnTo>
                                    <a:pt x="1201" y="524"/>
                                  </a:lnTo>
                                  <a:lnTo>
                                    <a:pt x="899" y="1045"/>
                                  </a:lnTo>
                                  <a:lnTo>
                                    <a:pt x="301" y="1045"/>
                                  </a:lnTo>
                                  <a:close/>
                                </a:path>
                              </a:pathLst>
                            </a:custGeom>
                            <a:solidFill>
                              <a:srgbClr val="E69138"/>
                            </a:solidFill>
                            <a:ln>
                              <a:noFill/>
                            </a:ln>
                          </wps:spPr>
                          <wps:txbx>
                            <w:txbxContent>
                              <w:p w14:paraId="7CFA709B" w14:textId="77777777" w:rsidR="00434AED" w:rsidRDefault="00434AED">
                                <w:pPr>
                                  <w:spacing w:line="240" w:lineRule="auto"/>
                                  <w:textDirection w:val="btLr"/>
                                </w:pPr>
                              </w:p>
                            </w:txbxContent>
                          </wps:txbx>
                          <wps:bodyPr spcFirstLastPara="1" wrap="square" lIns="90000" tIns="45000" rIns="90000" bIns="45000" anchor="ctr" anchorCtr="1">
                            <a:noAutofit/>
                          </wps:bodyPr>
                        </wps:wsp>
                        <wps:wsp>
                          <wps:cNvPr id="830308389" name="Forma libre 830308389"/>
                          <wps:cNvSpPr/>
                          <wps:spPr>
                            <a:xfrm>
                              <a:off x="3045975" y="1107328"/>
                              <a:ext cx="177099" cy="154098"/>
                            </a:xfrm>
                            <a:custGeom>
                              <a:avLst/>
                              <a:gdLst/>
                              <a:ahLst/>
                              <a:cxnLst/>
                              <a:rect l="l" t="t" r="r" b="b"/>
                              <a:pathLst>
                                <a:path w="1201" h="1045" extrusionOk="0">
                                  <a:moveTo>
                                    <a:pt x="301" y="1045"/>
                                  </a:moveTo>
                                  <a:lnTo>
                                    <a:pt x="0" y="524"/>
                                  </a:lnTo>
                                  <a:lnTo>
                                    <a:pt x="301" y="0"/>
                                  </a:lnTo>
                                  <a:lnTo>
                                    <a:pt x="899" y="0"/>
                                  </a:lnTo>
                                  <a:lnTo>
                                    <a:pt x="1201" y="524"/>
                                  </a:lnTo>
                                  <a:lnTo>
                                    <a:pt x="899" y="1045"/>
                                  </a:lnTo>
                                  <a:lnTo>
                                    <a:pt x="301" y="1045"/>
                                  </a:lnTo>
                                  <a:close/>
                                </a:path>
                              </a:pathLst>
                            </a:custGeom>
                            <a:solidFill>
                              <a:srgbClr val="8E7CC3"/>
                            </a:solidFill>
                            <a:ln>
                              <a:noFill/>
                            </a:ln>
                          </wps:spPr>
                          <wps:txbx>
                            <w:txbxContent>
                              <w:p w14:paraId="6BE72464" w14:textId="77777777" w:rsidR="00434AED" w:rsidRDefault="00434AED">
                                <w:pPr>
                                  <w:spacing w:line="240" w:lineRule="auto"/>
                                  <w:textDirection w:val="btLr"/>
                                </w:pPr>
                              </w:p>
                            </w:txbxContent>
                          </wps:txbx>
                          <wps:bodyPr spcFirstLastPara="1" wrap="square" lIns="90000" tIns="45000" rIns="90000" bIns="45000" anchor="ctr" anchorCtr="1">
                            <a:noAutofit/>
                          </wps:bodyPr>
                        </wps:wsp>
                        <wps:wsp>
                          <wps:cNvPr id="328983957" name="Cuadro de texto 328983957"/>
                          <wps:cNvSpPr txBox="1"/>
                          <wps:spPr>
                            <a:xfrm>
                              <a:off x="3146875" y="762225"/>
                              <a:ext cx="1173300" cy="142800"/>
                            </a:xfrm>
                            <a:prstGeom prst="rect">
                              <a:avLst/>
                            </a:prstGeom>
                            <a:noFill/>
                            <a:ln>
                              <a:noFill/>
                            </a:ln>
                          </wps:spPr>
                          <wps:txbx>
                            <w:txbxContent>
                              <w:p w14:paraId="5336806F" w14:textId="77777777" w:rsidR="00434AED" w:rsidRDefault="00000000">
                                <w:pPr>
                                  <w:spacing w:line="240" w:lineRule="auto"/>
                                  <w:textDirection w:val="btLr"/>
                                </w:pPr>
                                <w:r>
                                  <w:rPr>
                                    <w:rFonts w:ascii="Livvic" w:eastAsia="Livvic" w:hAnsi="Livvic" w:cs="Livvic"/>
                                    <w:color w:val="2B302B"/>
                                    <w:sz w:val="20"/>
                                  </w:rPr>
                                  <w:t>Linalool</w:t>
                                </w:r>
                              </w:p>
                            </w:txbxContent>
                          </wps:txbx>
                          <wps:bodyPr spcFirstLastPara="1" wrap="square" lIns="91425" tIns="91425" rIns="91425" bIns="91425" anchor="ctr" anchorCtr="0">
                            <a:noAutofit/>
                          </wps:bodyPr>
                        </wps:wsp>
                        <wps:wsp>
                          <wps:cNvPr id="966085730" name="Cuadro de texto 966085730"/>
                          <wps:cNvSpPr txBox="1"/>
                          <wps:spPr>
                            <a:xfrm>
                              <a:off x="3146875" y="937600"/>
                              <a:ext cx="1444500" cy="142800"/>
                            </a:xfrm>
                            <a:prstGeom prst="rect">
                              <a:avLst/>
                            </a:prstGeom>
                            <a:noFill/>
                            <a:ln>
                              <a:noFill/>
                            </a:ln>
                          </wps:spPr>
                          <wps:txbx>
                            <w:txbxContent>
                              <w:p w14:paraId="69A0B03A" w14:textId="77777777" w:rsidR="00434AED" w:rsidRDefault="00000000">
                                <w:pPr>
                                  <w:spacing w:line="240" w:lineRule="auto"/>
                                  <w:textDirection w:val="btLr"/>
                                </w:pPr>
                                <w:r>
                                  <w:rPr>
                                    <w:rFonts w:ascii="Livvic" w:eastAsia="Livvic" w:hAnsi="Livvic" w:cs="Livvic"/>
                                    <w:color w:val="2B302B"/>
                                    <w:sz w:val="20"/>
                                  </w:rPr>
                                  <w:t>Cafeína (</w:t>
                                </w:r>
                                <w:r>
                                  <w:rPr>
                                    <w:color w:val="000000"/>
                                    <w:sz w:val="12"/>
                                  </w:rPr>
                                  <w:t>0,15 mM)</w:t>
                                </w:r>
                              </w:p>
                            </w:txbxContent>
                          </wps:txbx>
                          <wps:bodyPr spcFirstLastPara="1" wrap="square" lIns="91425" tIns="91425" rIns="91425" bIns="91425" anchor="ctr" anchorCtr="0">
                            <a:noAutofit/>
                          </wps:bodyPr>
                        </wps:wsp>
                        <wps:wsp>
                          <wps:cNvPr id="1414245228" name="Cuadro de texto 1414245228"/>
                          <wps:cNvSpPr txBox="1"/>
                          <wps:spPr>
                            <a:xfrm>
                              <a:off x="3175725" y="1112975"/>
                              <a:ext cx="1583700" cy="142800"/>
                            </a:xfrm>
                            <a:prstGeom prst="rect">
                              <a:avLst/>
                            </a:prstGeom>
                            <a:noFill/>
                            <a:ln>
                              <a:noFill/>
                            </a:ln>
                          </wps:spPr>
                          <wps:txbx>
                            <w:txbxContent>
                              <w:p w14:paraId="0850AF06" w14:textId="77777777" w:rsidR="00434AED" w:rsidRDefault="00000000">
                                <w:pPr>
                                  <w:spacing w:line="240" w:lineRule="auto"/>
                                  <w:textDirection w:val="btLr"/>
                                </w:pPr>
                                <w:r>
                                  <w:rPr>
                                    <w:rFonts w:ascii="Livvic" w:eastAsia="Livvic" w:hAnsi="Livvic" w:cs="Livvic"/>
                                    <w:color w:val="2B302B"/>
                                    <w:sz w:val="20"/>
                                  </w:rPr>
                                  <w:t>Arginina (</w:t>
                                </w:r>
                                <w:r>
                                  <w:rPr>
                                    <w:color w:val="000000"/>
                                    <w:sz w:val="12"/>
                                  </w:rPr>
                                  <w:t>0,03 mM</w:t>
                                </w:r>
                                <w:r>
                                  <w:rPr>
                                    <w:rFonts w:ascii="Livvic" w:eastAsia="Livvic" w:hAnsi="Livvic" w:cs="Livvic"/>
                                    <w:color w:val="2B302B"/>
                                    <w:sz w:val="20"/>
                                  </w:rPr>
                                  <w:t>)</w:t>
                                </w:r>
                              </w:p>
                            </w:txbxContent>
                          </wps:txbx>
                          <wps:bodyPr spcFirstLastPara="1" wrap="square" lIns="91425" tIns="91425" rIns="91425" bIns="91425" anchor="ctr" anchorCtr="0">
                            <a:noAutofit/>
                          </wps:bodyPr>
                        </wps:wsp>
                      </wpg:wgp>
                    </a:graphicData>
                  </a:graphic>
                </wp:inline>
              </w:drawing>
            </mc:Choice>
            <mc:Fallback>
              <w:pict>
                <v:group w14:anchorId="69912518" id="Grupo 1" o:spid="_x0000_s1157" style="width:326.25pt;height:201.75pt;mso-position-horizontal-relative:char;mso-position-vertical-relative:line" coordorigin="6338,3132" coordsize="41256,2544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">
                  <v:shape id="Cuadro de texto 1313686203" o:spid="_x0000_s1158" type="#_x0000_t202" style="position:absolute;left:14799;top:3132;width:20649;height:44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" filled="f" stroked="f">
                    <v:textbox inset="2.53958mm,2.53958mm,2.53958mm,2.53958mm">
                      <w:txbxContent>
                        <w:p w14:paraId="242388CE" w14:textId="77777777" w:rsidR="00434AED" w:rsidRDefault="00000000">
                          <w:pPr>
                            <w:spacing w:line="240" w:lineRule="auto"/>
                            <w:textDirection w:val="btLr"/>
                          </w:pPr>
                          <w:r>
                            <w:rPr>
                              <w:rFonts w:ascii="DM Sans Medium" w:eastAsia="DM Sans Medium" w:hAnsi="DM Sans Medium" w:cs="DM Sans Medium"/>
                              <w:color w:val="2B302B"/>
                              <w:sz w:val="40"/>
                            </w:rPr>
                            <w:t>8 Tratamientos</w:t>
                          </w:r>
                        </w:p>
                      </w:txbxContent>
                    </v:textbox>
                  </v:shape>
                  <v:shape id="Cuadro de texto 570787012" o:spid="_x0000_s1159" type="#_x0000_t202" style="position:absolute;left:6338;top:6261;width:28950;height:223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" filled="f" stroked="f">
                    <v:textbox inset="2.53958mm,2.53958mm,2.53958mm,2.53958mm">
                      <w:txbxContent>
                        <w:p w14:paraId="081CBBC0" w14:textId="77777777" w:rsidR="00434AED" w:rsidRDefault="00000000">
                          <w:pPr>
                            <w:spacing w:line="240" w:lineRule="auto"/>
                            <w:textDirection w:val="btLr"/>
                          </w:pPr>
                          <w:r>
                            <w:rPr>
                              <w:rFonts w:ascii="Livvic" w:eastAsia="Livvic" w:hAnsi="Livvic" w:cs="Livvic"/>
                              <w:color w:val="2B302B"/>
                              <w:sz w:val="24"/>
                            </w:rPr>
                            <w:t xml:space="preserve">Controles: </w:t>
                          </w:r>
                        </w:p>
                        <w:p w14:paraId="515B726B" w14:textId="77777777" w:rsidR="00434AED" w:rsidRDefault="00000000">
                          <w:pPr>
                            <w:spacing w:line="240" w:lineRule="auto"/>
                            <w:ind w:left="720" w:firstLine="360"/>
                            <w:textDirection w:val="btLr"/>
                          </w:pPr>
                          <w:r>
                            <w:rPr>
                              <w:rFonts w:ascii="Livvic" w:eastAsia="Livvic" w:hAnsi="Livvic" w:cs="Livvic"/>
                              <w:color w:val="2B302B"/>
                              <w:sz w:val="24"/>
                            </w:rPr>
                            <w:t>Sin olor</w:t>
                          </w:r>
                        </w:p>
                        <w:p w14:paraId="3C415026" w14:textId="77777777" w:rsidR="00434AED" w:rsidRDefault="00000000">
                          <w:pPr>
                            <w:spacing w:line="240" w:lineRule="auto"/>
                            <w:ind w:left="720" w:firstLine="360"/>
                            <w:textDirection w:val="btLr"/>
                          </w:pPr>
                          <w:r>
                            <w:rPr>
                              <w:rFonts w:ascii="Livvic" w:eastAsia="Livvic" w:hAnsi="Livvic" w:cs="Livvic"/>
                              <w:color w:val="2B302B"/>
                              <w:sz w:val="24"/>
                            </w:rPr>
                            <w:t>Sin CNA</w:t>
                          </w:r>
                        </w:p>
                        <w:p w14:paraId="30AC91D4" w14:textId="77777777" w:rsidR="00434AED" w:rsidRDefault="00000000">
                          <w:pPr>
                            <w:spacing w:line="240" w:lineRule="auto"/>
                            <w:textDirection w:val="btLr"/>
                          </w:pPr>
                          <w:r>
                            <w:rPr>
                              <w:rFonts w:ascii="Livvic" w:eastAsia="Livvic" w:hAnsi="Livvic" w:cs="Livvic"/>
                              <w:color w:val="2B302B"/>
                              <w:sz w:val="24"/>
                            </w:rPr>
                            <w:t>CNA Dosis simple:</w:t>
                          </w:r>
                        </w:p>
                        <w:p w14:paraId="67634B8E" w14:textId="77777777" w:rsidR="00434AED" w:rsidRDefault="00000000">
                          <w:pPr>
                            <w:spacing w:line="240" w:lineRule="auto"/>
                            <w:ind w:left="720" w:firstLine="360"/>
                            <w:textDirection w:val="btLr"/>
                          </w:pPr>
                          <w:r>
                            <w:rPr>
                              <w:rFonts w:ascii="Livvic" w:eastAsia="Livvic" w:hAnsi="Livvic" w:cs="Livvic"/>
                              <w:color w:val="2B302B"/>
                              <w:sz w:val="24"/>
                            </w:rPr>
                            <w:t>CAF</w:t>
                          </w:r>
                        </w:p>
                        <w:p w14:paraId="675662BF" w14:textId="77777777" w:rsidR="00434AED" w:rsidRDefault="00000000">
                          <w:pPr>
                            <w:spacing w:line="240" w:lineRule="auto"/>
                            <w:ind w:left="720" w:firstLine="360"/>
                            <w:textDirection w:val="btLr"/>
                          </w:pPr>
                          <w:r>
                            <w:rPr>
                              <w:rFonts w:ascii="Livvic" w:eastAsia="Livvic" w:hAnsi="Livvic" w:cs="Livvic"/>
                              <w:color w:val="2B302B"/>
                              <w:sz w:val="24"/>
                            </w:rPr>
                            <w:t>ARG</w:t>
                          </w:r>
                        </w:p>
                        <w:p w14:paraId="78172342" w14:textId="77777777" w:rsidR="00434AED" w:rsidRDefault="00000000">
                          <w:pPr>
                            <w:spacing w:line="240" w:lineRule="auto"/>
                            <w:ind w:left="720" w:firstLine="360"/>
                            <w:textDirection w:val="btLr"/>
                          </w:pPr>
                          <w:r>
                            <w:rPr>
                              <w:rFonts w:ascii="Livvic" w:eastAsia="Livvic" w:hAnsi="Livvic" w:cs="Livvic"/>
                              <w:color w:val="2B302B"/>
                              <w:sz w:val="24"/>
                            </w:rPr>
                            <w:t>CAF+ARG</w:t>
                          </w:r>
                        </w:p>
                        <w:p w14:paraId="2AB08E11" w14:textId="77777777" w:rsidR="00434AED" w:rsidRDefault="00000000">
                          <w:pPr>
                            <w:spacing w:line="240" w:lineRule="auto"/>
                            <w:textDirection w:val="btLr"/>
                          </w:pPr>
                          <w:r>
                            <w:rPr>
                              <w:rFonts w:ascii="Livvic" w:eastAsia="Livvic" w:hAnsi="Livvic" w:cs="Livvic"/>
                              <w:color w:val="2B302B"/>
                              <w:sz w:val="24"/>
                            </w:rPr>
                            <w:t>CNA Dosis Doble:</w:t>
                          </w:r>
                        </w:p>
                        <w:p w14:paraId="5246FC04" w14:textId="77777777" w:rsidR="00434AED" w:rsidRDefault="00000000">
                          <w:pPr>
                            <w:spacing w:line="240" w:lineRule="auto"/>
                            <w:ind w:left="720" w:firstLine="360"/>
                            <w:textDirection w:val="btLr"/>
                          </w:pPr>
                          <w:r>
                            <w:rPr>
                              <w:rFonts w:ascii="Livvic" w:eastAsia="Livvic" w:hAnsi="Livvic" w:cs="Livvic"/>
                              <w:color w:val="2B302B"/>
                              <w:sz w:val="24"/>
                            </w:rPr>
                            <w:t>2 CAF</w:t>
                          </w:r>
                        </w:p>
                        <w:p w14:paraId="083EF721" w14:textId="77777777" w:rsidR="00434AED" w:rsidRDefault="00000000">
                          <w:pPr>
                            <w:spacing w:line="240" w:lineRule="auto"/>
                            <w:ind w:left="720" w:firstLine="360"/>
                            <w:textDirection w:val="btLr"/>
                          </w:pPr>
                          <w:r>
                            <w:rPr>
                              <w:rFonts w:ascii="Livvic" w:eastAsia="Livvic" w:hAnsi="Livvic" w:cs="Livvic"/>
                              <w:color w:val="2B302B"/>
                              <w:sz w:val="24"/>
                            </w:rPr>
                            <w:t>2 ARG</w:t>
                          </w:r>
                        </w:p>
                        <w:p w14:paraId="729B6003" w14:textId="77777777" w:rsidR="00434AED" w:rsidRDefault="00000000">
                          <w:pPr>
                            <w:spacing w:line="240" w:lineRule="auto"/>
                            <w:ind w:left="720" w:firstLine="360"/>
                            <w:textDirection w:val="btLr"/>
                          </w:pPr>
                          <w:r>
                            <w:rPr>
                              <w:rFonts w:ascii="Livvic" w:eastAsia="Livvic" w:hAnsi="Livvic" w:cs="Livvic"/>
                              <w:color w:val="2B302B"/>
                              <w:sz w:val="24"/>
                            </w:rPr>
                            <w:t>2 CAF+ARG</w:t>
                          </w:r>
                        </w:p>
                      </w:txbxContent>
                    </v:textbox>
                  </v:shape>
                  <v:shape id="Forma libre 604113027" o:spid="_x0000_s1160" style="position:absolute;left:20488;top:11012;width:1771;height:1541;visibility:visible;mso-wrap-style:square;v-text-anchor:middle-center" coordsize="1201,1045"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" adj="-11796480,,5400" path="m301,1045l,524,301,,899,r302,524l899,1045r-598,xe" fillcolor="#b6d7a8" stroked="f">
                    <v:stroke joinstyle="miter"/>
                    <v:formulas/>
                    <v:path arrowok="t" o:extrusionok="f" o:connecttype="custom" textboxrect="0,0,1201,1045"/>
                    <v:textbox inset="2.5mm,1.25mm,2.5mm,1.25mm">
                      <w:txbxContent>
                        <w:p w14:paraId="3E2DA9F7" w14:textId="77777777" w:rsidR="00434AED" w:rsidRDefault="00434AED">
                          <w:pPr>
                            <w:spacing w:line="240" w:lineRule="auto"/>
                            <w:textDirection w:val="btLr"/>
                          </w:pPr>
                        </w:p>
                      </w:txbxContent>
                    </v:textbox>
                  </v:shape>
                  <v:shape id="Forma libre 338530738" o:spid="_x0000_s1161" style="position:absolute;left:20488;top:14581;width:1771;height:1541;visibility:visible;mso-wrap-style:square;v-text-anchor:middle-center" coordsize="1201,1045"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" adj="-11796480,,5400" path="m301,1045l,524,301,,899,r302,524l899,1045r-598,xe" fillcolor="#b6d7a8" stroked="f">
                    <v:stroke joinstyle="miter"/>
                    <v:formulas/>
                    <v:path arrowok="t" o:extrusionok="f" o:connecttype="custom" textboxrect="0,0,1201,1045"/>
                    <v:textbox inset="2.5mm,1.25mm,2.5mm,1.25mm">
                      <w:txbxContent>
                        <w:p w14:paraId="7F98E4A2" w14:textId="77777777" w:rsidR="00434AED" w:rsidRDefault="00434AED">
                          <w:pPr>
                            <w:spacing w:line="240" w:lineRule="auto"/>
                            <w:textDirection w:val="btLr"/>
                          </w:pPr>
                        </w:p>
                      </w:txbxContent>
                    </v:textbox>
                  </v:shape>
                  <v:shape id="Forma libre 818533663" o:spid="_x0000_s1162" style="position:absolute;left:20488;top:16647;width:1771;height:1541;visibility:visible;mso-wrap-style:square;v-text-anchor:middle-center" coordsize="1201,1045"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" adj="-11796480,,5400" path="m301,1045l,524,301,,899,r302,524l899,1045r-598,xe" fillcolor="#b6d7a8" stroked="f">
                    <v:stroke joinstyle="miter"/>
                    <v:formulas/>
                    <v:path arrowok="t" o:extrusionok="f" o:connecttype="custom" textboxrect="0,0,1201,1045"/>
                    <v:textbox inset="2.5mm,1.25mm,2.5mm,1.25mm">
                      <w:txbxContent>
                        <w:p w14:paraId="2AB982E3" w14:textId="77777777" w:rsidR="00434AED" w:rsidRDefault="00434AED">
                          <w:pPr>
                            <w:spacing w:line="240" w:lineRule="auto"/>
                            <w:textDirection w:val="btLr"/>
                          </w:pPr>
                        </w:p>
                      </w:txbxContent>
                    </v:textbox>
                  </v:shape>
                  <v:shape id="Forma libre 1263983696" o:spid="_x0000_s1163" style="position:absolute;left:20488;top:18713;width:1771;height:1541;visibility:visible;mso-wrap-style:square;v-text-anchor:middle-center" coordsize="1201,1045"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" adj="-11796480,,5400" path="m301,1045l,524,301,,899,r302,524l899,1045r-598,xe" fillcolor="#b6d7a8" stroked="f">
                    <v:stroke joinstyle="miter"/>
                    <v:formulas/>
                    <v:path arrowok="t" o:extrusionok="f" o:connecttype="custom" textboxrect="0,0,1201,1045"/>
                    <v:textbox inset="2.5mm,1.25mm,2.5mm,1.25mm">
                      <w:txbxContent>
                        <w:p w14:paraId="6CEB2E91" w14:textId="77777777" w:rsidR="00434AED" w:rsidRDefault="00434AED">
                          <w:pPr>
                            <w:spacing w:line="240" w:lineRule="auto"/>
                            <w:textDirection w:val="btLr"/>
                          </w:pPr>
                        </w:p>
                      </w:txbxContent>
                    </v:textbox>
                  </v:shape>
                  <v:shape id="Forma libre 485695984" o:spid="_x0000_s1164" style="position:absolute;left:20488;top:21842;width:1771;height:1541;visibility:visible;mso-wrap-style:square;v-text-anchor:middle-center" coordsize="1201,1045"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" adj="-11796480,,5400" path="m301,1045l,524,301,,899,r302,524l899,1045r-598,xe" fillcolor="#b6d7a8" stroked="f">
                    <v:stroke joinstyle="miter"/>
                    <v:formulas/>
                    <v:path arrowok="t" o:extrusionok="f" o:connecttype="custom" textboxrect="0,0,1201,1045"/>
                    <v:textbox inset="2.5mm,1.25mm,2.5mm,1.25mm">
                      <w:txbxContent>
                        <w:p w14:paraId="1669D4E3" w14:textId="77777777" w:rsidR="00434AED" w:rsidRDefault="00434AED">
                          <w:pPr>
                            <w:spacing w:line="240" w:lineRule="auto"/>
                            <w:textDirection w:val="btLr"/>
                          </w:pPr>
                        </w:p>
                      </w:txbxContent>
                    </v:textbox>
                  </v:shape>
                  <v:shape id="Forma libre 844377160" o:spid="_x0000_s1165" style="position:absolute;left:20488;top:23908;width:1771;height:1541;visibility:visible;mso-wrap-style:square;v-text-anchor:middle-center" coordsize="1201,1045"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" adj="-11796480,,5400" path="m301,1045l,524,301,,899,r302,524l899,1045r-598,xe" fillcolor="#b6d7a8" stroked="f">
                    <v:stroke joinstyle="miter"/>
                    <v:formulas/>
                    <v:path arrowok="t" o:extrusionok="f" o:connecttype="custom" textboxrect="0,0,1201,1045"/>
                    <v:textbox inset="2.5mm,1.25mm,2.5mm,1.25mm">
                      <w:txbxContent>
                        <w:p w14:paraId="523F2F17" w14:textId="77777777" w:rsidR="00434AED" w:rsidRDefault="00434AED">
                          <w:pPr>
                            <w:spacing w:line="240" w:lineRule="auto"/>
                            <w:textDirection w:val="btLr"/>
                          </w:pPr>
                        </w:p>
                      </w:txbxContent>
                    </v:textbox>
                  </v:shape>
                  <v:shape id="Forma libre 1690817007" o:spid="_x0000_s1166" style="position:absolute;left:20488;top:25974;width:1771;height:1541;visibility:visible;mso-wrap-style:square;v-text-anchor:middle-center" coordsize="1201,1045"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" adj="-11796480,,5400" path="m301,1045l,524,301,,899,r302,524l899,1045r-598,xe" fillcolor="#b6d7a8" stroked="f">
                    <v:stroke joinstyle="miter"/>
                    <v:formulas/>
                    <v:path arrowok="t" o:extrusionok="f" o:connecttype="custom" textboxrect="0,0,1201,1045"/>
                    <v:textbox inset="2.5mm,1.25mm,2.5mm,1.25mm">
                      <w:txbxContent>
                        <w:p w14:paraId="2803B6E7" w14:textId="77777777" w:rsidR="00434AED" w:rsidRDefault="00434AED">
                          <w:pPr>
                            <w:spacing w:line="240" w:lineRule="auto"/>
                            <w:textDirection w:val="btLr"/>
                          </w:pPr>
                        </w:p>
                      </w:txbxContent>
                    </v:textbox>
                  </v:shape>
                  <v:shape id="Forma libre 1265606972" o:spid="_x0000_s1167" style="position:absolute;left:20488;top:8981;width:1771;height:1541;visibility:visible;mso-wrap-style:square;v-text-anchor:middle-center" coordsize="1201,1045"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" adj="-11796480,,5400" path="m301,1045l,524,301,,899,r302,524l899,1045r-598,xe" strokecolor="#2b302b">
                    <v:stroke dashstyle="dot" startarrowwidth="narrow" startarrowlength="short" endarrowwidth="narrow" endarrowlength="short" joinstyle="round"/>
                    <v:formulas/>
                    <v:path arrowok="t" o:extrusionok="f" o:connecttype="custom" textboxrect="0,0,1201,1045"/>
                    <v:textbox inset="2.5mm,1.25mm,2.5mm,1.25mm">
                      <w:txbxContent>
                        <w:p w14:paraId="781DD35F" w14:textId="77777777" w:rsidR="00434AED" w:rsidRDefault="00434AED">
                          <w:pPr>
                            <w:spacing w:line="240" w:lineRule="auto"/>
                            <w:textDirection w:val="btLr"/>
                          </w:pPr>
                        </w:p>
                      </w:txbxContent>
                    </v:textbox>
                  </v:shape>
                  <v:shape id="Forma libre 21586553" o:spid="_x0000_s1168" style="position:absolute;left:22774;top:14581;width:1771;height:1541;visibility:visible;mso-wrap-style:square;v-text-anchor:middle-center" coordsize="1201,1045"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" adj="-11796480,,5400" path="m301,1045l,524,301,,899,r302,524l899,1045r-598,xe" fillcolor="#e69138" stroked="f">
                    <v:stroke joinstyle="miter"/>
                    <v:formulas/>
                    <v:path arrowok="t" o:extrusionok="f" o:connecttype="custom" textboxrect="0,0,1201,1045"/>
                    <v:textbox inset="2.5mm,1.25mm,2.5mm,1.25mm">
                      <w:txbxContent>
                        <w:p w14:paraId="3F074229" w14:textId="77777777" w:rsidR="00434AED" w:rsidRDefault="00434AED">
                          <w:pPr>
                            <w:spacing w:line="240" w:lineRule="auto"/>
                            <w:textDirection w:val="btLr"/>
                          </w:pPr>
                        </w:p>
                      </w:txbxContent>
                    </v:textbox>
                  </v:shape>
                  <v:shape id="Forma libre 1004683586" o:spid="_x0000_s1169" style="position:absolute;left:22774;top:16647;width:1771;height:1541;visibility:visible;mso-wrap-style:square;v-text-anchor:middle-center" coordsize="1201,1045"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" adj="-11796480,,5400" path="m301,1045l,524,301,,899,r302,524l899,1045r-598,xe" fillcolor="#8e7cc3" stroked="f">
                    <v:stroke joinstyle="miter"/>
                    <v:formulas/>
                    <v:path arrowok="t" o:extrusionok="f" o:connecttype="custom" textboxrect="0,0,1201,1045"/>
                    <v:textbox inset="2.5mm,1.25mm,2.5mm,1.25mm">
                      <w:txbxContent>
                        <w:p w14:paraId="58AEBBCA" w14:textId="77777777" w:rsidR="00434AED" w:rsidRDefault="00434AED">
                          <w:pPr>
                            <w:spacing w:line="240" w:lineRule="auto"/>
                            <w:textDirection w:val="btLr"/>
                          </w:pPr>
                        </w:p>
                      </w:txbxContent>
                    </v:textbox>
                  </v:shape>
                  <v:shape id="Forma libre 1129451784" o:spid="_x0000_s1170" style="position:absolute;left:22774;top:18713;width:1771;height:1541;visibility:visible;mso-wrap-style:square;v-text-anchor:middle-center" coordsize="1201,1045"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" adj="-11796480,,5400" path="m301,1045l,524,301,,899,r302,524l899,1045r-598,xe" fillcolor="#e69138" stroked="f">
                    <v:stroke joinstyle="miter"/>
                    <v:formulas/>
                    <v:path arrowok="t" o:extrusionok="f" o:connecttype="custom" textboxrect="0,0,1201,1045"/>
                    <v:textbox inset="2.5mm,1.25mm,2.5mm,1.25mm">
                      <w:txbxContent>
                        <w:p w14:paraId="0593DE27" w14:textId="77777777" w:rsidR="00434AED" w:rsidRDefault="00434AED">
                          <w:pPr>
                            <w:spacing w:line="240" w:lineRule="auto"/>
                            <w:textDirection w:val="btLr"/>
                          </w:pPr>
                        </w:p>
                      </w:txbxContent>
                    </v:textbox>
                  </v:shape>
                  <v:shape id="Forma libre 640819638" o:spid="_x0000_s1171" style="position:absolute;left:22774;top:21842;width:1771;height:1541;visibility:visible;mso-wrap-style:square;v-text-anchor:middle-center" coordsize="1201,1045"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" adj="-11796480,,5400" path="m301,1045l,524,301,,899,r302,524l899,1045r-598,xe" fillcolor="#e69138" stroked="f">
                    <v:stroke joinstyle="miter"/>
                    <v:formulas/>
                    <v:path arrowok="t" o:extrusionok="f" o:connecttype="custom" textboxrect="0,0,1201,1045"/>
                    <v:textbox inset="2.5mm,1.25mm,2.5mm,1.25mm">
                      <w:txbxContent>
                        <w:p w14:paraId="5E278843" w14:textId="77777777" w:rsidR="00434AED" w:rsidRDefault="00434AED">
                          <w:pPr>
                            <w:spacing w:line="240" w:lineRule="auto"/>
                            <w:textDirection w:val="btLr"/>
                          </w:pPr>
                        </w:p>
                      </w:txbxContent>
                    </v:textbox>
                  </v:shape>
                  <v:shape id="Forma libre 834332514" o:spid="_x0000_s1172" style="position:absolute;left:22774;top:23908;width:1771;height:1541;visibility:visible;mso-wrap-style:square;v-text-anchor:middle-center" coordsize="1201,1045"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" adj="-11796480,,5400" path="m301,1045l,524,301,,899,r302,524l899,1045r-598,xe" fillcolor="#8e7cc3" stroked="f">
                    <v:stroke joinstyle="miter"/>
                    <v:formulas/>
                    <v:path arrowok="t" o:extrusionok="f" o:connecttype="custom" textboxrect="0,0,1201,1045"/>
                    <v:textbox inset="2.5mm,1.25mm,2.5mm,1.25mm">
                      <w:txbxContent>
                        <w:p w14:paraId="6C9A3349" w14:textId="77777777" w:rsidR="00434AED" w:rsidRDefault="00434AED">
                          <w:pPr>
                            <w:spacing w:line="240" w:lineRule="auto"/>
                            <w:textDirection w:val="btLr"/>
                          </w:pPr>
                        </w:p>
                      </w:txbxContent>
                    </v:textbox>
                  </v:shape>
                  <v:shape id="Forma libre 843780932" o:spid="_x0000_s1173" style="position:absolute;left:22774;top:25974;width:1771;height:1541;visibility:visible;mso-wrap-style:square;v-text-anchor:middle-center" coordsize="1201,1045"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" adj="-11796480,,5400" path="m301,1045l,524,301,,899,r302,524l899,1045r-598,xe" fillcolor="#e69138" stroked="f">
                    <v:stroke joinstyle="miter"/>
                    <v:formulas/>
                    <v:path arrowok="t" o:extrusionok="f" o:connecttype="custom" textboxrect="0,0,1201,1045"/>
                    <v:textbox inset="2.5mm,1.25mm,2.5mm,1.25mm">
                      <w:txbxContent>
                        <w:p w14:paraId="28B57715" w14:textId="77777777" w:rsidR="00434AED" w:rsidRDefault="00434AED">
                          <w:pPr>
                            <w:spacing w:line="240" w:lineRule="auto"/>
                            <w:textDirection w:val="btLr"/>
                          </w:pPr>
                        </w:p>
                      </w:txbxContent>
                    </v:textbox>
                  </v:shape>
                  <v:shape id="Forma libre 1424591464" o:spid="_x0000_s1174" style="position:absolute;left:25060;top:18713;width:1771;height:1541;visibility:visible;mso-wrap-style:square;v-text-anchor:middle-center" coordsize="1201,1045"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" adj="-11796480,,5400" path="m301,1045l,524,301,,899,r302,524l899,1045r-598,xe" fillcolor="#8e7cc3" stroked="f">
                    <v:stroke joinstyle="miter"/>
                    <v:formulas/>
                    <v:path arrowok="t" o:extrusionok="f" o:connecttype="custom" textboxrect="0,0,1201,1045"/>
                    <v:textbox inset="2.5mm,1.25mm,2.5mm,1.25mm">
                      <w:txbxContent>
                        <w:p w14:paraId="03F64F1F" w14:textId="77777777" w:rsidR="00434AED" w:rsidRDefault="00434AED">
                          <w:pPr>
                            <w:spacing w:line="240" w:lineRule="auto"/>
                            <w:textDirection w:val="btLr"/>
                          </w:pPr>
                        </w:p>
                      </w:txbxContent>
                    </v:textbox>
                  </v:shape>
                  <v:shape id="Forma libre 271802675" o:spid="_x0000_s1175" style="position:absolute;left:25060;top:21842;width:1771;height:1541;visibility:visible;mso-wrap-style:square;v-text-anchor:middle-center" coordsize="1201,1045"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" adj="-11796480,,5400" path="m301,1045l,524,301,,899,r302,524l899,1045r-598,xe" fillcolor="#e69138" stroked="f">
                    <v:stroke joinstyle="miter"/>
                    <v:formulas/>
                    <v:path arrowok="t" o:extrusionok="f" o:connecttype="custom" textboxrect="0,0,1201,1045"/>
                    <v:textbox inset="2.5mm,1.25mm,2.5mm,1.25mm">
                      <w:txbxContent>
                        <w:p w14:paraId="67B634EB" w14:textId="77777777" w:rsidR="00434AED" w:rsidRDefault="00434AED">
                          <w:pPr>
                            <w:spacing w:line="240" w:lineRule="auto"/>
                            <w:textDirection w:val="btLr"/>
                          </w:pPr>
                        </w:p>
                      </w:txbxContent>
                    </v:textbox>
                  </v:shape>
                  <v:shape id="Forma libre 1963977231" o:spid="_x0000_s1176" style="position:absolute;left:25060;top:23908;width:1771;height:1541;visibility:visible;mso-wrap-style:square;v-text-anchor:middle-center" coordsize="1201,1045"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" adj="-11796480,,5400" path="m301,1045l,524,301,,899,r302,524l899,1045r-598,xe" fillcolor="#8e7cc3" stroked="f">
                    <v:stroke joinstyle="miter"/>
                    <v:formulas/>
                    <v:path arrowok="t" o:extrusionok="f" o:connecttype="custom" textboxrect="0,0,1201,1045"/>
                    <v:textbox inset="2.5mm,1.25mm,2.5mm,1.25mm">
                      <w:txbxContent>
                        <w:p w14:paraId="5FF382B7" w14:textId="77777777" w:rsidR="00434AED" w:rsidRDefault="00434AED">
                          <w:pPr>
                            <w:spacing w:line="240" w:lineRule="auto"/>
                            <w:textDirection w:val="btLr"/>
                          </w:pPr>
                        </w:p>
                      </w:txbxContent>
                    </v:textbox>
                  </v:shape>
                  <v:shape id="Forma libre 102307164" o:spid="_x0000_s1177" style="position:absolute;left:25060;top:25974;width:1771;height:1541;visibility:visible;mso-wrap-style:square;v-text-anchor:middle-center" coordsize="1201,1045"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" adj="-11796480,,5400" path="m301,1045l,524,301,,899,r302,524l899,1045r-598,xe" fillcolor="#e69138" stroked="f">
                    <v:stroke joinstyle="miter"/>
                    <v:formulas/>
                    <v:path arrowok="t" o:extrusionok="f" o:connecttype="custom" textboxrect="0,0,1201,1045"/>
                    <v:textbox inset="2.5mm,1.25mm,2.5mm,1.25mm">
                      <w:txbxContent>
                        <w:p w14:paraId="0EF613B4" w14:textId="77777777" w:rsidR="00434AED" w:rsidRDefault="00434AED">
                          <w:pPr>
                            <w:spacing w:line="240" w:lineRule="auto"/>
                            <w:textDirection w:val="btLr"/>
                          </w:pPr>
                        </w:p>
                      </w:txbxContent>
                    </v:textbox>
                  </v:shape>
                  <v:shape id="Forma libre 67952680" o:spid="_x0000_s1178" style="position:absolute;left:27346;top:25912;width:1771;height:1541;visibility:visible;mso-wrap-style:square;v-text-anchor:middle-center" coordsize="1201,1045"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" adj="-11796480,,5400" path="m301,1045l,524,301,,899,r302,524l899,1045r-598,xe" fillcolor="#8e7cc3" stroked="f">
                    <v:stroke joinstyle="miter"/>
                    <v:formulas/>
                    <v:path arrowok="t" o:extrusionok="f" o:connecttype="custom" textboxrect="0,0,1201,1045"/>
                    <v:textbox inset="2.5mm,1.25mm,2.5mm,1.25mm">
                      <w:txbxContent>
                        <w:p w14:paraId="777A995D" w14:textId="77777777" w:rsidR="00434AED" w:rsidRDefault="00434AED">
                          <w:pPr>
                            <w:spacing w:line="240" w:lineRule="auto"/>
                            <w:textDirection w:val="btLr"/>
                          </w:pPr>
                        </w:p>
                      </w:txbxContent>
                    </v:textbox>
                  </v:shape>
                  <v:shape id="Forma libre 1889462595" o:spid="_x0000_s1179" style="position:absolute;left:29632;top:25912;width:1771;height:1541;visibility:visible;mso-wrap-style:square;v-text-anchor:middle-center" coordsize="1201,1045"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" adj="-11796480,,5400" path="m301,1045l,524,301,,899,r302,524l899,1045r-598,xe" fillcolor="#8e7cc3" stroked="f">
                    <v:stroke joinstyle="miter"/>
                    <v:formulas/>
                    <v:path arrowok="t" o:extrusionok="f" o:connecttype="custom" textboxrect="0,0,1201,1045"/>
                    <v:textbox inset="2.5mm,1.25mm,2.5mm,1.25mm">
                      <w:txbxContent>
                        <w:p w14:paraId="6D64A761" w14:textId="77777777" w:rsidR="00434AED" w:rsidRDefault="00434AED">
                          <w:pPr>
                            <w:spacing w:line="240" w:lineRule="auto"/>
                            <w:textDirection w:val="btLr"/>
                          </w:pPr>
                        </w:p>
                      </w:txbxContent>
                    </v:textbox>
                  </v:shape>
                  <v:shape id="Forma libre 1751977101" o:spid="_x0000_s1180" style="position:absolute;left:30459;top:7565;width:1771;height:1541;visibility:visible;mso-wrap-style:square;v-text-anchor:middle-center" coordsize="1201,1045"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" adj="-11796480,,5400" path="m301,1045l,524,301,,899,r302,524l899,1045r-598,xe" fillcolor="#b6d7a8" stroked="f">
                    <v:stroke joinstyle="miter"/>
                    <v:formulas/>
                    <v:path arrowok="t" o:extrusionok="f" o:connecttype="custom" textboxrect="0,0,1201,1045"/>
                    <v:textbox inset="2.5mm,1.25mm,2.5mm,1.25mm">
                      <w:txbxContent>
                        <w:p w14:paraId="52B8F369" w14:textId="77777777" w:rsidR="00434AED" w:rsidRDefault="00434AED">
                          <w:pPr>
                            <w:spacing w:line="240" w:lineRule="auto"/>
                            <w:textDirection w:val="btLr"/>
                          </w:pPr>
                        </w:p>
                      </w:txbxContent>
                    </v:textbox>
                  </v:shape>
                  <v:shape id="Forma libre 804225892" o:spid="_x0000_s1181" style="position:absolute;left:30459;top:9319;width:1771;height:1541;visibility:visible;mso-wrap-style:square;v-text-anchor:middle-center" coordsize="1201,1045"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" adj="-11796480,,5400" path="m301,1045l,524,301,,899,r302,524l899,1045r-598,xe" fillcolor="#e69138" stroked="f">
                    <v:stroke joinstyle="miter"/>
                    <v:formulas/>
                    <v:path arrowok="t" o:extrusionok="f" o:connecttype="custom" textboxrect="0,0,1201,1045"/>
                    <v:textbox inset="2.5mm,1.25mm,2.5mm,1.25mm">
                      <w:txbxContent>
                        <w:p w14:paraId="7CFA709B" w14:textId="77777777" w:rsidR="00434AED" w:rsidRDefault="00434AED">
                          <w:pPr>
                            <w:spacing w:line="240" w:lineRule="auto"/>
                            <w:textDirection w:val="btLr"/>
                          </w:pPr>
                        </w:p>
                      </w:txbxContent>
                    </v:textbox>
                  </v:shape>
                  <v:shape id="Forma libre 830308389" o:spid="_x0000_s1182" style="position:absolute;left:30459;top:11073;width:1771;height:1541;visibility:visible;mso-wrap-style:square;v-text-anchor:middle-center" coordsize="1201,1045"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" adj="-11796480,,5400" path="m301,1045l,524,301,,899,r302,524l899,1045r-598,xe" fillcolor="#8e7cc3" stroked="f">
                    <v:stroke joinstyle="miter"/>
                    <v:formulas/>
                    <v:path arrowok="t" o:extrusionok="f" o:connecttype="custom" textboxrect="0,0,1201,1045"/>
                    <v:textbox inset="2.5mm,1.25mm,2.5mm,1.25mm">
                      <w:txbxContent>
                        <w:p w14:paraId="6BE72464" w14:textId="77777777" w:rsidR="00434AED" w:rsidRDefault="00434AED">
                          <w:pPr>
                            <w:spacing w:line="240" w:lineRule="auto"/>
                            <w:textDirection w:val="btLr"/>
                          </w:pPr>
                        </w:p>
                      </w:txbxContent>
                    </v:textbox>
                  </v:shape>
                  <v:shape id="Cuadro de texto 328983957" o:spid="_x0000_s1183" type="#_x0000_t202" style="position:absolute;left:31468;top:7622;width:11733;height:142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" filled="f" stroked="f">
                    <v:textbox inset="2.53958mm,2.53958mm,2.53958mm,2.53958mm">
                      <w:txbxContent>
                        <w:p w14:paraId="5336806F" w14:textId="77777777" w:rsidR="00434AED" w:rsidRDefault="00000000">
                          <w:pPr>
                            <w:spacing w:line="240" w:lineRule="auto"/>
                            <w:textDirection w:val="btLr"/>
                          </w:pPr>
                          <w:r>
                            <w:rPr>
                              <w:rFonts w:ascii="Livvic" w:eastAsia="Livvic" w:hAnsi="Livvic" w:cs="Livvic"/>
                              <w:color w:val="2B302B"/>
                              <w:sz w:val="20"/>
                            </w:rPr>
                            <w:t>Linalool</w:t>
                          </w:r>
                        </w:p>
                      </w:txbxContent>
                    </v:textbox>
                  </v:shape>
                  <v:shape id="Cuadro de texto 966085730" o:spid="_x0000_s1184" type="#_x0000_t202" style="position:absolute;left:31468;top:9376;width:14445;height:142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" filled="f" stroked="f">
                    <v:textbox inset="2.53958mm,2.53958mm,2.53958mm,2.53958mm">
                      <w:txbxContent>
                        <w:p w14:paraId="69A0B03A" w14:textId="77777777" w:rsidR="00434AED" w:rsidRDefault="00000000">
                          <w:pPr>
                            <w:spacing w:line="240" w:lineRule="auto"/>
                            <w:textDirection w:val="btLr"/>
                          </w:pPr>
                          <w:r>
                            <w:rPr>
                              <w:rFonts w:ascii="Livvic" w:eastAsia="Livvic" w:hAnsi="Livvic" w:cs="Livvic"/>
                              <w:color w:val="2B302B"/>
                              <w:sz w:val="20"/>
                            </w:rPr>
                            <w:t>Cafeína (</w:t>
                          </w:r>
                          <w:r>
                            <w:rPr>
                              <w:color w:val="000000"/>
                              <w:sz w:val="12"/>
                            </w:rPr>
                            <w:t>0,15 mM)</w:t>
                          </w:r>
                        </w:p>
                      </w:txbxContent>
                    </v:textbox>
                  </v:shape>
                  <v:shape id="Cuadro de texto 1414245228" o:spid="_x0000_s1185" type="#_x0000_t202" style="position:absolute;left:31757;top:11129;width:15837;height:142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" filled="f" stroked="f">
                    <v:textbox inset="2.53958mm,2.53958mm,2.53958mm,2.53958mm">
                      <w:txbxContent>
                        <w:p w14:paraId="0850AF06" w14:textId="77777777" w:rsidR="00434AED" w:rsidRDefault="00000000">
                          <w:pPr>
                            <w:spacing w:line="240" w:lineRule="auto"/>
                            <w:textDirection w:val="btLr"/>
                          </w:pPr>
                          <w:r>
                            <w:rPr>
                              <w:rFonts w:ascii="Livvic" w:eastAsia="Livvic" w:hAnsi="Livvic" w:cs="Livvic"/>
                              <w:color w:val="2B302B"/>
                              <w:sz w:val="20"/>
                            </w:rPr>
                            <w:t>Arginina (</w:t>
                          </w:r>
                          <w:r>
                            <w:rPr>
                              <w:color w:val="000000"/>
                              <w:sz w:val="12"/>
                            </w:rPr>
                            <w:t>0,03 mM</w:t>
                          </w:r>
                          <w:r>
                            <w:rPr>
                              <w:rFonts w:ascii="Livvic" w:eastAsia="Livvic" w:hAnsi="Livvic" w:cs="Livvic"/>
                              <w:color w:val="2B302B"/>
                              <w:sz w:val="20"/>
                            </w:rPr>
                            <w:t>)</w:t>
                          </w:r>
                        </w:p>
                      </w:txbxContent>
                    </v:textbox>
                  </v:shape>
                  <w10:anchorlock/>
                </v:group>
              </w:pict>
            </mc:Fallback>
          </mc:AlternateContent>
        </w:r>
      </w:del>
    </w:p>
    <w:tbl>
      <w:tblPr>
        <w:tblStyle w:val="Tablaconcuadrcula"/>
        <w:tblW w:w="0" w:type="auto"/>
        <w:tblInd w:w="720" w:type="dxa"/>
        <w:tblLook w:val="04A0" w:firstRow="1" w:lastRow="0" w:firstColumn="1" w:lastColumn="0" w:noHBand="0" w:noVBand="1"/>
        <w:tblPrChange w:id="1488" w:author="julieta pellettieri" w:date="2025-05-23T16:16:00Z" w16du:dateUtc="2025-05-23T19:16:00Z">
          <w:tblPr>
            <w:tblStyle w:val="Tablaconcuadrcula"/>
            <w:tblW w:w="0" w:type="auto"/>
            <w:tblInd w:w="720" w:type="dxa"/>
            <w:tblLook w:val="04A0" w:firstRow="1" w:lastRow="0" w:firstColumn="1" w:lastColumn="0" w:noHBand="0" w:noVBand="1"/>
          </w:tblPr>
        </w:tblPrChange>
      </w:tblPr>
      <w:tblGrid>
        <w:gridCol w:w="2101"/>
        <w:gridCol w:w="2110"/>
        <w:gridCol w:w="2294"/>
        <w:gridCol w:w="1794"/>
        <w:tblGridChange w:id="1489">
          <w:tblGrid>
            <w:gridCol w:w="2101"/>
            <w:gridCol w:w="2110"/>
            <w:gridCol w:w="2096"/>
            <w:gridCol w:w="198"/>
            <w:gridCol w:w="1794"/>
          </w:tblGrid>
        </w:tblGridChange>
      </w:tblGrid>
      <w:tr w:rsidR="00E326B6" w14:paraId="7F97DF3E" w14:textId="77777777" w:rsidTr="00E326B6">
        <w:trPr>
          <w:ins w:id="1490" w:author="julieta pellettieri" w:date="2025-05-23T15:58:00Z"/>
        </w:trPr>
        <w:tc>
          <w:tcPr>
            <w:tcW w:w="2101" w:type="dxa"/>
            <w:shd w:val="clear" w:color="auto" w:fill="31849B" w:themeFill="accent5" w:themeFillShade="BF"/>
            <w:tcPrChange w:id="1491" w:author="julieta pellettieri" w:date="2025-05-23T16:16:00Z" w16du:dateUtc="2025-05-23T19:16:00Z">
              <w:tcPr>
                <w:tcW w:w="2101" w:type="dxa"/>
                <w:shd w:val="clear" w:color="auto" w:fill="31849B" w:themeFill="accent5" w:themeFillShade="BF"/>
              </w:tcPr>
            </w:tcPrChange>
          </w:tcPr>
          <w:p w14:paraId="37103ABA" w14:textId="66750CBD" w:rsidR="00216358" w:rsidRPr="00E326B6" w:rsidRDefault="00216358">
            <w:pPr>
              <w:spacing w:after="240"/>
              <w:jc w:val="center"/>
              <w:rPr>
                <w:ins w:id="1492" w:author="julieta pellettieri" w:date="2025-05-23T15:58:00Z" w16du:dateUtc="2025-05-23T18:58:00Z"/>
                <w:b/>
                <w:bCs/>
                <w:rPrChange w:id="1493" w:author="julieta pellettieri" w:date="2025-05-23T16:14:00Z" w16du:dateUtc="2025-05-23T19:14:00Z">
                  <w:rPr>
                    <w:ins w:id="1494" w:author="julieta pellettieri" w:date="2025-05-23T15:58:00Z" w16du:dateUtc="2025-05-23T18:58:00Z"/>
                    <w:sz w:val="20"/>
                    <w:szCs w:val="20"/>
                  </w:rPr>
                </w:rPrChange>
              </w:rPr>
              <w:pPrChange w:id="1495" w:author="julieta pellettieri" w:date="2025-05-23T16:16:00Z" w16du:dateUtc="2025-05-23T19:16:00Z">
                <w:pPr>
                  <w:spacing w:after="240"/>
                </w:pPr>
              </w:pPrChange>
            </w:pPr>
            <w:ins w:id="1496" w:author="julieta pellettieri" w:date="2025-05-23T15:58:00Z" w16du:dateUtc="2025-05-23T18:58:00Z">
              <w:r w:rsidRPr="00E326B6">
                <w:rPr>
                  <w:b/>
                  <w:bCs/>
                  <w:rPrChange w:id="1497" w:author="julieta pellettieri" w:date="2025-05-23T16:14:00Z" w16du:dateUtc="2025-05-23T19:14:00Z">
                    <w:rPr>
                      <w:sz w:val="20"/>
                      <w:szCs w:val="20"/>
                    </w:rPr>
                  </w:rPrChange>
                </w:rPr>
                <w:t>Tratamiento</w:t>
              </w:r>
            </w:ins>
          </w:p>
        </w:tc>
        <w:tc>
          <w:tcPr>
            <w:tcW w:w="2110" w:type="dxa"/>
            <w:shd w:val="clear" w:color="auto" w:fill="31849B" w:themeFill="accent5" w:themeFillShade="BF"/>
            <w:tcPrChange w:id="1498" w:author="julieta pellettieri" w:date="2025-05-23T16:16:00Z" w16du:dateUtc="2025-05-23T19:16:00Z">
              <w:tcPr>
                <w:tcW w:w="2110" w:type="dxa"/>
                <w:shd w:val="clear" w:color="auto" w:fill="31849B" w:themeFill="accent5" w:themeFillShade="BF"/>
              </w:tcPr>
            </w:tcPrChange>
          </w:tcPr>
          <w:p w14:paraId="04A9BE00" w14:textId="2819277A" w:rsidR="00216358" w:rsidRPr="00E326B6" w:rsidRDefault="00216358">
            <w:pPr>
              <w:spacing w:after="240"/>
              <w:jc w:val="center"/>
              <w:rPr>
                <w:ins w:id="1499" w:author="julieta pellettieri" w:date="2025-05-23T15:58:00Z" w16du:dateUtc="2025-05-23T18:58:00Z"/>
                <w:b/>
                <w:bCs/>
                <w:rPrChange w:id="1500" w:author="julieta pellettieri" w:date="2025-05-23T16:14:00Z" w16du:dateUtc="2025-05-23T19:14:00Z">
                  <w:rPr>
                    <w:ins w:id="1501" w:author="julieta pellettieri" w:date="2025-05-23T15:58:00Z" w16du:dateUtc="2025-05-23T18:58:00Z"/>
                    <w:sz w:val="20"/>
                    <w:szCs w:val="20"/>
                  </w:rPr>
                </w:rPrChange>
              </w:rPr>
              <w:pPrChange w:id="1502" w:author="julieta pellettieri" w:date="2025-05-23T16:16:00Z" w16du:dateUtc="2025-05-23T19:16:00Z">
                <w:pPr>
                  <w:spacing w:after="240"/>
                </w:pPr>
              </w:pPrChange>
            </w:pPr>
            <w:ins w:id="1503" w:author="julieta pellettieri" w:date="2025-05-23T15:59:00Z" w16du:dateUtc="2025-05-23T18:59:00Z">
              <w:r w:rsidRPr="00E326B6">
                <w:rPr>
                  <w:b/>
                  <w:bCs/>
                  <w:rPrChange w:id="1504" w:author="julieta pellettieri" w:date="2025-05-23T16:14:00Z" w16du:dateUtc="2025-05-23T19:14:00Z">
                    <w:rPr>
                      <w:sz w:val="20"/>
                      <w:szCs w:val="20"/>
                    </w:rPr>
                  </w:rPrChange>
                </w:rPr>
                <w:t>Tonificante</w:t>
              </w:r>
            </w:ins>
          </w:p>
        </w:tc>
        <w:tc>
          <w:tcPr>
            <w:tcW w:w="2294" w:type="dxa"/>
            <w:shd w:val="clear" w:color="auto" w:fill="31849B" w:themeFill="accent5" w:themeFillShade="BF"/>
            <w:tcPrChange w:id="1505" w:author="julieta pellettieri" w:date="2025-05-23T16:16:00Z" w16du:dateUtc="2025-05-23T19:16:00Z">
              <w:tcPr>
                <w:tcW w:w="2096" w:type="dxa"/>
                <w:shd w:val="clear" w:color="auto" w:fill="31849B" w:themeFill="accent5" w:themeFillShade="BF"/>
              </w:tcPr>
            </w:tcPrChange>
          </w:tcPr>
          <w:p w14:paraId="7EEAC3F6" w14:textId="2DDC1DE4" w:rsidR="00216358" w:rsidRPr="00E326B6" w:rsidRDefault="00216358">
            <w:pPr>
              <w:spacing w:after="240"/>
              <w:jc w:val="center"/>
              <w:rPr>
                <w:ins w:id="1506" w:author="julieta pellettieri" w:date="2025-05-23T15:58:00Z" w16du:dateUtc="2025-05-23T18:58:00Z"/>
                <w:b/>
                <w:bCs/>
                <w:rPrChange w:id="1507" w:author="julieta pellettieri" w:date="2025-05-23T16:14:00Z" w16du:dateUtc="2025-05-23T19:14:00Z">
                  <w:rPr>
                    <w:ins w:id="1508" w:author="julieta pellettieri" w:date="2025-05-23T15:58:00Z" w16du:dateUtc="2025-05-23T18:58:00Z"/>
                    <w:sz w:val="20"/>
                    <w:szCs w:val="20"/>
                  </w:rPr>
                </w:rPrChange>
              </w:rPr>
              <w:pPrChange w:id="1509" w:author="julieta pellettieri" w:date="2025-05-23T16:16:00Z" w16du:dateUtc="2025-05-23T19:16:00Z">
                <w:pPr>
                  <w:spacing w:after="240"/>
                </w:pPr>
              </w:pPrChange>
            </w:pPr>
            <w:ins w:id="1510" w:author="julieta pellettieri" w:date="2025-05-23T15:59:00Z" w16du:dateUtc="2025-05-23T18:59:00Z">
              <w:r w:rsidRPr="00E326B6">
                <w:rPr>
                  <w:b/>
                  <w:bCs/>
                  <w:rPrChange w:id="1511" w:author="julieta pellettieri" w:date="2025-05-23T16:15:00Z" w16du:dateUtc="2025-05-23T19:15:00Z">
                    <w:rPr>
                      <w:sz w:val="20"/>
                      <w:szCs w:val="20"/>
                    </w:rPr>
                  </w:rPrChange>
                </w:rPr>
                <w:t xml:space="preserve">Solución </w:t>
              </w:r>
            </w:ins>
          </w:p>
        </w:tc>
        <w:tc>
          <w:tcPr>
            <w:tcW w:w="1794" w:type="dxa"/>
            <w:shd w:val="clear" w:color="auto" w:fill="31849B" w:themeFill="accent5" w:themeFillShade="BF"/>
            <w:tcPrChange w:id="1512" w:author="julieta pellettieri" w:date="2025-05-23T16:16:00Z" w16du:dateUtc="2025-05-23T19:16:00Z">
              <w:tcPr>
                <w:tcW w:w="1992" w:type="dxa"/>
                <w:gridSpan w:val="2"/>
                <w:shd w:val="clear" w:color="auto" w:fill="31849B" w:themeFill="accent5" w:themeFillShade="BF"/>
              </w:tcPr>
            </w:tcPrChange>
          </w:tcPr>
          <w:p w14:paraId="0F6CBCE4" w14:textId="411A3EA3" w:rsidR="00216358" w:rsidRPr="00E326B6" w:rsidRDefault="00216358">
            <w:pPr>
              <w:spacing w:after="240"/>
              <w:jc w:val="center"/>
              <w:rPr>
                <w:ins w:id="1513" w:author="julieta pellettieri" w:date="2025-05-23T15:58:00Z" w16du:dateUtc="2025-05-23T18:58:00Z"/>
                <w:b/>
                <w:bCs/>
                <w:rPrChange w:id="1514" w:author="julieta pellettieri" w:date="2025-05-23T16:14:00Z" w16du:dateUtc="2025-05-23T19:14:00Z">
                  <w:rPr>
                    <w:ins w:id="1515" w:author="julieta pellettieri" w:date="2025-05-23T15:58:00Z" w16du:dateUtc="2025-05-23T18:58:00Z"/>
                    <w:sz w:val="20"/>
                    <w:szCs w:val="20"/>
                  </w:rPr>
                </w:rPrChange>
              </w:rPr>
              <w:pPrChange w:id="1516" w:author="julieta pellettieri" w:date="2025-05-23T16:16:00Z" w16du:dateUtc="2025-05-23T19:16:00Z">
                <w:pPr>
                  <w:spacing w:after="240"/>
                </w:pPr>
              </w:pPrChange>
            </w:pPr>
            <w:ins w:id="1517" w:author="julieta pellettieri" w:date="2025-05-23T15:59:00Z" w16du:dateUtc="2025-05-23T18:59:00Z">
              <w:r w:rsidRPr="00E326B6">
                <w:rPr>
                  <w:b/>
                  <w:bCs/>
                  <w:rPrChange w:id="1518" w:author="julieta pellettieri" w:date="2025-05-23T16:14:00Z" w16du:dateUtc="2025-05-23T19:14:00Z">
                    <w:rPr>
                      <w:sz w:val="20"/>
                      <w:szCs w:val="20"/>
                    </w:rPr>
                  </w:rPrChange>
                </w:rPr>
                <w:t>Olor</w:t>
              </w:r>
            </w:ins>
          </w:p>
        </w:tc>
      </w:tr>
      <w:tr w:rsidR="00216358" w14:paraId="16C7CF89" w14:textId="77777777" w:rsidTr="00E326B6">
        <w:trPr>
          <w:ins w:id="1519" w:author="julieta pellettieri" w:date="2025-05-23T15:58:00Z"/>
        </w:trPr>
        <w:tc>
          <w:tcPr>
            <w:tcW w:w="2101" w:type="dxa"/>
            <w:shd w:val="clear" w:color="auto" w:fill="92CDDC" w:themeFill="accent5" w:themeFillTint="99"/>
            <w:tcPrChange w:id="1520" w:author="julieta pellettieri" w:date="2025-05-23T16:16:00Z" w16du:dateUtc="2025-05-23T19:16:00Z">
              <w:tcPr>
                <w:tcW w:w="2101" w:type="dxa"/>
              </w:tcPr>
            </w:tcPrChange>
          </w:tcPr>
          <w:p w14:paraId="16F9C71D" w14:textId="3BDC9CE4" w:rsidR="00216358" w:rsidRDefault="00216358">
            <w:pPr>
              <w:spacing w:after="240"/>
              <w:jc w:val="center"/>
              <w:rPr>
                <w:ins w:id="1521" w:author="julieta pellettieri" w:date="2025-05-23T15:58:00Z" w16du:dateUtc="2025-05-23T18:58:00Z"/>
                <w:sz w:val="20"/>
                <w:szCs w:val="20"/>
              </w:rPr>
              <w:pPrChange w:id="1522" w:author="julieta pellettieri" w:date="2025-05-23T16:16:00Z" w16du:dateUtc="2025-05-23T19:16:00Z">
                <w:pPr>
                  <w:spacing w:after="240"/>
                </w:pPr>
              </w:pPrChange>
            </w:pPr>
            <w:ins w:id="1523" w:author="julieta pellettieri" w:date="2025-05-23T16:00:00Z" w16du:dateUtc="2025-05-23T19:00:00Z">
              <w:r>
                <w:rPr>
                  <w:sz w:val="20"/>
                  <w:szCs w:val="20"/>
                </w:rPr>
                <w:t xml:space="preserve">Sin </w:t>
              </w:r>
              <w:del w:id="1524" w:author="Walter Farina" w:date="2025-06-03T18:00:00Z" w16du:dateUtc="2025-06-03T09:00:00Z">
                <w:r w:rsidDel="001477CA">
                  <w:rPr>
                    <w:sz w:val="20"/>
                    <w:szCs w:val="20"/>
                  </w:rPr>
                  <w:delText>Lina</w:delText>
                </w:r>
              </w:del>
            </w:ins>
            <w:ins w:id="1525" w:author="julieta pellettieri" w:date="2025-05-23T16:01:00Z" w16du:dateUtc="2025-05-23T19:01:00Z">
              <w:del w:id="1526" w:author="Walter Farina" w:date="2025-06-03T18:00:00Z" w16du:dateUtc="2025-06-03T09:00:00Z">
                <w:r w:rsidDel="001477CA">
                  <w:rPr>
                    <w:sz w:val="20"/>
                    <w:szCs w:val="20"/>
                  </w:rPr>
                  <w:delText>l</w:delText>
                </w:r>
              </w:del>
            </w:ins>
            <w:ins w:id="1527" w:author="julieta pellettieri" w:date="2025-05-23T16:00:00Z" w16du:dateUtc="2025-05-23T19:00:00Z">
              <w:del w:id="1528" w:author="Walter Farina" w:date="2025-06-03T18:00:00Z" w16du:dateUtc="2025-06-03T09:00:00Z">
                <w:r w:rsidDel="001477CA">
                  <w:rPr>
                    <w:sz w:val="20"/>
                    <w:szCs w:val="20"/>
                  </w:rPr>
                  <w:delText>o</w:delText>
                </w:r>
              </w:del>
            </w:ins>
            <w:ins w:id="1529" w:author="julieta pellettieri" w:date="2025-05-23T16:07:00Z" w16du:dateUtc="2025-05-23T19:07:00Z">
              <w:del w:id="1530" w:author="Walter Farina" w:date="2025-06-03T18:00:00Z" w16du:dateUtc="2025-06-03T09:00:00Z">
                <w:r w:rsidR="00F83540" w:rsidDel="001477CA">
                  <w:rPr>
                    <w:sz w:val="20"/>
                    <w:szCs w:val="20"/>
                  </w:rPr>
                  <w:delText>o</w:delText>
                </w:r>
              </w:del>
            </w:ins>
            <w:ins w:id="1531" w:author="julieta pellettieri" w:date="2025-05-23T16:00:00Z" w16du:dateUtc="2025-05-23T19:00:00Z">
              <w:del w:id="1532" w:author="Walter Farina" w:date="2025-06-03T18:00:00Z" w16du:dateUtc="2025-06-03T09:00:00Z">
                <w:r w:rsidDel="001477CA">
                  <w:rPr>
                    <w:sz w:val="20"/>
                    <w:szCs w:val="20"/>
                  </w:rPr>
                  <w:delText>l</w:delText>
                </w:r>
              </w:del>
            </w:ins>
            <w:ins w:id="1533" w:author="Walter Farina" w:date="2025-06-03T18:00:00Z" w16du:dateUtc="2025-06-03T09:00:00Z">
              <w:r w:rsidR="001477CA">
                <w:rPr>
                  <w:sz w:val="20"/>
                  <w:szCs w:val="20"/>
                </w:rPr>
                <w:t>olor</w:t>
              </w:r>
            </w:ins>
          </w:p>
        </w:tc>
        <w:tc>
          <w:tcPr>
            <w:tcW w:w="2110" w:type="dxa"/>
            <w:tcPrChange w:id="1534" w:author="julieta pellettieri" w:date="2025-05-23T16:16:00Z" w16du:dateUtc="2025-05-23T19:16:00Z">
              <w:tcPr>
                <w:tcW w:w="2110" w:type="dxa"/>
              </w:tcPr>
            </w:tcPrChange>
          </w:tcPr>
          <w:p w14:paraId="07586CBE" w14:textId="1D0CBA75" w:rsidR="00216358" w:rsidRDefault="00216358">
            <w:pPr>
              <w:spacing w:after="240"/>
              <w:jc w:val="center"/>
              <w:rPr>
                <w:ins w:id="1535" w:author="julieta pellettieri" w:date="2025-05-23T15:58:00Z" w16du:dateUtc="2025-05-23T18:58:00Z"/>
                <w:sz w:val="20"/>
                <w:szCs w:val="20"/>
              </w:rPr>
              <w:pPrChange w:id="1536" w:author="julieta pellettieri" w:date="2025-05-23T16:16:00Z" w16du:dateUtc="2025-05-23T19:16:00Z">
                <w:pPr>
                  <w:spacing w:after="240"/>
                </w:pPr>
              </w:pPrChange>
            </w:pPr>
            <w:ins w:id="1537" w:author="julieta pellettieri" w:date="2025-05-23T16:01:00Z" w16du:dateUtc="2025-05-23T19:01:00Z">
              <w:r>
                <w:rPr>
                  <w:sz w:val="20"/>
                  <w:szCs w:val="20"/>
                </w:rPr>
                <w:t>NO</w:t>
              </w:r>
            </w:ins>
          </w:p>
        </w:tc>
        <w:tc>
          <w:tcPr>
            <w:tcW w:w="2294" w:type="dxa"/>
            <w:tcPrChange w:id="1538" w:author="julieta pellettieri" w:date="2025-05-23T16:16:00Z" w16du:dateUtc="2025-05-23T19:16:00Z">
              <w:tcPr>
                <w:tcW w:w="2096" w:type="dxa"/>
              </w:tcPr>
            </w:tcPrChange>
          </w:tcPr>
          <w:p w14:paraId="66507A41" w14:textId="0B25F893" w:rsidR="00216358" w:rsidRPr="00E326B6" w:rsidRDefault="00E326B6">
            <w:pPr>
              <w:spacing w:after="240"/>
              <w:jc w:val="center"/>
              <w:rPr>
                <w:ins w:id="1539" w:author="julieta pellettieri" w:date="2025-05-23T15:58:00Z" w16du:dateUtc="2025-05-23T18:58:00Z"/>
                <w:sz w:val="20"/>
                <w:szCs w:val="20"/>
              </w:rPr>
              <w:pPrChange w:id="1540" w:author="julieta pellettieri" w:date="2025-05-23T16:16:00Z" w16du:dateUtc="2025-05-23T19:16:00Z">
                <w:pPr>
                  <w:spacing w:after="240"/>
                </w:pPr>
              </w:pPrChange>
            </w:pPr>
            <w:ins w:id="1541" w:author="julieta pellettieri" w:date="2025-05-23T16:21:00Z" w16du:dateUtc="2025-05-23T19:21:00Z">
              <w:r w:rsidRPr="00E326B6">
                <w:rPr>
                  <w:rPrChange w:id="1542" w:author="julieta pellettieri" w:date="2025-05-23T16:21:00Z" w16du:dateUtc="2025-05-23T19:21:00Z">
                    <w:rPr>
                      <w:b/>
                      <w:bCs/>
                    </w:rPr>
                  </w:rPrChange>
                </w:rPr>
                <w:t>SA 50% p/p</w:t>
              </w:r>
            </w:ins>
          </w:p>
        </w:tc>
        <w:tc>
          <w:tcPr>
            <w:tcW w:w="1794" w:type="dxa"/>
            <w:tcPrChange w:id="1543" w:author="julieta pellettieri" w:date="2025-05-23T16:16:00Z" w16du:dateUtc="2025-05-23T19:16:00Z">
              <w:tcPr>
                <w:tcW w:w="1992" w:type="dxa"/>
                <w:gridSpan w:val="2"/>
              </w:tcPr>
            </w:tcPrChange>
          </w:tcPr>
          <w:p w14:paraId="386F0986" w14:textId="2DA0C4F3" w:rsidR="00216358" w:rsidRDefault="00216358">
            <w:pPr>
              <w:spacing w:after="240"/>
              <w:jc w:val="center"/>
              <w:rPr>
                <w:ins w:id="1544" w:author="julieta pellettieri" w:date="2025-05-23T15:58:00Z" w16du:dateUtc="2025-05-23T18:58:00Z"/>
                <w:sz w:val="20"/>
                <w:szCs w:val="20"/>
              </w:rPr>
              <w:pPrChange w:id="1545" w:author="julieta pellettieri" w:date="2025-05-23T16:16:00Z" w16du:dateUtc="2025-05-23T19:16:00Z">
                <w:pPr>
                  <w:spacing w:after="240"/>
                </w:pPr>
              </w:pPrChange>
            </w:pPr>
            <w:ins w:id="1546" w:author="julieta pellettieri" w:date="2025-05-23T16:01:00Z" w16du:dateUtc="2025-05-23T19:01:00Z">
              <w:r>
                <w:rPr>
                  <w:sz w:val="20"/>
                  <w:szCs w:val="20"/>
                </w:rPr>
                <w:t>NO</w:t>
              </w:r>
            </w:ins>
          </w:p>
        </w:tc>
      </w:tr>
      <w:tr w:rsidR="00216358" w14:paraId="0428EA71" w14:textId="77777777" w:rsidTr="00E326B6">
        <w:trPr>
          <w:ins w:id="1547" w:author="julieta pellettieri" w:date="2025-05-23T15:58:00Z"/>
        </w:trPr>
        <w:tc>
          <w:tcPr>
            <w:tcW w:w="2101" w:type="dxa"/>
            <w:shd w:val="clear" w:color="auto" w:fill="92CDDC" w:themeFill="accent5" w:themeFillTint="99"/>
            <w:tcPrChange w:id="1548" w:author="julieta pellettieri" w:date="2025-05-23T16:16:00Z" w16du:dateUtc="2025-05-23T19:16:00Z">
              <w:tcPr>
                <w:tcW w:w="2101" w:type="dxa"/>
              </w:tcPr>
            </w:tcPrChange>
          </w:tcPr>
          <w:p w14:paraId="56898628" w14:textId="4A5F94AB" w:rsidR="00216358" w:rsidRDefault="00216358">
            <w:pPr>
              <w:spacing w:after="240"/>
              <w:jc w:val="center"/>
              <w:rPr>
                <w:ins w:id="1549" w:author="julieta pellettieri" w:date="2025-05-23T15:58:00Z" w16du:dateUtc="2025-05-23T18:58:00Z"/>
                <w:sz w:val="20"/>
                <w:szCs w:val="20"/>
              </w:rPr>
              <w:pPrChange w:id="1550" w:author="julieta pellettieri" w:date="2025-05-23T16:16:00Z" w16du:dateUtc="2025-05-23T19:16:00Z">
                <w:pPr>
                  <w:spacing w:after="240"/>
                </w:pPr>
              </w:pPrChange>
            </w:pPr>
            <w:ins w:id="1551" w:author="julieta pellettieri" w:date="2025-05-23T16:00:00Z" w16du:dateUtc="2025-05-23T19:00:00Z">
              <w:r>
                <w:rPr>
                  <w:sz w:val="20"/>
                  <w:szCs w:val="20"/>
                </w:rPr>
                <w:t>Control</w:t>
              </w:r>
            </w:ins>
          </w:p>
        </w:tc>
        <w:tc>
          <w:tcPr>
            <w:tcW w:w="2110" w:type="dxa"/>
            <w:tcPrChange w:id="1552" w:author="julieta pellettieri" w:date="2025-05-23T16:16:00Z" w16du:dateUtc="2025-05-23T19:16:00Z">
              <w:tcPr>
                <w:tcW w:w="2110" w:type="dxa"/>
              </w:tcPr>
            </w:tcPrChange>
          </w:tcPr>
          <w:p w14:paraId="74EC81A6" w14:textId="37694556" w:rsidR="00216358" w:rsidRDefault="00F83540">
            <w:pPr>
              <w:spacing w:after="240"/>
              <w:jc w:val="center"/>
              <w:rPr>
                <w:ins w:id="1553" w:author="julieta pellettieri" w:date="2025-05-23T15:58:00Z" w16du:dateUtc="2025-05-23T18:58:00Z"/>
                <w:sz w:val="20"/>
                <w:szCs w:val="20"/>
              </w:rPr>
              <w:pPrChange w:id="1554" w:author="julieta pellettieri" w:date="2025-05-23T16:16:00Z" w16du:dateUtc="2025-05-23T19:16:00Z">
                <w:pPr>
                  <w:spacing w:after="240"/>
                </w:pPr>
              </w:pPrChange>
            </w:pPr>
            <w:ins w:id="1555" w:author="julieta pellettieri" w:date="2025-05-23T16:07:00Z" w16du:dateUtc="2025-05-23T19:07:00Z">
              <w:r>
                <w:rPr>
                  <w:sz w:val="20"/>
                  <w:szCs w:val="20"/>
                </w:rPr>
                <w:t>NO</w:t>
              </w:r>
            </w:ins>
          </w:p>
        </w:tc>
        <w:tc>
          <w:tcPr>
            <w:tcW w:w="2294" w:type="dxa"/>
            <w:tcPrChange w:id="1556" w:author="julieta pellettieri" w:date="2025-05-23T16:16:00Z" w16du:dateUtc="2025-05-23T19:16:00Z">
              <w:tcPr>
                <w:tcW w:w="2096" w:type="dxa"/>
              </w:tcPr>
            </w:tcPrChange>
          </w:tcPr>
          <w:p w14:paraId="3036A455" w14:textId="754168BB" w:rsidR="00216358" w:rsidRDefault="00E326B6">
            <w:pPr>
              <w:spacing w:after="240"/>
              <w:jc w:val="center"/>
              <w:rPr>
                <w:ins w:id="1557" w:author="julieta pellettieri" w:date="2025-05-23T15:58:00Z" w16du:dateUtc="2025-05-23T18:58:00Z"/>
                <w:sz w:val="20"/>
                <w:szCs w:val="20"/>
              </w:rPr>
              <w:pPrChange w:id="1558" w:author="julieta pellettieri" w:date="2025-05-23T16:16:00Z" w16du:dateUtc="2025-05-23T19:16:00Z">
                <w:pPr>
                  <w:spacing w:after="240"/>
                </w:pPr>
              </w:pPrChange>
            </w:pPr>
            <w:ins w:id="1559" w:author="julieta pellettieri" w:date="2025-05-23T16:21:00Z" w16du:dateUtc="2025-05-23T19:21:00Z">
              <w:r w:rsidRPr="003E2BAD">
                <w:t>SA 50% p/p</w:t>
              </w:r>
            </w:ins>
          </w:p>
        </w:tc>
        <w:tc>
          <w:tcPr>
            <w:tcW w:w="1794" w:type="dxa"/>
            <w:tcPrChange w:id="1560" w:author="julieta pellettieri" w:date="2025-05-23T16:16:00Z" w16du:dateUtc="2025-05-23T19:16:00Z">
              <w:tcPr>
                <w:tcW w:w="1992" w:type="dxa"/>
                <w:gridSpan w:val="2"/>
              </w:tcPr>
            </w:tcPrChange>
          </w:tcPr>
          <w:p w14:paraId="3B4B216D" w14:textId="46164C8C" w:rsidR="00F83540" w:rsidRDefault="00E326B6">
            <w:pPr>
              <w:spacing w:after="240"/>
              <w:jc w:val="center"/>
              <w:rPr>
                <w:ins w:id="1561" w:author="julieta pellettieri" w:date="2025-05-23T15:58:00Z" w16du:dateUtc="2025-05-23T18:58:00Z"/>
                <w:sz w:val="20"/>
                <w:szCs w:val="20"/>
              </w:rPr>
              <w:pPrChange w:id="1562" w:author="julieta pellettieri" w:date="2025-05-23T16:16:00Z" w16du:dateUtc="2025-05-23T19:16:00Z">
                <w:pPr>
                  <w:spacing w:after="240"/>
                </w:pPr>
              </w:pPrChange>
            </w:pPr>
            <w:proofErr w:type="spellStart"/>
            <w:ins w:id="1563" w:author="julieta pellettieri" w:date="2025-05-23T16:14:00Z" w16du:dateUtc="2025-05-23T19:14:00Z">
              <w:r>
                <w:rPr>
                  <w:sz w:val="20"/>
                  <w:szCs w:val="20"/>
                </w:rPr>
                <w:t>Linalool</w:t>
              </w:r>
            </w:ins>
            <w:proofErr w:type="spellEnd"/>
          </w:p>
        </w:tc>
      </w:tr>
      <w:tr w:rsidR="00216358" w14:paraId="781583FC" w14:textId="77777777" w:rsidTr="00E326B6">
        <w:trPr>
          <w:ins w:id="1564" w:author="julieta pellettieri" w:date="2025-05-23T15:58:00Z"/>
        </w:trPr>
        <w:tc>
          <w:tcPr>
            <w:tcW w:w="2101" w:type="dxa"/>
            <w:shd w:val="clear" w:color="auto" w:fill="92CDDC" w:themeFill="accent5" w:themeFillTint="99"/>
            <w:tcPrChange w:id="1565" w:author="julieta pellettieri" w:date="2025-05-23T16:16:00Z" w16du:dateUtc="2025-05-23T19:16:00Z">
              <w:tcPr>
                <w:tcW w:w="2101" w:type="dxa"/>
              </w:tcPr>
            </w:tcPrChange>
          </w:tcPr>
          <w:p w14:paraId="6F8FA4E6" w14:textId="4FC87C83" w:rsidR="00F83540" w:rsidRDefault="00F83540">
            <w:pPr>
              <w:spacing w:after="240"/>
              <w:jc w:val="center"/>
              <w:rPr>
                <w:ins w:id="1566" w:author="julieta pellettieri" w:date="2025-05-23T15:58:00Z" w16du:dateUtc="2025-05-23T18:58:00Z"/>
                <w:sz w:val="20"/>
                <w:szCs w:val="20"/>
              </w:rPr>
              <w:pPrChange w:id="1567" w:author="julieta pellettieri" w:date="2025-05-23T16:16:00Z" w16du:dateUtc="2025-05-23T19:16:00Z">
                <w:pPr>
                  <w:spacing w:after="240"/>
                </w:pPr>
              </w:pPrChange>
            </w:pPr>
            <w:ins w:id="1568" w:author="julieta pellettieri" w:date="2025-05-23T16:09:00Z" w16du:dateUtc="2025-05-23T19:09:00Z">
              <w:r>
                <w:rPr>
                  <w:sz w:val="20"/>
                  <w:szCs w:val="20"/>
                </w:rPr>
                <w:t>ARG</w:t>
              </w:r>
            </w:ins>
          </w:p>
        </w:tc>
        <w:tc>
          <w:tcPr>
            <w:tcW w:w="2110" w:type="dxa"/>
            <w:tcPrChange w:id="1569" w:author="julieta pellettieri" w:date="2025-05-23T16:16:00Z" w16du:dateUtc="2025-05-23T19:16:00Z">
              <w:tcPr>
                <w:tcW w:w="2110" w:type="dxa"/>
              </w:tcPr>
            </w:tcPrChange>
          </w:tcPr>
          <w:p w14:paraId="74B5F80C" w14:textId="3ACDDF3C" w:rsidR="00216358" w:rsidRDefault="00F83540">
            <w:pPr>
              <w:spacing w:after="240"/>
              <w:jc w:val="center"/>
              <w:rPr>
                <w:ins w:id="1570" w:author="julieta pellettieri" w:date="2025-05-23T15:58:00Z" w16du:dateUtc="2025-05-23T18:58:00Z"/>
                <w:sz w:val="20"/>
                <w:szCs w:val="20"/>
              </w:rPr>
              <w:pPrChange w:id="1571" w:author="julieta pellettieri" w:date="2025-05-23T16:16:00Z" w16du:dateUtc="2025-05-23T19:16:00Z">
                <w:pPr>
                  <w:spacing w:after="240"/>
                </w:pPr>
              </w:pPrChange>
            </w:pPr>
            <w:commentRangeStart w:id="1572"/>
            <w:ins w:id="1573" w:author="julieta pellettieri" w:date="2025-05-23T16:10:00Z">
              <w:r w:rsidRPr="00F83540">
                <w:rPr>
                  <w:sz w:val="20"/>
                  <w:szCs w:val="20"/>
                </w:rPr>
                <w:t>Arg</w:t>
              </w:r>
            </w:ins>
            <w:ins w:id="1574" w:author="julieta pellettieri" w:date="2025-05-23T16:11:00Z" w16du:dateUtc="2025-05-23T19:11:00Z">
              <w:r>
                <w:rPr>
                  <w:sz w:val="20"/>
                  <w:szCs w:val="20"/>
                </w:rPr>
                <w:t>inina</w:t>
              </w:r>
              <w:commentRangeEnd w:id="1572"/>
              <w:r>
                <w:rPr>
                  <w:rStyle w:val="Refdecomentario"/>
                </w:rPr>
                <w:commentReference w:id="1572"/>
              </w:r>
            </w:ins>
            <w:ins w:id="1575" w:author="julieta pellettieri" w:date="2025-05-23T16:10:00Z">
              <w:r w:rsidRPr="00F83540">
                <w:rPr>
                  <w:sz w:val="20"/>
                  <w:szCs w:val="20"/>
                </w:rPr>
                <w:t xml:space="preserve"> 0,03 </w:t>
              </w:r>
              <w:proofErr w:type="spellStart"/>
              <w:r w:rsidRPr="00F83540">
                <w:rPr>
                  <w:sz w:val="20"/>
                  <w:szCs w:val="20"/>
                </w:rPr>
                <w:t>mM</w:t>
              </w:r>
            </w:ins>
            <w:proofErr w:type="spellEnd"/>
          </w:p>
        </w:tc>
        <w:tc>
          <w:tcPr>
            <w:tcW w:w="2294" w:type="dxa"/>
            <w:tcPrChange w:id="1576" w:author="julieta pellettieri" w:date="2025-05-23T16:16:00Z" w16du:dateUtc="2025-05-23T19:16:00Z">
              <w:tcPr>
                <w:tcW w:w="2096" w:type="dxa"/>
              </w:tcPr>
            </w:tcPrChange>
          </w:tcPr>
          <w:p w14:paraId="03F9E52A" w14:textId="695FECE0" w:rsidR="00216358" w:rsidRDefault="00E326B6">
            <w:pPr>
              <w:spacing w:after="240"/>
              <w:jc w:val="center"/>
              <w:rPr>
                <w:ins w:id="1577" w:author="julieta pellettieri" w:date="2025-05-23T15:58:00Z" w16du:dateUtc="2025-05-23T18:58:00Z"/>
                <w:sz w:val="20"/>
                <w:szCs w:val="20"/>
              </w:rPr>
              <w:pPrChange w:id="1578" w:author="julieta pellettieri" w:date="2025-05-23T16:16:00Z" w16du:dateUtc="2025-05-23T19:16:00Z">
                <w:pPr>
                  <w:spacing w:after="240"/>
                </w:pPr>
              </w:pPrChange>
            </w:pPr>
            <w:ins w:id="1579" w:author="julieta pellettieri" w:date="2025-05-23T16:21:00Z" w16du:dateUtc="2025-05-23T19:21:00Z">
              <w:r w:rsidRPr="003E2BAD">
                <w:t>SA 50% p/p</w:t>
              </w:r>
            </w:ins>
          </w:p>
        </w:tc>
        <w:tc>
          <w:tcPr>
            <w:tcW w:w="1794" w:type="dxa"/>
            <w:tcPrChange w:id="1580" w:author="julieta pellettieri" w:date="2025-05-23T16:16:00Z" w16du:dateUtc="2025-05-23T19:16:00Z">
              <w:tcPr>
                <w:tcW w:w="1992" w:type="dxa"/>
                <w:gridSpan w:val="2"/>
              </w:tcPr>
            </w:tcPrChange>
          </w:tcPr>
          <w:p w14:paraId="24D93907" w14:textId="096D73A2" w:rsidR="00216358" w:rsidRDefault="00E326B6">
            <w:pPr>
              <w:spacing w:after="240"/>
              <w:jc w:val="center"/>
              <w:rPr>
                <w:ins w:id="1581" w:author="julieta pellettieri" w:date="2025-05-23T15:58:00Z" w16du:dateUtc="2025-05-23T18:58:00Z"/>
                <w:sz w:val="20"/>
                <w:szCs w:val="20"/>
              </w:rPr>
              <w:pPrChange w:id="1582" w:author="julieta pellettieri" w:date="2025-05-23T16:16:00Z" w16du:dateUtc="2025-05-23T19:16:00Z">
                <w:pPr>
                  <w:spacing w:after="240"/>
                </w:pPr>
              </w:pPrChange>
            </w:pPr>
            <w:proofErr w:type="spellStart"/>
            <w:ins w:id="1583" w:author="julieta pellettieri" w:date="2025-05-23T16:14:00Z" w16du:dateUtc="2025-05-23T19:14:00Z">
              <w:r>
                <w:rPr>
                  <w:sz w:val="20"/>
                  <w:szCs w:val="20"/>
                </w:rPr>
                <w:t>Linalool</w:t>
              </w:r>
            </w:ins>
            <w:proofErr w:type="spellEnd"/>
          </w:p>
        </w:tc>
      </w:tr>
      <w:tr w:rsidR="00216358" w14:paraId="4CF5FAAF" w14:textId="77777777" w:rsidTr="00E326B6">
        <w:trPr>
          <w:ins w:id="1584" w:author="julieta pellettieri" w:date="2025-05-23T15:58:00Z"/>
        </w:trPr>
        <w:tc>
          <w:tcPr>
            <w:tcW w:w="2101" w:type="dxa"/>
            <w:shd w:val="clear" w:color="auto" w:fill="92CDDC" w:themeFill="accent5" w:themeFillTint="99"/>
            <w:tcPrChange w:id="1585" w:author="julieta pellettieri" w:date="2025-05-23T16:16:00Z" w16du:dateUtc="2025-05-23T19:16:00Z">
              <w:tcPr>
                <w:tcW w:w="2101" w:type="dxa"/>
              </w:tcPr>
            </w:tcPrChange>
          </w:tcPr>
          <w:p w14:paraId="4FF81DED" w14:textId="17F95AD9" w:rsidR="00216358" w:rsidRDefault="00F83540">
            <w:pPr>
              <w:spacing w:after="240"/>
              <w:jc w:val="center"/>
              <w:rPr>
                <w:ins w:id="1586" w:author="julieta pellettieri" w:date="2025-05-23T15:58:00Z" w16du:dateUtc="2025-05-23T18:58:00Z"/>
                <w:sz w:val="20"/>
                <w:szCs w:val="20"/>
              </w:rPr>
              <w:pPrChange w:id="1587" w:author="julieta pellettieri" w:date="2025-05-23T16:16:00Z" w16du:dateUtc="2025-05-23T19:16:00Z">
                <w:pPr>
                  <w:spacing w:after="240"/>
                </w:pPr>
              </w:pPrChange>
            </w:pPr>
            <w:ins w:id="1588" w:author="julieta pellettieri" w:date="2025-05-23T16:09:00Z" w16du:dateUtc="2025-05-23T19:09:00Z">
              <w:r>
                <w:rPr>
                  <w:sz w:val="20"/>
                  <w:szCs w:val="20"/>
                </w:rPr>
                <w:t>CAF</w:t>
              </w:r>
            </w:ins>
          </w:p>
        </w:tc>
        <w:tc>
          <w:tcPr>
            <w:tcW w:w="2110" w:type="dxa"/>
            <w:tcPrChange w:id="1589" w:author="julieta pellettieri" w:date="2025-05-23T16:16:00Z" w16du:dateUtc="2025-05-23T19:16:00Z">
              <w:tcPr>
                <w:tcW w:w="2110" w:type="dxa"/>
              </w:tcPr>
            </w:tcPrChange>
          </w:tcPr>
          <w:p w14:paraId="7CA0E369" w14:textId="28A469FE" w:rsidR="00216358" w:rsidRDefault="00F83540">
            <w:pPr>
              <w:spacing w:after="240"/>
              <w:jc w:val="center"/>
              <w:rPr>
                <w:ins w:id="1590" w:author="julieta pellettieri" w:date="2025-05-23T15:58:00Z" w16du:dateUtc="2025-05-23T18:58:00Z"/>
                <w:sz w:val="20"/>
                <w:szCs w:val="20"/>
              </w:rPr>
              <w:pPrChange w:id="1591" w:author="julieta pellettieri" w:date="2025-05-23T16:16:00Z" w16du:dateUtc="2025-05-23T19:16:00Z">
                <w:pPr>
                  <w:spacing w:after="240"/>
                </w:pPr>
              </w:pPrChange>
            </w:pPr>
            <w:ins w:id="1592" w:author="julieta pellettieri" w:date="2025-05-23T16:13:00Z" w16du:dateUtc="2025-05-23T19:13:00Z">
              <w:r w:rsidRPr="00F83540">
                <w:rPr>
                  <w:sz w:val="20"/>
                  <w:szCs w:val="20"/>
                </w:rPr>
                <w:t>Caf</w:t>
              </w:r>
              <w:r>
                <w:rPr>
                  <w:sz w:val="20"/>
                  <w:szCs w:val="20"/>
                </w:rPr>
                <w:t>eína</w:t>
              </w:r>
            </w:ins>
            <w:ins w:id="1593" w:author="julieta pellettieri" w:date="2025-05-23T16:13:00Z">
              <w:r w:rsidRPr="00F83540">
                <w:rPr>
                  <w:sz w:val="20"/>
                  <w:szCs w:val="20"/>
                </w:rPr>
                <w:t xml:space="preserve"> 0,15 </w:t>
              </w:r>
              <w:proofErr w:type="spellStart"/>
              <w:r w:rsidRPr="00F83540">
                <w:rPr>
                  <w:sz w:val="20"/>
                  <w:szCs w:val="20"/>
                </w:rPr>
                <w:t>mM</w:t>
              </w:r>
            </w:ins>
            <w:proofErr w:type="spellEnd"/>
          </w:p>
        </w:tc>
        <w:tc>
          <w:tcPr>
            <w:tcW w:w="2294" w:type="dxa"/>
            <w:tcPrChange w:id="1594" w:author="julieta pellettieri" w:date="2025-05-23T16:16:00Z" w16du:dateUtc="2025-05-23T19:16:00Z">
              <w:tcPr>
                <w:tcW w:w="2096" w:type="dxa"/>
              </w:tcPr>
            </w:tcPrChange>
          </w:tcPr>
          <w:p w14:paraId="43413CF0" w14:textId="7B8D3862" w:rsidR="00216358" w:rsidRDefault="00E326B6">
            <w:pPr>
              <w:spacing w:after="240"/>
              <w:jc w:val="center"/>
              <w:rPr>
                <w:ins w:id="1595" w:author="julieta pellettieri" w:date="2025-05-23T15:58:00Z" w16du:dateUtc="2025-05-23T18:58:00Z"/>
                <w:sz w:val="20"/>
                <w:szCs w:val="20"/>
              </w:rPr>
              <w:pPrChange w:id="1596" w:author="julieta pellettieri" w:date="2025-05-23T16:16:00Z" w16du:dateUtc="2025-05-23T19:16:00Z">
                <w:pPr>
                  <w:spacing w:after="240"/>
                </w:pPr>
              </w:pPrChange>
            </w:pPr>
            <w:ins w:id="1597" w:author="julieta pellettieri" w:date="2025-05-23T16:21:00Z" w16du:dateUtc="2025-05-23T19:21:00Z">
              <w:r w:rsidRPr="003E2BAD">
                <w:t>SA 50% p/p</w:t>
              </w:r>
            </w:ins>
          </w:p>
        </w:tc>
        <w:tc>
          <w:tcPr>
            <w:tcW w:w="1794" w:type="dxa"/>
            <w:tcPrChange w:id="1598" w:author="julieta pellettieri" w:date="2025-05-23T16:16:00Z" w16du:dateUtc="2025-05-23T19:16:00Z">
              <w:tcPr>
                <w:tcW w:w="1992" w:type="dxa"/>
                <w:gridSpan w:val="2"/>
              </w:tcPr>
            </w:tcPrChange>
          </w:tcPr>
          <w:p w14:paraId="38CB9E87" w14:textId="12CDE1B0" w:rsidR="00216358" w:rsidRDefault="00E326B6">
            <w:pPr>
              <w:spacing w:after="240"/>
              <w:jc w:val="center"/>
              <w:rPr>
                <w:ins w:id="1599" w:author="julieta pellettieri" w:date="2025-05-23T15:58:00Z" w16du:dateUtc="2025-05-23T18:58:00Z"/>
                <w:sz w:val="20"/>
                <w:szCs w:val="20"/>
              </w:rPr>
              <w:pPrChange w:id="1600" w:author="julieta pellettieri" w:date="2025-05-23T16:16:00Z" w16du:dateUtc="2025-05-23T19:16:00Z">
                <w:pPr>
                  <w:spacing w:after="240"/>
                </w:pPr>
              </w:pPrChange>
            </w:pPr>
            <w:proofErr w:type="spellStart"/>
            <w:ins w:id="1601" w:author="julieta pellettieri" w:date="2025-05-23T16:14:00Z" w16du:dateUtc="2025-05-23T19:14:00Z">
              <w:r>
                <w:rPr>
                  <w:sz w:val="20"/>
                  <w:szCs w:val="20"/>
                </w:rPr>
                <w:t>Linalool</w:t>
              </w:r>
            </w:ins>
            <w:proofErr w:type="spellEnd"/>
          </w:p>
        </w:tc>
      </w:tr>
      <w:tr w:rsidR="00E326B6" w14:paraId="69FF76FB" w14:textId="77777777" w:rsidTr="00E326B6">
        <w:trPr>
          <w:trHeight w:val="487"/>
          <w:ins w:id="1602" w:author="julieta pellettieri" w:date="2025-05-23T15:58:00Z"/>
        </w:trPr>
        <w:tc>
          <w:tcPr>
            <w:tcW w:w="2101" w:type="dxa"/>
            <w:shd w:val="clear" w:color="auto" w:fill="92CDDC" w:themeFill="accent5" w:themeFillTint="99"/>
          </w:tcPr>
          <w:p w14:paraId="295A482F" w14:textId="6E15A22B" w:rsidR="00216358" w:rsidRDefault="00F83540">
            <w:pPr>
              <w:spacing w:after="240"/>
              <w:jc w:val="center"/>
              <w:rPr>
                <w:ins w:id="1603" w:author="julieta pellettieri" w:date="2025-05-23T15:58:00Z" w16du:dateUtc="2025-05-23T18:58:00Z"/>
                <w:sz w:val="20"/>
                <w:szCs w:val="20"/>
              </w:rPr>
              <w:pPrChange w:id="1604" w:author="julieta pellettieri" w:date="2025-05-23T16:16:00Z" w16du:dateUtc="2025-05-23T19:16:00Z">
                <w:pPr>
                  <w:spacing w:after="240"/>
                </w:pPr>
              </w:pPrChange>
            </w:pPr>
            <w:ins w:id="1605" w:author="julieta pellettieri" w:date="2025-05-23T16:10:00Z" w16du:dateUtc="2025-05-23T19:10:00Z">
              <w:r>
                <w:rPr>
                  <w:sz w:val="20"/>
                  <w:szCs w:val="20"/>
                </w:rPr>
                <w:lastRenderedPageBreak/>
                <w:t>CAF</w:t>
              </w:r>
            </w:ins>
            <w:ins w:id="1606" w:author="julieta pellettieri" w:date="2025-05-23T17:28:00Z" w16du:dateUtc="2025-05-23T20:28:00Z">
              <w:r w:rsidR="005966CA">
                <w:rPr>
                  <w:sz w:val="20"/>
                  <w:szCs w:val="20"/>
                </w:rPr>
                <w:t xml:space="preserve"> + ARG</w:t>
              </w:r>
            </w:ins>
          </w:p>
        </w:tc>
        <w:tc>
          <w:tcPr>
            <w:tcW w:w="2110" w:type="dxa"/>
          </w:tcPr>
          <w:p w14:paraId="079008DF" w14:textId="46B3E9E2" w:rsidR="00216358" w:rsidRDefault="00F83540">
            <w:pPr>
              <w:spacing w:after="240"/>
              <w:jc w:val="center"/>
              <w:rPr>
                <w:ins w:id="1607" w:author="julieta pellettieri" w:date="2025-05-23T15:58:00Z" w16du:dateUtc="2025-05-23T18:58:00Z"/>
                <w:sz w:val="20"/>
                <w:szCs w:val="20"/>
              </w:rPr>
              <w:pPrChange w:id="1608" w:author="julieta pellettieri" w:date="2025-05-23T16:16:00Z" w16du:dateUtc="2025-05-23T19:16:00Z">
                <w:pPr>
                  <w:spacing w:after="240"/>
                </w:pPr>
              </w:pPrChange>
            </w:pPr>
            <w:commentRangeStart w:id="1609"/>
            <w:ins w:id="1610" w:author="julieta pellettieri" w:date="2025-05-23T16:12:00Z" w16du:dateUtc="2025-05-23T19:12:00Z">
              <w:r w:rsidRPr="00F83540">
                <w:rPr>
                  <w:sz w:val="20"/>
                  <w:szCs w:val="20"/>
                </w:rPr>
                <w:t>Arg</w:t>
              </w:r>
              <w:r>
                <w:rPr>
                  <w:sz w:val="20"/>
                  <w:szCs w:val="20"/>
                </w:rPr>
                <w:t>inina</w:t>
              </w:r>
              <w:commentRangeEnd w:id="1609"/>
              <w:r>
                <w:rPr>
                  <w:rStyle w:val="Refdecomentario"/>
                </w:rPr>
                <w:commentReference w:id="1609"/>
              </w:r>
              <w:r w:rsidRPr="00F83540">
                <w:rPr>
                  <w:sz w:val="20"/>
                  <w:szCs w:val="20"/>
                </w:rPr>
                <w:t xml:space="preserve"> 0,03 </w:t>
              </w:r>
              <w:proofErr w:type="spellStart"/>
              <w:r w:rsidRPr="00F83540">
                <w:rPr>
                  <w:sz w:val="20"/>
                  <w:szCs w:val="20"/>
                </w:rPr>
                <w:t>mM</w:t>
              </w:r>
            </w:ins>
            <w:proofErr w:type="spellEnd"/>
            <w:ins w:id="1611" w:author="julieta pellettieri" w:date="2025-05-23T16:13:00Z" w16du:dateUtc="2025-05-23T19:13:00Z">
              <w:r>
                <w:rPr>
                  <w:sz w:val="20"/>
                  <w:szCs w:val="20"/>
                </w:rPr>
                <w:t xml:space="preserve"> y </w:t>
              </w:r>
              <w:r w:rsidRPr="00F83540">
                <w:rPr>
                  <w:sz w:val="20"/>
                  <w:szCs w:val="20"/>
                </w:rPr>
                <w:t>Caf</w:t>
              </w:r>
              <w:r>
                <w:rPr>
                  <w:sz w:val="20"/>
                  <w:szCs w:val="20"/>
                </w:rPr>
                <w:t>eína</w:t>
              </w:r>
              <w:r w:rsidRPr="00F83540">
                <w:rPr>
                  <w:sz w:val="20"/>
                  <w:szCs w:val="20"/>
                </w:rPr>
                <w:t xml:space="preserve"> 0,15 </w:t>
              </w:r>
              <w:proofErr w:type="spellStart"/>
              <w:r w:rsidRPr="00F83540">
                <w:rPr>
                  <w:sz w:val="20"/>
                  <w:szCs w:val="20"/>
                </w:rPr>
                <w:t>mM</w:t>
              </w:r>
            </w:ins>
            <w:proofErr w:type="spellEnd"/>
          </w:p>
        </w:tc>
        <w:tc>
          <w:tcPr>
            <w:tcW w:w="2294" w:type="dxa"/>
          </w:tcPr>
          <w:p w14:paraId="3BB105AA" w14:textId="7F3DC5E0" w:rsidR="00216358" w:rsidRDefault="00E326B6">
            <w:pPr>
              <w:spacing w:after="240"/>
              <w:jc w:val="center"/>
              <w:rPr>
                <w:ins w:id="1612" w:author="julieta pellettieri" w:date="2025-05-23T15:58:00Z" w16du:dateUtc="2025-05-23T18:58:00Z"/>
                <w:sz w:val="20"/>
                <w:szCs w:val="20"/>
              </w:rPr>
              <w:pPrChange w:id="1613" w:author="julieta pellettieri" w:date="2025-05-23T16:16:00Z" w16du:dateUtc="2025-05-23T19:16:00Z">
                <w:pPr>
                  <w:spacing w:after="240"/>
                </w:pPr>
              </w:pPrChange>
            </w:pPr>
            <w:ins w:id="1614" w:author="julieta pellettieri" w:date="2025-05-23T16:21:00Z" w16du:dateUtc="2025-05-23T19:21:00Z">
              <w:r w:rsidRPr="003E2BAD">
                <w:t>SA 50% p/p</w:t>
              </w:r>
            </w:ins>
          </w:p>
        </w:tc>
        <w:tc>
          <w:tcPr>
            <w:tcW w:w="1794" w:type="dxa"/>
          </w:tcPr>
          <w:p w14:paraId="11331C82" w14:textId="4F57CEB4" w:rsidR="00216358" w:rsidRDefault="00E326B6">
            <w:pPr>
              <w:spacing w:after="240"/>
              <w:jc w:val="center"/>
              <w:rPr>
                <w:ins w:id="1615" w:author="julieta pellettieri" w:date="2025-05-23T15:58:00Z" w16du:dateUtc="2025-05-23T18:58:00Z"/>
                <w:sz w:val="20"/>
                <w:szCs w:val="20"/>
              </w:rPr>
              <w:pPrChange w:id="1616" w:author="julieta pellettieri" w:date="2025-05-23T16:16:00Z" w16du:dateUtc="2025-05-23T19:16:00Z">
                <w:pPr>
                  <w:spacing w:after="240"/>
                </w:pPr>
              </w:pPrChange>
            </w:pPr>
            <w:proofErr w:type="spellStart"/>
            <w:ins w:id="1617" w:author="julieta pellettieri" w:date="2025-05-23T16:14:00Z" w16du:dateUtc="2025-05-23T19:14:00Z">
              <w:r>
                <w:rPr>
                  <w:sz w:val="20"/>
                  <w:szCs w:val="20"/>
                </w:rPr>
                <w:t>Linalool</w:t>
              </w:r>
            </w:ins>
            <w:proofErr w:type="spellEnd"/>
          </w:p>
        </w:tc>
      </w:tr>
      <w:tr w:rsidR="00E326B6" w14:paraId="674AAEAB" w14:textId="77777777" w:rsidTr="00E326B6">
        <w:trPr>
          <w:ins w:id="1618" w:author="julieta pellettieri" w:date="2025-05-23T16:09:00Z"/>
        </w:trPr>
        <w:tc>
          <w:tcPr>
            <w:tcW w:w="2101" w:type="dxa"/>
            <w:shd w:val="clear" w:color="auto" w:fill="92CDDC" w:themeFill="accent5" w:themeFillTint="99"/>
            <w:tcPrChange w:id="1619" w:author="julieta pellettieri" w:date="2025-05-23T16:16:00Z" w16du:dateUtc="2025-05-23T19:16:00Z">
              <w:tcPr>
                <w:tcW w:w="2101" w:type="dxa"/>
              </w:tcPr>
            </w:tcPrChange>
          </w:tcPr>
          <w:p w14:paraId="3DEB71CC" w14:textId="0B849687" w:rsidR="00E326B6" w:rsidRDefault="00E326B6">
            <w:pPr>
              <w:spacing w:after="240"/>
              <w:jc w:val="center"/>
              <w:rPr>
                <w:ins w:id="1620" w:author="julieta pellettieri" w:date="2025-05-23T16:09:00Z" w16du:dateUtc="2025-05-23T19:09:00Z"/>
                <w:sz w:val="20"/>
                <w:szCs w:val="20"/>
              </w:rPr>
              <w:pPrChange w:id="1621" w:author="julieta pellettieri" w:date="2025-05-23T16:16:00Z" w16du:dateUtc="2025-05-23T19:16:00Z">
                <w:pPr>
                  <w:spacing w:after="240"/>
                </w:pPr>
              </w:pPrChange>
            </w:pPr>
            <w:ins w:id="1622" w:author="julieta pellettieri" w:date="2025-05-23T16:09:00Z" w16du:dateUtc="2025-05-23T19:09:00Z">
              <w:r>
                <w:rPr>
                  <w:sz w:val="20"/>
                  <w:szCs w:val="20"/>
                </w:rPr>
                <w:t xml:space="preserve">2 </w:t>
              </w:r>
            </w:ins>
            <w:ins w:id="1623" w:author="julieta pellettieri" w:date="2025-05-23T16:10:00Z" w16du:dateUtc="2025-05-23T19:10:00Z">
              <w:r>
                <w:rPr>
                  <w:sz w:val="20"/>
                  <w:szCs w:val="20"/>
                </w:rPr>
                <w:t>ARG</w:t>
              </w:r>
            </w:ins>
          </w:p>
        </w:tc>
        <w:tc>
          <w:tcPr>
            <w:tcW w:w="2110" w:type="dxa"/>
            <w:tcPrChange w:id="1624" w:author="julieta pellettieri" w:date="2025-05-23T16:16:00Z" w16du:dateUtc="2025-05-23T19:16:00Z">
              <w:tcPr>
                <w:tcW w:w="2110" w:type="dxa"/>
              </w:tcPr>
            </w:tcPrChange>
          </w:tcPr>
          <w:p w14:paraId="0C796698" w14:textId="001C91C4" w:rsidR="00E326B6" w:rsidRDefault="00E326B6">
            <w:pPr>
              <w:spacing w:after="240"/>
              <w:jc w:val="center"/>
              <w:rPr>
                <w:ins w:id="1625" w:author="julieta pellettieri" w:date="2025-05-23T16:09:00Z" w16du:dateUtc="2025-05-23T19:09:00Z"/>
                <w:sz w:val="20"/>
                <w:szCs w:val="20"/>
              </w:rPr>
              <w:pPrChange w:id="1626" w:author="julieta pellettieri" w:date="2025-05-23T16:16:00Z" w16du:dateUtc="2025-05-23T19:16:00Z">
                <w:pPr>
                  <w:spacing w:after="240"/>
                </w:pPr>
              </w:pPrChange>
            </w:pPr>
            <w:commentRangeStart w:id="1627"/>
            <w:ins w:id="1628" w:author="julieta pellettieri" w:date="2025-05-23T16:12:00Z" w16du:dateUtc="2025-05-23T19:12:00Z">
              <w:r w:rsidRPr="00F83540">
                <w:rPr>
                  <w:sz w:val="20"/>
                  <w:szCs w:val="20"/>
                </w:rPr>
                <w:t>Arg</w:t>
              </w:r>
              <w:r>
                <w:rPr>
                  <w:sz w:val="20"/>
                  <w:szCs w:val="20"/>
                </w:rPr>
                <w:t>inina</w:t>
              </w:r>
              <w:commentRangeEnd w:id="1627"/>
              <w:r>
                <w:rPr>
                  <w:rStyle w:val="Refdecomentario"/>
                </w:rPr>
                <w:commentReference w:id="1627"/>
              </w:r>
              <w:r w:rsidRPr="00F83540">
                <w:rPr>
                  <w:sz w:val="20"/>
                  <w:szCs w:val="20"/>
                </w:rPr>
                <w:t xml:space="preserve"> 0,0</w:t>
              </w:r>
              <w:r>
                <w:rPr>
                  <w:sz w:val="20"/>
                  <w:szCs w:val="20"/>
                </w:rPr>
                <w:t>6</w:t>
              </w:r>
              <w:r w:rsidRPr="00F83540">
                <w:rPr>
                  <w:sz w:val="20"/>
                  <w:szCs w:val="20"/>
                </w:rPr>
                <w:t xml:space="preserve"> mM</w:t>
              </w:r>
            </w:ins>
          </w:p>
        </w:tc>
        <w:tc>
          <w:tcPr>
            <w:tcW w:w="2294" w:type="dxa"/>
            <w:tcPrChange w:id="1629" w:author="julieta pellettieri" w:date="2025-05-23T16:16:00Z" w16du:dateUtc="2025-05-23T19:16:00Z">
              <w:tcPr>
                <w:tcW w:w="2096" w:type="dxa"/>
              </w:tcPr>
            </w:tcPrChange>
          </w:tcPr>
          <w:p w14:paraId="286193A3" w14:textId="4184A5A3" w:rsidR="00E326B6" w:rsidRDefault="00E326B6">
            <w:pPr>
              <w:spacing w:after="240"/>
              <w:jc w:val="center"/>
              <w:rPr>
                <w:ins w:id="1630" w:author="julieta pellettieri" w:date="2025-05-23T16:09:00Z" w16du:dateUtc="2025-05-23T19:09:00Z"/>
                <w:sz w:val="20"/>
                <w:szCs w:val="20"/>
              </w:rPr>
              <w:pPrChange w:id="1631" w:author="julieta pellettieri" w:date="2025-05-23T16:16:00Z" w16du:dateUtc="2025-05-23T19:16:00Z">
                <w:pPr>
                  <w:spacing w:after="240"/>
                </w:pPr>
              </w:pPrChange>
            </w:pPr>
            <w:ins w:id="1632" w:author="julieta pellettieri" w:date="2025-05-23T16:21:00Z" w16du:dateUtc="2025-05-23T19:21:00Z">
              <w:r w:rsidRPr="003E2BAD">
                <w:t>SA 50% p/p</w:t>
              </w:r>
            </w:ins>
          </w:p>
        </w:tc>
        <w:tc>
          <w:tcPr>
            <w:tcW w:w="1794" w:type="dxa"/>
            <w:tcPrChange w:id="1633" w:author="julieta pellettieri" w:date="2025-05-23T16:16:00Z" w16du:dateUtc="2025-05-23T19:16:00Z">
              <w:tcPr>
                <w:tcW w:w="1992" w:type="dxa"/>
                <w:gridSpan w:val="2"/>
              </w:tcPr>
            </w:tcPrChange>
          </w:tcPr>
          <w:p w14:paraId="42699374" w14:textId="0D12C3F4" w:rsidR="00E326B6" w:rsidRDefault="00E326B6">
            <w:pPr>
              <w:spacing w:after="240"/>
              <w:jc w:val="center"/>
              <w:rPr>
                <w:ins w:id="1634" w:author="julieta pellettieri" w:date="2025-05-23T16:09:00Z" w16du:dateUtc="2025-05-23T19:09:00Z"/>
                <w:sz w:val="20"/>
                <w:szCs w:val="20"/>
              </w:rPr>
              <w:pPrChange w:id="1635" w:author="julieta pellettieri" w:date="2025-05-23T16:16:00Z" w16du:dateUtc="2025-05-23T19:16:00Z">
                <w:pPr>
                  <w:spacing w:after="240"/>
                </w:pPr>
              </w:pPrChange>
            </w:pPr>
            <w:proofErr w:type="spellStart"/>
            <w:ins w:id="1636" w:author="julieta pellettieri" w:date="2025-05-23T16:14:00Z" w16du:dateUtc="2025-05-23T19:14:00Z">
              <w:r>
                <w:rPr>
                  <w:sz w:val="20"/>
                  <w:szCs w:val="20"/>
                </w:rPr>
                <w:t>Linalool</w:t>
              </w:r>
            </w:ins>
            <w:proofErr w:type="spellEnd"/>
          </w:p>
        </w:tc>
      </w:tr>
      <w:tr w:rsidR="00E326B6" w14:paraId="5B9629DE" w14:textId="77777777" w:rsidTr="00E326B6">
        <w:trPr>
          <w:ins w:id="1637" w:author="julieta pellettieri" w:date="2025-05-23T16:09:00Z"/>
        </w:trPr>
        <w:tc>
          <w:tcPr>
            <w:tcW w:w="2101" w:type="dxa"/>
            <w:shd w:val="clear" w:color="auto" w:fill="92CDDC" w:themeFill="accent5" w:themeFillTint="99"/>
            <w:tcPrChange w:id="1638" w:author="julieta pellettieri" w:date="2025-05-23T16:16:00Z" w16du:dateUtc="2025-05-23T19:16:00Z">
              <w:tcPr>
                <w:tcW w:w="2101" w:type="dxa"/>
              </w:tcPr>
            </w:tcPrChange>
          </w:tcPr>
          <w:p w14:paraId="75095777" w14:textId="27374810" w:rsidR="00E326B6" w:rsidRDefault="00E326B6">
            <w:pPr>
              <w:spacing w:after="240"/>
              <w:jc w:val="center"/>
              <w:rPr>
                <w:ins w:id="1639" w:author="julieta pellettieri" w:date="2025-05-23T16:09:00Z" w16du:dateUtc="2025-05-23T19:09:00Z"/>
                <w:sz w:val="20"/>
                <w:szCs w:val="20"/>
              </w:rPr>
              <w:pPrChange w:id="1640" w:author="julieta pellettieri" w:date="2025-05-23T16:16:00Z" w16du:dateUtc="2025-05-23T19:16:00Z">
                <w:pPr>
                  <w:spacing w:after="240"/>
                </w:pPr>
              </w:pPrChange>
            </w:pPr>
            <w:ins w:id="1641" w:author="julieta pellettieri" w:date="2025-05-23T16:09:00Z" w16du:dateUtc="2025-05-23T19:09:00Z">
              <w:r>
                <w:rPr>
                  <w:sz w:val="20"/>
                  <w:szCs w:val="20"/>
                </w:rPr>
                <w:t xml:space="preserve">2 </w:t>
              </w:r>
            </w:ins>
            <w:ins w:id="1642" w:author="julieta pellettieri" w:date="2025-05-23T16:10:00Z" w16du:dateUtc="2025-05-23T19:10:00Z">
              <w:r>
                <w:rPr>
                  <w:sz w:val="20"/>
                  <w:szCs w:val="20"/>
                </w:rPr>
                <w:t>CAF</w:t>
              </w:r>
            </w:ins>
          </w:p>
        </w:tc>
        <w:tc>
          <w:tcPr>
            <w:tcW w:w="2110" w:type="dxa"/>
            <w:tcPrChange w:id="1643" w:author="julieta pellettieri" w:date="2025-05-23T16:16:00Z" w16du:dateUtc="2025-05-23T19:16:00Z">
              <w:tcPr>
                <w:tcW w:w="2110" w:type="dxa"/>
              </w:tcPr>
            </w:tcPrChange>
          </w:tcPr>
          <w:p w14:paraId="026D65CC" w14:textId="3C2275B3" w:rsidR="00E326B6" w:rsidRDefault="00E326B6">
            <w:pPr>
              <w:spacing w:after="240"/>
              <w:jc w:val="center"/>
              <w:rPr>
                <w:ins w:id="1644" w:author="julieta pellettieri" w:date="2025-05-23T16:09:00Z" w16du:dateUtc="2025-05-23T19:09:00Z"/>
                <w:sz w:val="20"/>
                <w:szCs w:val="20"/>
              </w:rPr>
              <w:pPrChange w:id="1645" w:author="julieta pellettieri" w:date="2025-05-23T16:16:00Z" w16du:dateUtc="2025-05-23T19:16:00Z">
                <w:pPr>
                  <w:spacing w:after="240"/>
                </w:pPr>
              </w:pPrChange>
            </w:pPr>
            <w:ins w:id="1646" w:author="julieta pellettieri" w:date="2025-05-23T16:13:00Z" w16du:dateUtc="2025-05-23T19:13:00Z">
              <w:r w:rsidRPr="00F83540">
                <w:rPr>
                  <w:sz w:val="20"/>
                  <w:szCs w:val="20"/>
                </w:rPr>
                <w:t>Caf</w:t>
              </w:r>
              <w:r>
                <w:rPr>
                  <w:sz w:val="20"/>
                  <w:szCs w:val="20"/>
                </w:rPr>
                <w:t>eína</w:t>
              </w:r>
              <w:r w:rsidRPr="00F83540">
                <w:rPr>
                  <w:sz w:val="20"/>
                  <w:szCs w:val="20"/>
                </w:rPr>
                <w:t xml:space="preserve"> 0,</w:t>
              </w:r>
              <w:r>
                <w:rPr>
                  <w:sz w:val="20"/>
                  <w:szCs w:val="20"/>
                </w:rPr>
                <w:t>3</w:t>
              </w:r>
              <w:r w:rsidRPr="00F83540">
                <w:rPr>
                  <w:sz w:val="20"/>
                  <w:szCs w:val="20"/>
                </w:rPr>
                <w:t xml:space="preserve"> mM</w:t>
              </w:r>
            </w:ins>
          </w:p>
        </w:tc>
        <w:tc>
          <w:tcPr>
            <w:tcW w:w="2294" w:type="dxa"/>
            <w:tcPrChange w:id="1647" w:author="julieta pellettieri" w:date="2025-05-23T16:16:00Z" w16du:dateUtc="2025-05-23T19:16:00Z">
              <w:tcPr>
                <w:tcW w:w="2096" w:type="dxa"/>
              </w:tcPr>
            </w:tcPrChange>
          </w:tcPr>
          <w:p w14:paraId="39E6F670" w14:textId="1D5F9F20" w:rsidR="00E326B6" w:rsidRDefault="00E326B6">
            <w:pPr>
              <w:spacing w:after="240"/>
              <w:jc w:val="center"/>
              <w:rPr>
                <w:ins w:id="1648" w:author="julieta pellettieri" w:date="2025-05-23T16:09:00Z" w16du:dateUtc="2025-05-23T19:09:00Z"/>
                <w:sz w:val="20"/>
                <w:szCs w:val="20"/>
              </w:rPr>
              <w:pPrChange w:id="1649" w:author="julieta pellettieri" w:date="2025-05-23T16:16:00Z" w16du:dateUtc="2025-05-23T19:16:00Z">
                <w:pPr>
                  <w:spacing w:after="240"/>
                </w:pPr>
              </w:pPrChange>
            </w:pPr>
            <w:ins w:id="1650" w:author="julieta pellettieri" w:date="2025-05-23T16:21:00Z" w16du:dateUtc="2025-05-23T19:21:00Z">
              <w:r w:rsidRPr="003E2BAD">
                <w:t>SA 50% p/p</w:t>
              </w:r>
            </w:ins>
          </w:p>
        </w:tc>
        <w:tc>
          <w:tcPr>
            <w:tcW w:w="1794" w:type="dxa"/>
            <w:tcPrChange w:id="1651" w:author="julieta pellettieri" w:date="2025-05-23T16:16:00Z" w16du:dateUtc="2025-05-23T19:16:00Z">
              <w:tcPr>
                <w:tcW w:w="1992" w:type="dxa"/>
                <w:gridSpan w:val="2"/>
              </w:tcPr>
            </w:tcPrChange>
          </w:tcPr>
          <w:p w14:paraId="6C88EA6C" w14:textId="38EDC074" w:rsidR="00E326B6" w:rsidRDefault="00E326B6">
            <w:pPr>
              <w:spacing w:after="240"/>
              <w:jc w:val="center"/>
              <w:rPr>
                <w:ins w:id="1652" w:author="julieta pellettieri" w:date="2025-05-23T16:09:00Z" w16du:dateUtc="2025-05-23T19:09:00Z"/>
                <w:sz w:val="20"/>
                <w:szCs w:val="20"/>
              </w:rPr>
              <w:pPrChange w:id="1653" w:author="julieta pellettieri" w:date="2025-05-23T16:16:00Z" w16du:dateUtc="2025-05-23T19:16:00Z">
                <w:pPr>
                  <w:spacing w:after="240"/>
                </w:pPr>
              </w:pPrChange>
            </w:pPr>
            <w:proofErr w:type="spellStart"/>
            <w:ins w:id="1654" w:author="julieta pellettieri" w:date="2025-05-23T16:14:00Z" w16du:dateUtc="2025-05-23T19:14:00Z">
              <w:r>
                <w:rPr>
                  <w:sz w:val="20"/>
                  <w:szCs w:val="20"/>
                </w:rPr>
                <w:t>Linalool</w:t>
              </w:r>
            </w:ins>
            <w:proofErr w:type="spellEnd"/>
          </w:p>
        </w:tc>
      </w:tr>
      <w:tr w:rsidR="00E326B6" w14:paraId="39DF48C4" w14:textId="77777777" w:rsidTr="00E326B6">
        <w:trPr>
          <w:trHeight w:val="511"/>
          <w:ins w:id="1655" w:author="julieta pellettieri" w:date="2025-05-23T16:09:00Z"/>
        </w:trPr>
        <w:tc>
          <w:tcPr>
            <w:tcW w:w="2101" w:type="dxa"/>
            <w:shd w:val="clear" w:color="auto" w:fill="92CDDC" w:themeFill="accent5" w:themeFillTint="99"/>
            <w:tcPrChange w:id="1656" w:author="julieta pellettieri" w:date="2025-05-23T16:16:00Z" w16du:dateUtc="2025-05-23T19:16:00Z">
              <w:tcPr>
                <w:tcW w:w="2101" w:type="dxa"/>
              </w:tcPr>
            </w:tcPrChange>
          </w:tcPr>
          <w:p w14:paraId="57944148" w14:textId="16E59F15" w:rsidR="00E326B6" w:rsidRDefault="00E326B6">
            <w:pPr>
              <w:spacing w:after="240"/>
              <w:jc w:val="center"/>
              <w:rPr>
                <w:ins w:id="1657" w:author="julieta pellettieri" w:date="2025-05-23T16:09:00Z" w16du:dateUtc="2025-05-23T19:09:00Z"/>
                <w:sz w:val="20"/>
                <w:szCs w:val="20"/>
              </w:rPr>
              <w:pPrChange w:id="1658" w:author="julieta pellettieri" w:date="2025-05-23T16:16:00Z" w16du:dateUtc="2025-05-23T19:16:00Z">
                <w:pPr>
                  <w:spacing w:after="240"/>
                </w:pPr>
              </w:pPrChange>
            </w:pPr>
            <w:ins w:id="1659" w:author="julieta pellettieri" w:date="2025-05-23T16:09:00Z" w16du:dateUtc="2025-05-23T19:09:00Z">
              <w:r>
                <w:rPr>
                  <w:sz w:val="20"/>
                  <w:szCs w:val="20"/>
                </w:rPr>
                <w:t xml:space="preserve">2 </w:t>
              </w:r>
            </w:ins>
            <w:ins w:id="1660" w:author="julieta pellettieri" w:date="2025-05-23T16:10:00Z" w16du:dateUtc="2025-05-23T19:10:00Z">
              <w:r>
                <w:rPr>
                  <w:sz w:val="20"/>
                  <w:szCs w:val="20"/>
                </w:rPr>
                <w:t>CAF</w:t>
              </w:r>
            </w:ins>
            <w:ins w:id="1661" w:author="julieta pellettieri" w:date="2025-05-23T17:28:00Z" w16du:dateUtc="2025-05-23T20:28:00Z">
              <w:r w:rsidR="005966CA">
                <w:rPr>
                  <w:sz w:val="20"/>
                  <w:szCs w:val="20"/>
                </w:rPr>
                <w:t xml:space="preserve"> + ARG</w:t>
              </w:r>
            </w:ins>
          </w:p>
        </w:tc>
        <w:tc>
          <w:tcPr>
            <w:tcW w:w="2110" w:type="dxa"/>
            <w:tcPrChange w:id="1662" w:author="julieta pellettieri" w:date="2025-05-23T16:16:00Z" w16du:dateUtc="2025-05-23T19:16:00Z">
              <w:tcPr>
                <w:tcW w:w="2110" w:type="dxa"/>
              </w:tcPr>
            </w:tcPrChange>
          </w:tcPr>
          <w:p w14:paraId="6D993B26" w14:textId="37E0BF09" w:rsidR="00E326B6" w:rsidRDefault="00E326B6">
            <w:pPr>
              <w:spacing w:after="240"/>
              <w:jc w:val="center"/>
              <w:rPr>
                <w:ins w:id="1663" w:author="julieta pellettieri" w:date="2025-05-23T16:09:00Z" w16du:dateUtc="2025-05-23T19:09:00Z"/>
                <w:sz w:val="20"/>
                <w:szCs w:val="20"/>
              </w:rPr>
              <w:pPrChange w:id="1664" w:author="julieta pellettieri" w:date="2025-05-23T16:16:00Z" w16du:dateUtc="2025-05-23T19:16:00Z">
                <w:pPr>
                  <w:spacing w:after="240"/>
                </w:pPr>
              </w:pPrChange>
            </w:pPr>
            <w:commentRangeStart w:id="1665"/>
            <w:ins w:id="1666" w:author="julieta pellettieri" w:date="2025-05-23T16:12:00Z" w16du:dateUtc="2025-05-23T19:12:00Z">
              <w:r w:rsidRPr="00F83540">
                <w:rPr>
                  <w:sz w:val="20"/>
                  <w:szCs w:val="20"/>
                </w:rPr>
                <w:t>Arg</w:t>
              </w:r>
              <w:r>
                <w:rPr>
                  <w:sz w:val="20"/>
                  <w:szCs w:val="20"/>
                </w:rPr>
                <w:t>inina</w:t>
              </w:r>
              <w:commentRangeEnd w:id="1665"/>
              <w:r>
                <w:rPr>
                  <w:rStyle w:val="Refdecomentario"/>
                </w:rPr>
                <w:commentReference w:id="1665"/>
              </w:r>
              <w:r w:rsidRPr="00F83540">
                <w:rPr>
                  <w:sz w:val="20"/>
                  <w:szCs w:val="20"/>
                </w:rPr>
                <w:t xml:space="preserve"> 0,0</w:t>
              </w:r>
              <w:r>
                <w:rPr>
                  <w:sz w:val="20"/>
                  <w:szCs w:val="20"/>
                </w:rPr>
                <w:t>6</w:t>
              </w:r>
              <w:r w:rsidRPr="00F83540">
                <w:rPr>
                  <w:sz w:val="20"/>
                  <w:szCs w:val="20"/>
                </w:rPr>
                <w:t xml:space="preserve"> </w:t>
              </w:r>
              <w:proofErr w:type="spellStart"/>
              <w:r w:rsidRPr="00F83540">
                <w:rPr>
                  <w:sz w:val="20"/>
                  <w:szCs w:val="20"/>
                </w:rPr>
                <w:t>mM</w:t>
              </w:r>
            </w:ins>
            <w:proofErr w:type="spellEnd"/>
            <w:ins w:id="1667" w:author="julieta pellettieri" w:date="2025-05-23T16:13:00Z" w16du:dateUtc="2025-05-23T19:13:00Z">
              <w:r>
                <w:rPr>
                  <w:sz w:val="20"/>
                  <w:szCs w:val="20"/>
                </w:rPr>
                <w:t xml:space="preserve"> y </w:t>
              </w:r>
              <w:r w:rsidRPr="00F83540">
                <w:rPr>
                  <w:sz w:val="20"/>
                  <w:szCs w:val="20"/>
                </w:rPr>
                <w:t>Caf</w:t>
              </w:r>
              <w:r>
                <w:rPr>
                  <w:sz w:val="20"/>
                  <w:szCs w:val="20"/>
                </w:rPr>
                <w:t>eína</w:t>
              </w:r>
              <w:r w:rsidRPr="00F83540">
                <w:rPr>
                  <w:sz w:val="20"/>
                  <w:szCs w:val="20"/>
                </w:rPr>
                <w:t xml:space="preserve"> 0,</w:t>
              </w:r>
              <w:r>
                <w:rPr>
                  <w:sz w:val="20"/>
                  <w:szCs w:val="20"/>
                </w:rPr>
                <w:t>3</w:t>
              </w:r>
              <w:r w:rsidRPr="00F83540">
                <w:rPr>
                  <w:sz w:val="20"/>
                  <w:szCs w:val="20"/>
                </w:rPr>
                <w:t xml:space="preserve"> mM</w:t>
              </w:r>
            </w:ins>
          </w:p>
        </w:tc>
        <w:tc>
          <w:tcPr>
            <w:tcW w:w="2294" w:type="dxa"/>
            <w:tcPrChange w:id="1668" w:author="julieta pellettieri" w:date="2025-05-23T16:16:00Z" w16du:dateUtc="2025-05-23T19:16:00Z">
              <w:tcPr>
                <w:tcW w:w="2096" w:type="dxa"/>
              </w:tcPr>
            </w:tcPrChange>
          </w:tcPr>
          <w:p w14:paraId="2A7F1266" w14:textId="2656BCB6" w:rsidR="00E326B6" w:rsidRDefault="00E326B6">
            <w:pPr>
              <w:spacing w:after="240"/>
              <w:jc w:val="center"/>
              <w:rPr>
                <w:ins w:id="1669" w:author="julieta pellettieri" w:date="2025-05-23T16:09:00Z" w16du:dateUtc="2025-05-23T19:09:00Z"/>
                <w:sz w:val="20"/>
                <w:szCs w:val="20"/>
              </w:rPr>
              <w:pPrChange w:id="1670" w:author="julieta pellettieri" w:date="2025-05-23T16:16:00Z" w16du:dateUtc="2025-05-23T19:16:00Z">
                <w:pPr>
                  <w:spacing w:after="240"/>
                </w:pPr>
              </w:pPrChange>
            </w:pPr>
            <w:ins w:id="1671" w:author="julieta pellettieri" w:date="2025-05-23T16:21:00Z" w16du:dateUtc="2025-05-23T19:21:00Z">
              <w:r w:rsidRPr="003E2BAD">
                <w:t>SA 50% p/p</w:t>
              </w:r>
            </w:ins>
          </w:p>
        </w:tc>
        <w:tc>
          <w:tcPr>
            <w:tcW w:w="1794" w:type="dxa"/>
            <w:tcPrChange w:id="1672" w:author="julieta pellettieri" w:date="2025-05-23T16:16:00Z" w16du:dateUtc="2025-05-23T19:16:00Z">
              <w:tcPr>
                <w:tcW w:w="1992" w:type="dxa"/>
                <w:gridSpan w:val="2"/>
              </w:tcPr>
            </w:tcPrChange>
          </w:tcPr>
          <w:p w14:paraId="67F1949D" w14:textId="37C4F0A6" w:rsidR="00E326B6" w:rsidRDefault="00E326B6">
            <w:pPr>
              <w:spacing w:after="240"/>
              <w:jc w:val="center"/>
              <w:rPr>
                <w:ins w:id="1673" w:author="julieta pellettieri" w:date="2025-05-23T16:09:00Z" w16du:dateUtc="2025-05-23T19:09:00Z"/>
                <w:sz w:val="20"/>
                <w:szCs w:val="20"/>
              </w:rPr>
              <w:pPrChange w:id="1674" w:author="julieta pellettieri" w:date="2025-05-23T16:16:00Z" w16du:dateUtc="2025-05-23T19:16:00Z">
                <w:pPr>
                  <w:spacing w:after="240"/>
                </w:pPr>
              </w:pPrChange>
            </w:pPr>
            <w:proofErr w:type="spellStart"/>
            <w:ins w:id="1675" w:author="julieta pellettieri" w:date="2025-05-23T16:14:00Z" w16du:dateUtc="2025-05-23T19:14:00Z">
              <w:r>
                <w:rPr>
                  <w:sz w:val="20"/>
                  <w:szCs w:val="20"/>
                </w:rPr>
                <w:t>Linalool</w:t>
              </w:r>
            </w:ins>
            <w:proofErr w:type="spellEnd"/>
          </w:p>
        </w:tc>
      </w:tr>
    </w:tbl>
    <w:p w14:paraId="5DAD8513" w14:textId="11CA5B00" w:rsidR="00216358" w:rsidRDefault="00E326B6">
      <w:pPr>
        <w:spacing w:after="240"/>
        <w:ind w:left="720"/>
        <w:rPr>
          <w:sz w:val="20"/>
          <w:szCs w:val="20"/>
        </w:rPr>
        <w:pPrChange w:id="1676" w:author="julieta pellettieri" w:date="2025-05-23T15:58:00Z" w16du:dateUtc="2025-05-23T18:58:00Z">
          <w:pPr>
            <w:numPr>
              <w:numId w:val="4"/>
            </w:numPr>
            <w:spacing w:after="240"/>
            <w:ind w:left="720" w:hanging="360"/>
          </w:pPr>
        </w:pPrChange>
      </w:pPr>
      <w:ins w:id="1677" w:author="julieta pellettieri" w:date="2025-05-23T16:17:00Z" w16du:dateUtc="2025-05-23T19:17:00Z">
        <w:r>
          <w:rPr>
            <w:sz w:val="20"/>
            <w:szCs w:val="20"/>
          </w:rPr>
          <w:t>.</w:t>
        </w:r>
      </w:ins>
    </w:p>
    <w:p w14:paraId="4EF0638C" w14:textId="5A471E59" w:rsidR="00434AED" w:rsidRDefault="00FA2089">
      <w:pPr>
        <w:pStyle w:val="Ttulo2"/>
      </w:pPr>
      <w:ins w:id="1678" w:author="julieta pellettieri" w:date="2025-05-27T19:50:00Z" w16du:dateUtc="2025-05-27T22:50:00Z">
        <w:r>
          <w:lastRenderedPageBreak/>
          <w:t>3.</w:t>
        </w:r>
      </w:ins>
      <w:ins w:id="1679" w:author="julieta pellettieri" w:date="2025-05-28T00:40:00Z" w16du:dateUtc="2025-05-28T03:40:00Z">
        <w:r w:rsidR="00D428AB">
          <w:t>5</w:t>
        </w:r>
      </w:ins>
      <w:ins w:id="1680" w:author="julieta pellettieri" w:date="2025-05-27T19:50:00Z" w16du:dateUtc="2025-05-27T22:50:00Z">
        <w:r>
          <w:t xml:space="preserve"> </w:t>
        </w:r>
      </w:ins>
      <w:r>
        <w:t>Análisis estadístico</w:t>
      </w:r>
    </w:p>
    <w:p w14:paraId="66B538F6" w14:textId="77777777" w:rsidR="005756AF" w:rsidRDefault="005756AF">
      <w:pPr>
        <w:pStyle w:val="Ttulo2"/>
        <w:spacing w:before="0"/>
        <w:jc w:val="both"/>
        <w:rPr>
          <w:ins w:id="1681" w:author="julieta pellettieri" w:date="2025-05-28T10:45:00Z" w16du:dateUtc="2025-05-28T13:45:00Z"/>
          <w:sz w:val="22"/>
          <w:szCs w:val="22"/>
        </w:rPr>
        <w:pPrChange w:id="1682" w:author="julieta pellettieri" w:date="2025-05-28T10:45:00Z" w16du:dateUtc="2025-05-28T13:45:00Z">
          <w:pPr>
            <w:pStyle w:val="Ttulo2"/>
            <w:jc w:val="both"/>
          </w:pPr>
        </w:pPrChange>
      </w:pPr>
      <w:ins w:id="1683" w:author="julieta pellettieri" w:date="2025-05-28T10:42:00Z" w16du:dateUtc="2025-05-28T13:42:00Z">
        <w:r w:rsidRPr="005756AF">
          <w:rPr>
            <w:sz w:val="22"/>
            <w:szCs w:val="22"/>
          </w:rPr>
          <w:t xml:space="preserve">Todos los análisis estadísticos fueron realizados en el entorno </w:t>
        </w:r>
        <w:proofErr w:type="spellStart"/>
        <w:r w:rsidRPr="005756AF">
          <w:rPr>
            <w:sz w:val="22"/>
            <w:szCs w:val="22"/>
          </w:rPr>
          <w:t>RStudio</w:t>
        </w:r>
        <w:proofErr w:type="spellEnd"/>
        <w:r w:rsidRPr="005756AF">
          <w:rPr>
            <w:sz w:val="22"/>
            <w:szCs w:val="22"/>
          </w:rPr>
          <w:t>, utilizando el software R (versión 4.4.1, https://www.r-project.org/). Se emplearon modelos lineales generalizados mixtos (GLMM) para evaluar el efecto de los distintos tratamientos sobre las variables de interés: tasa de adquisición, formación de memoria a largo plazo y supervivencia. Además, se aplicaron contrastes post hoc con corrección por comparaciones múltiples cuando fue pertinente.</w:t>
        </w:r>
      </w:ins>
    </w:p>
    <w:p w14:paraId="4A1DF780" w14:textId="60A2F59C" w:rsidR="005756AF" w:rsidRDefault="005756AF">
      <w:pPr>
        <w:pStyle w:val="Ttulo2"/>
        <w:spacing w:before="0"/>
        <w:jc w:val="both"/>
        <w:rPr>
          <w:ins w:id="1684" w:author="julieta pellettieri" w:date="2025-05-28T10:43:00Z" w16du:dateUtc="2025-05-28T13:43:00Z"/>
          <w:sz w:val="22"/>
          <w:szCs w:val="22"/>
        </w:rPr>
        <w:pPrChange w:id="1685" w:author="julieta pellettieri" w:date="2025-05-28T10:45:00Z" w16du:dateUtc="2025-05-28T13:45:00Z">
          <w:pPr>
            <w:pStyle w:val="Ttulo2"/>
          </w:pPr>
        </w:pPrChange>
      </w:pPr>
      <w:ins w:id="1686" w:author="julieta pellettieri" w:date="2025-05-28T10:42:00Z" w16du:dateUtc="2025-05-28T13:42:00Z">
        <w:r w:rsidRPr="005756AF">
          <w:rPr>
            <w:sz w:val="22"/>
            <w:szCs w:val="22"/>
          </w:rPr>
          <w:t>Para el análisis de la tasa de adquisición, se modeló la probabilidad de que un abejorro extendiera la probóscide (respuesta de extensión de la probóscide, REP) en función del tratamiento recibido, considerando como variable de respuesta la REP (variable binaria: presencia o ausencia) registrada a lo largo de los seis ensayos de entrenamiento. En este modelo, se incluyeron como variables aleatorias el día del experimento y el nido de origen, para controlar la variabilidad asociada a factores contextuales y biológicos.</w:t>
        </w:r>
      </w:ins>
    </w:p>
    <w:p w14:paraId="155160FE" w14:textId="545B2FCD" w:rsidR="005756AF" w:rsidRDefault="005756AF">
      <w:pPr>
        <w:pStyle w:val="Ttulo2"/>
        <w:spacing w:before="0"/>
        <w:jc w:val="both"/>
        <w:rPr>
          <w:ins w:id="1687" w:author="julieta pellettieri" w:date="2025-05-28T10:43:00Z" w16du:dateUtc="2025-05-28T13:43:00Z"/>
          <w:sz w:val="22"/>
          <w:szCs w:val="22"/>
        </w:rPr>
        <w:pPrChange w:id="1688" w:author="julieta pellettieri" w:date="2025-05-28T10:45:00Z" w16du:dateUtc="2025-05-28T13:45:00Z">
          <w:pPr>
            <w:pStyle w:val="Ttulo2"/>
          </w:pPr>
        </w:pPrChange>
      </w:pPr>
      <w:ins w:id="1689" w:author="julieta pellettieri" w:date="2025-05-28T10:42:00Z" w16du:dateUtc="2025-05-28T13:42:00Z">
        <w:r w:rsidRPr="005756AF">
          <w:rPr>
            <w:sz w:val="22"/>
            <w:szCs w:val="22"/>
          </w:rPr>
          <w:t xml:space="preserve">La </w:t>
        </w:r>
      </w:ins>
      <w:ins w:id="1690" w:author="Walter Farina" w:date="2025-06-03T18:03:00Z" w16du:dateUtc="2025-06-03T09:03:00Z">
        <w:r w:rsidR="00F84325">
          <w:rPr>
            <w:sz w:val="22"/>
            <w:szCs w:val="22"/>
          </w:rPr>
          <w:t>retención</w:t>
        </w:r>
      </w:ins>
      <w:ins w:id="1691" w:author="Walter Farina" w:date="2025-06-03T18:02:00Z" w16du:dateUtc="2025-06-03T09:02:00Z">
        <w:r w:rsidR="00F84325">
          <w:rPr>
            <w:sz w:val="22"/>
            <w:szCs w:val="22"/>
          </w:rPr>
          <w:t xml:space="preserve"> de la </w:t>
        </w:r>
      </w:ins>
      <w:ins w:id="1692" w:author="julieta pellettieri" w:date="2025-05-28T10:42:00Z" w16du:dateUtc="2025-05-28T13:42:00Z">
        <w:r w:rsidRPr="005756AF">
          <w:rPr>
            <w:sz w:val="22"/>
            <w:szCs w:val="22"/>
          </w:rPr>
          <w:t xml:space="preserve">memoria </w:t>
        </w:r>
        <w:del w:id="1693" w:author="Walter Farina" w:date="2025-06-03T18:03:00Z" w16du:dateUtc="2025-06-03T09:03:00Z">
          <w:r w:rsidRPr="005756AF" w:rsidDel="00F84325">
            <w:rPr>
              <w:sz w:val="22"/>
              <w:szCs w:val="22"/>
            </w:rPr>
            <w:delText xml:space="preserve">a largo plazo </w:delText>
          </w:r>
        </w:del>
        <w:r w:rsidRPr="005756AF">
          <w:rPr>
            <w:sz w:val="22"/>
            <w:szCs w:val="22"/>
          </w:rPr>
          <w:t xml:space="preserve">fue evaluada a las 24 horas post-entrenamiento, </w:t>
        </w:r>
      </w:ins>
      <w:proofErr w:type="spellStart"/>
      <w:ins w:id="1694" w:author="Walter Farina" w:date="2025-06-03T18:03:00Z" w16du:dateUtc="2025-06-03T09:03:00Z">
        <w:r w:rsidR="00F84325">
          <w:rPr>
            <w:sz w:val="22"/>
            <w:szCs w:val="22"/>
          </w:rPr>
          <w:t>definiendola</w:t>
        </w:r>
        <w:proofErr w:type="spellEnd"/>
        <w:r w:rsidR="00F84325">
          <w:rPr>
            <w:sz w:val="22"/>
            <w:szCs w:val="22"/>
          </w:rPr>
          <w:t xml:space="preserve"> como memoria a largo termino (MLT), </w:t>
        </w:r>
      </w:ins>
      <w:ins w:id="1695" w:author="julieta pellettieri" w:date="2025-05-28T10:42:00Z" w16du:dateUtc="2025-05-28T13:42:00Z">
        <w:r w:rsidRPr="005756AF">
          <w:rPr>
            <w:sz w:val="22"/>
            <w:szCs w:val="22"/>
          </w:rPr>
          <w:t>utilizando también un GLMM con distribución binomial, en el que la variable respuesta fue la presencia de REP frente al olor condicionado (</w:t>
        </w:r>
        <w:proofErr w:type="spellStart"/>
        <w:r w:rsidRPr="005756AF">
          <w:rPr>
            <w:sz w:val="22"/>
            <w:szCs w:val="22"/>
          </w:rPr>
          <w:t>linalool</w:t>
        </w:r>
        <w:proofErr w:type="spellEnd"/>
        <w:r w:rsidRPr="005756AF">
          <w:rPr>
            <w:sz w:val="22"/>
            <w:szCs w:val="22"/>
          </w:rPr>
          <w:t>). En una segunda etapa, se repitió el análisis restringiendo el conjunto de datos a aquellos individuos que durante el entrenamiento habían mostrado al menos una respuesta, con el objetivo de evaluar la formación de memoria exclusivamente en sujetos que efectivamente habían adquirido la asociación.</w:t>
        </w:r>
      </w:ins>
    </w:p>
    <w:p w14:paraId="51329F4A" w14:textId="68476097" w:rsidR="005756AF" w:rsidRDefault="005756AF">
      <w:pPr>
        <w:pStyle w:val="Ttulo2"/>
        <w:spacing w:before="0"/>
        <w:jc w:val="both"/>
        <w:rPr>
          <w:ins w:id="1696" w:author="julieta pellettieri" w:date="2025-05-28T10:43:00Z" w16du:dateUtc="2025-05-28T13:43:00Z"/>
          <w:sz w:val="22"/>
          <w:szCs w:val="22"/>
        </w:rPr>
        <w:pPrChange w:id="1697" w:author="julieta pellettieri" w:date="2025-05-28T10:45:00Z" w16du:dateUtc="2025-05-28T13:45:00Z">
          <w:pPr>
            <w:pStyle w:val="Ttulo2"/>
          </w:pPr>
        </w:pPrChange>
      </w:pPr>
      <w:ins w:id="1698" w:author="julieta pellettieri" w:date="2025-05-28T10:42:00Z" w16du:dateUtc="2025-05-28T13:42:00Z">
        <w:r w:rsidRPr="005756AF">
          <w:rPr>
            <w:sz w:val="22"/>
            <w:szCs w:val="22"/>
          </w:rPr>
          <w:t xml:space="preserve">Asimismo, se examinó si la cantidad de ingestas realizadas durante el entrenamiento influía sobre la probabilidad de responder a las 24 horas. Para ello, se utilizó un modelo que incluyó como variables independientes tanto el número de ingestas como el tratamiento aplicado, incorporando día y nido como efectos aleatorios. </w:t>
        </w:r>
        <w:commentRangeStart w:id="1699"/>
        <w:r w:rsidRPr="005756AF">
          <w:rPr>
            <w:sz w:val="22"/>
            <w:szCs w:val="22"/>
          </w:rPr>
          <w:t>Este mismo modelo permitió explorar posibles interacciones entre la motivación individual (reflejada en la ingesta) y el efecto de los compuestos secundarios.</w:t>
        </w:r>
      </w:ins>
      <w:commentRangeEnd w:id="1699"/>
      <w:ins w:id="1700" w:author="julieta pellettieri" w:date="2025-05-28T13:44:00Z" w16du:dateUtc="2025-05-28T16:44:00Z">
        <w:r w:rsidR="00356E0F">
          <w:rPr>
            <w:rStyle w:val="Refdecomentario"/>
          </w:rPr>
          <w:commentReference w:id="1699"/>
        </w:r>
      </w:ins>
    </w:p>
    <w:p w14:paraId="5F5C8450" w14:textId="43FF8835" w:rsidR="005756AF" w:rsidRPr="005756AF" w:rsidRDefault="005756AF">
      <w:pPr>
        <w:pStyle w:val="Ttulo2"/>
        <w:spacing w:before="0"/>
        <w:jc w:val="both"/>
        <w:rPr>
          <w:ins w:id="1701" w:author="julieta pellettieri" w:date="2025-05-28T10:42:00Z" w16du:dateUtc="2025-05-28T13:42:00Z"/>
          <w:sz w:val="22"/>
          <w:szCs w:val="22"/>
        </w:rPr>
        <w:pPrChange w:id="1702" w:author="julieta pellettieri" w:date="2025-05-28T10:45:00Z" w16du:dateUtc="2025-05-28T13:45:00Z">
          <w:pPr>
            <w:pStyle w:val="Ttulo2"/>
          </w:pPr>
        </w:pPrChange>
      </w:pPr>
      <w:commentRangeStart w:id="1703"/>
      <w:commentRangeStart w:id="1704"/>
      <w:ins w:id="1705" w:author="julieta pellettieri" w:date="2025-05-28T10:42:00Z" w16du:dateUtc="2025-05-28T13:42:00Z">
        <w:r w:rsidRPr="005756AF">
          <w:rPr>
            <w:sz w:val="22"/>
            <w:szCs w:val="22"/>
          </w:rPr>
          <w:t xml:space="preserve">La supervivencia fue analizada mediante un modelo binomial similar, en el que la variable dependiente fue el estado del individuo (vivo o muerto) a las 24 horas posteriores al experimento. </w:t>
        </w:r>
      </w:ins>
      <w:commentRangeEnd w:id="1703"/>
      <w:r w:rsidR="00F84325">
        <w:rPr>
          <w:rStyle w:val="Refdecomentario"/>
        </w:rPr>
        <w:commentReference w:id="1703"/>
      </w:r>
      <w:ins w:id="1706" w:author="julieta pellettieri" w:date="2025-05-28T13:41:00Z" w16du:dateUtc="2025-05-28T16:41:00Z">
        <w:r w:rsidR="00356E0F">
          <w:rPr>
            <w:sz w:val="22"/>
            <w:szCs w:val="22"/>
          </w:rPr>
          <w:t xml:space="preserve">En esta ocasión debido a la baja tasa de mortalidad se </w:t>
        </w:r>
      </w:ins>
      <w:ins w:id="1707" w:author="julieta pellettieri" w:date="2025-05-28T13:43:00Z" w16du:dateUtc="2025-05-28T16:43:00Z">
        <w:r w:rsidR="00356E0F">
          <w:rPr>
            <w:sz w:val="22"/>
            <w:szCs w:val="22"/>
          </w:rPr>
          <w:t>realizó</w:t>
        </w:r>
      </w:ins>
      <w:ins w:id="1708" w:author="julieta pellettieri" w:date="2025-05-28T13:41:00Z" w16du:dateUtc="2025-05-28T16:41:00Z">
        <w:r w:rsidR="00356E0F">
          <w:rPr>
            <w:sz w:val="22"/>
            <w:szCs w:val="22"/>
          </w:rPr>
          <w:t xml:space="preserve"> un </w:t>
        </w:r>
      </w:ins>
      <w:ins w:id="1709" w:author="julieta pellettieri" w:date="2025-05-28T13:43:00Z" w16du:dateUtc="2025-05-28T16:43:00Z">
        <w:r w:rsidR="00356E0F">
          <w:rPr>
            <w:sz w:val="22"/>
            <w:szCs w:val="22"/>
          </w:rPr>
          <w:t>agrupamiento</w:t>
        </w:r>
      </w:ins>
      <w:ins w:id="1710" w:author="julieta pellettieri" w:date="2025-05-28T13:41:00Z" w16du:dateUtc="2025-05-28T16:41:00Z">
        <w:r w:rsidR="00356E0F">
          <w:rPr>
            <w:sz w:val="22"/>
            <w:szCs w:val="22"/>
          </w:rPr>
          <w:t xml:space="preserve"> de to</w:t>
        </w:r>
      </w:ins>
      <w:ins w:id="1711" w:author="julieta pellettieri" w:date="2025-05-28T13:42:00Z" w16du:dateUtc="2025-05-28T16:42:00Z">
        <w:r w:rsidR="00356E0F">
          <w:rPr>
            <w:sz w:val="22"/>
            <w:szCs w:val="22"/>
          </w:rPr>
          <w:t xml:space="preserve">dos los tratamientos, </w:t>
        </w:r>
      </w:ins>
      <w:ins w:id="1712" w:author="julieta pellettieri" w:date="2025-05-28T13:43:00Z" w16du:dateUtc="2025-05-28T16:43:00Z">
        <w:r w:rsidR="00356E0F">
          <w:rPr>
            <w:sz w:val="22"/>
            <w:szCs w:val="22"/>
          </w:rPr>
          <w:t>confluyendo</w:t>
        </w:r>
      </w:ins>
      <w:ins w:id="1713" w:author="julieta pellettieri" w:date="2025-05-28T13:42:00Z" w16du:dateUtc="2025-05-28T16:42:00Z">
        <w:r w:rsidR="00356E0F">
          <w:rPr>
            <w:sz w:val="22"/>
            <w:szCs w:val="22"/>
          </w:rPr>
          <w:t xml:space="preserve"> </w:t>
        </w:r>
      </w:ins>
      <w:ins w:id="1714" w:author="julieta pellettieri" w:date="2025-05-28T13:43:00Z" w16du:dateUtc="2025-05-28T16:43:00Z">
        <w:r w:rsidR="00356E0F">
          <w:rPr>
            <w:sz w:val="22"/>
            <w:szCs w:val="22"/>
          </w:rPr>
          <w:t>así</w:t>
        </w:r>
      </w:ins>
      <w:ins w:id="1715" w:author="julieta pellettieri" w:date="2025-05-28T13:42:00Z" w16du:dateUtc="2025-05-28T16:42:00Z">
        <w:r w:rsidR="00356E0F">
          <w:rPr>
            <w:sz w:val="22"/>
            <w:szCs w:val="22"/>
          </w:rPr>
          <w:t xml:space="preserve"> en la variable con o sin CNA (tonificantes)</w:t>
        </w:r>
      </w:ins>
      <w:ins w:id="1716" w:author="julieta pellettieri" w:date="2025-05-28T10:42:00Z" w16du:dateUtc="2025-05-28T13:42:00Z">
        <w:r w:rsidRPr="005756AF">
          <w:rPr>
            <w:sz w:val="22"/>
            <w:szCs w:val="22"/>
          </w:rPr>
          <w:t xml:space="preserve"> y se controló la variación entre nidos y días con efectos aleatorios.</w:t>
        </w:r>
      </w:ins>
    </w:p>
    <w:p w14:paraId="78AA847C" w14:textId="7344DD67" w:rsidR="005756AF" w:rsidRDefault="005756AF">
      <w:pPr>
        <w:pStyle w:val="Ttulo2"/>
        <w:spacing w:before="0"/>
        <w:jc w:val="both"/>
        <w:rPr>
          <w:ins w:id="1717" w:author="julieta pellettieri" w:date="2025-05-28T10:42:00Z" w16du:dateUtc="2025-05-28T13:42:00Z"/>
          <w:sz w:val="22"/>
          <w:szCs w:val="22"/>
        </w:rPr>
        <w:pPrChange w:id="1718" w:author="julieta pellettieri" w:date="2025-05-28T10:45:00Z" w16du:dateUtc="2025-05-28T13:45:00Z">
          <w:pPr>
            <w:pStyle w:val="Ttulo2"/>
          </w:pPr>
        </w:pPrChange>
      </w:pPr>
      <w:ins w:id="1719" w:author="julieta pellettieri" w:date="2025-05-28T10:42:00Z" w16du:dateUtc="2025-05-28T13:42:00Z">
        <w:r w:rsidRPr="005756AF">
          <w:rPr>
            <w:sz w:val="22"/>
            <w:szCs w:val="22"/>
          </w:rPr>
          <w:t>En todos los casos, la selección de modelos se basó en el criterio de información de Akaike corregido para muestras pequeñas (</w:t>
        </w:r>
        <w:proofErr w:type="spellStart"/>
        <w:r w:rsidRPr="005756AF">
          <w:rPr>
            <w:sz w:val="22"/>
            <w:szCs w:val="22"/>
          </w:rPr>
          <w:t>AICc</w:t>
        </w:r>
        <w:proofErr w:type="spellEnd"/>
        <w:r w:rsidRPr="005756AF">
          <w:rPr>
            <w:sz w:val="22"/>
            <w:szCs w:val="22"/>
          </w:rPr>
          <w:t>)</w:t>
        </w:r>
      </w:ins>
      <w:ins w:id="1720" w:author="julieta pellettieri" w:date="2025-05-28T13:40:00Z" w16du:dateUtc="2025-05-28T16:40:00Z">
        <w:r w:rsidR="00356E0F">
          <w:rPr>
            <w:sz w:val="22"/>
            <w:szCs w:val="22"/>
          </w:rPr>
          <w:t>, en caso de tener valores similares (menos de 5 puntos de diferencia) se optó por el modelo m</w:t>
        </w:r>
      </w:ins>
      <w:ins w:id="1721" w:author="julieta pellettieri" w:date="2025-05-28T13:41:00Z" w16du:dateUtc="2025-05-28T16:41:00Z">
        <w:r w:rsidR="00356E0F">
          <w:rPr>
            <w:sz w:val="22"/>
            <w:szCs w:val="22"/>
          </w:rPr>
          <w:t>á</w:t>
        </w:r>
      </w:ins>
      <w:ins w:id="1722" w:author="julieta pellettieri" w:date="2025-05-28T13:40:00Z" w16du:dateUtc="2025-05-28T16:40:00Z">
        <w:r w:rsidR="00356E0F">
          <w:rPr>
            <w:sz w:val="22"/>
            <w:szCs w:val="22"/>
          </w:rPr>
          <w:t>s simple</w:t>
        </w:r>
      </w:ins>
      <w:ins w:id="1723" w:author="julieta pellettieri" w:date="2025-05-28T10:42:00Z" w16du:dateUtc="2025-05-28T13:42:00Z">
        <w:r w:rsidRPr="005756AF">
          <w:rPr>
            <w:sz w:val="22"/>
            <w:szCs w:val="22"/>
          </w:rPr>
          <w:t xml:space="preserve">. La significancia de los efectos fijos fue evaluada con test de Wald, y los contrastes múltiples se realizaron con pruebas de Tukey utilizando la función </w:t>
        </w:r>
        <w:proofErr w:type="spellStart"/>
        <w:proofErr w:type="gramStart"/>
        <w:r w:rsidRPr="005756AF">
          <w:rPr>
            <w:sz w:val="22"/>
            <w:szCs w:val="22"/>
          </w:rPr>
          <w:t>emmeans</w:t>
        </w:r>
        <w:proofErr w:type="spellEnd"/>
        <w:r w:rsidRPr="005756AF">
          <w:rPr>
            <w:sz w:val="22"/>
            <w:szCs w:val="22"/>
          </w:rPr>
          <w:t>(</w:t>
        </w:r>
        <w:proofErr w:type="gramEnd"/>
        <w:r w:rsidRPr="005756AF">
          <w:rPr>
            <w:sz w:val="22"/>
            <w:szCs w:val="22"/>
          </w:rPr>
          <w:t xml:space="preserve">) del paquete </w:t>
        </w:r>
        <w:proofErr w:type="spellStart"/>
        <w:r w:rsidRPr="005756AF">
          <w:rPr>
            <w:sz w:val="22"/>
            <w:szCs w:val="22"/>
          </w:rPr>
          <w:t>emmeans</w:t>
        </w:r>
        <w:proofErr w:type="spellEnd"/>
        <w:r w:rsidRPr="005756AF">
          <w:rPr>
            <w:sz w:val="22"/>
            <w:szCs w:val="22"/>
          </w:rPr>
          <w:t>, con corrección de p-valores por comparaciones múltiples.</w:t>
        </w:r>
      </w:ins>
      <w:commentRangeEnd w:id="1704"/>
      <w:r w:rsidR="00F84325">
        <w:rPr>
          <w:rStyle w:val="Refdecomentario"/>
        </w:rPr>
        <w:commentReference w:id="1704"/>
      </w:r>
    </w:p>
    <w:p w14:paraId="61805A7E" w14:textId="64214963" w:rsidR="005756AF" w:rsidRDefault="005756AF" w:rsidP="005756AF">
      <w:pPr>
        <w:pStyle w:val="Ttulo2"/>
        <w:spacing w:before="0"/>
        <w:jc w:val="both"/>
        <w:rPr>
          <w:ins w:id="1724" w:author="julieta pellettieri" w:date="2025-05-28T13:28:00Z" w16du:dateUtc="2025-05-28T16:28:00Z"/>
          <w:sz w:val="22"/>
          <w:szCs w:val="22"/>
        </w:rPr>
      </w:pPr>
      <w:ins w:id="1725" w:author="julieta pellettieri" w:date="2025-05-28T10:42:00Z" w16du:dateUtc="2025-05-28T13:42:00Z">
        <w:r w:rsidRPr="005756AF">
          <w:rPr>
            <w:sz w:val="22"/>
            <w:szCs w:val="22"/>
          </w:rPr>
          <w:lastRenderedPageBreak/>
          <w:t xml:space="preserve">Por último, antes de llevar a cabo los análisis, se aplicaron criterios de filtrado para asegurar la calidad de los datos. Se excluyeron del análisis de memoria </w:t>
        </w:r>
      </w:ins>
      <w:ins w:id="1726" w:author="Walter Farina" w:date="2025-06-03T18:10:00Z" w16du:dateUtc="2025-06-03T09:10:00Z">
        <w:r w:rsidR="00F84325">
          <w:rPr>
            <w:sz w:val="22"/>
            <w:szCs w:val="22"/>
          </w:rPr>
          <w:t>a aquel</w:t>
        </w:r>
      </w:ins>
      <w:ins w:id="1727" w:author="julieta pellettieri" w:date="2025-05-28T10:42:00Z" w16du:dateUtc="2025-05-28T13:42:00Z">
        <w:r w:rsidRPr="005756AF">
          <w:rPr>
            <w:sz w:val="22"/>
            <w:szCs w:val="22"/>
          </w:rPr>
          <w:t xml:space="preserve">los individuos que no completaron todas las fases experimentales (entrenamiento y evaluación), y se descartaron también aquellas observaciones correspondientes a ensayos sin registro de ingesta, ya que no puede considerarse que haya existido una instancia real de asociación estímulo-recompensa. Se verificaron los supuestos de independencia, convergencia de los modelos y distribución adecuada de los residuos </w:t>
        </w:r>
      </w:ins>
      <w:ins w:id="1728" w:author="julieta pellettieri" w:date="2025-05-28T13:31:00Z" w16du:dateUtc="2025-05-28T16:31:00Z">
        <w:r w:rsidR="00B4427B">
          <w:rPr>
            <w:sz w:val="22"/>
            <w:szCs w:val="22"/>
          </w:rPr>
          <w:t xml:space="preserve">mediante el </w:t>
        </w:r>
        <w:commentRangeStart w:id="1729"/>
        <w:r w:rsidR="00B4427B">
          <w:rPr>
            <w:sz w:val="22"/>
            <w:szCs w:val="22"/>
          </w:rPr>
          <w:t xml:space="preserve">paquete DAHRMA </w:t>
        </w:r>
      </w:ins>
      <w:commentRangeEnd w:id="1729"/>
      <w:r w:rsidR="00F84325">
        <w:rPr>
          <w:rStyle w:val="Refdecomentario"/>
        </w:rPr>
        <w:commentReference w:id="1729"/>
      </w:r>
      <w:ins w:id="1730" w:author="julieta pellettieri" w:date="2025-05-28T10:42:00Z" w16du:dateUtc="2025-05-28T13:42:00Z">
        <w:r w:rsidRPr="005756AF">
          <w:rPr>
            <w:sz w:val="22"/>
            <w:szCs w:val="22"/>
          </w:rPr>
          <w:t>para asegurar la validez de los resultados.</w:t>
        </w:r>
      </w:ins>
    </w:p>
    <w:p w14:paraId="4AAE4224" w14:textId="77777777" w:rsidR="00356E0F" w:rsidRDefault="00356E0F" w:rsidP="00B4427B">
      <w:pPr>
        <w:rPr>
          <w:ins w:id="1731" w:author="julieta pellettieri" w:date="2025-05-28T13:36:00Z" w16du:dateUtc="2025-05-28T16:36:00Z"/>
          <w:u w:val="single"/>
        </w:rPr>
      </w:pPr>
    </w:p>
    <w:p w14:paraId="02B6C5DB" w14:textId="77777777" w:rsidR="00356E0F" w:rsidRDefault="00356E0F" w:rsidP="00B4427B">
      <w:pPr>
        <w:rPr>
          <w:ins w:id="1732" w:author="julieta pellettieri" w:date="2025-05-28T13:36:00Z" w16du:dateUtc="2025-05-28T16:36:00Z"/>
          <w:u w:val="single"/>
        </w:rPr>
      </w:pPr>
    </w:p>
    <w:p w14:paraId="54A678CE" w14:textId="6A05FC8E" w:rsidR="00B4427B" w:rsidRPr="00B4427B" w:rsidRDefault="00B4427B">
      <w:pPr>
        <w:rPr>
          <w:ins w:id="1733" w:author="julieta pellettieri" w:date="2025-05-28T13:26:00Z" w16du:dateUtc="2025-05-28T16:26:00Z"/>
        </w:rPr>
        <w:pPrChange w:id="1734" w:author="julieta pellettieri" w:date="2025-05-28T13:28:00Z" w16du:dateUtc="2025-05-28T16:28:00Z">
          <w:pPr>
            <w:pStyle w:val="Ttulo2"/>
            <w:spacing w:before="0"/>
            <w:jc w:val="both"/>
          </w:pPr>
        </w:pPrChange>
      </w:pPr>
      <w:ins w:id="1735" w:author="julieta pellettieri" w:date="2025-05-28T13:28:00Z">
        <w:r w:rsidRPr="00B4427B">
          <w:rPr>
            <w:u w:val="single"/>
            <w:rPrChange w:id="1736" w:author="julieta pellettieri" w:date="2025-05-28T13:29:00Z" w16du:dateUtc="2025-05-28T16:29:00Z">
              <w:rPr>
                <w:b/>
                <w:bCs/>
              </w:rPr>
            </w:rPrChange>
          </w:rPr>
          <w:t>Tabla 3.2.</w:t>
        </w:r>
        <w:r w:rsidRPr="00B4427B">
          <w:t xml:space="preserve"> Resumen de los modelos estadísticos aplicados según la variable de interés.</w:t>
        </w:r>
      </w:ins>
    </w:p>
    <w:tbl>
      <w:tblPr>
        <w:tblStyle w:val="Tablaconcuadrcula"/>
        <w:tblW w:w="0" w:type="auto"/>
        <w:tblLook w:val="04A0" w:firstRow="1" w:lastRow="0" w:firstColumn="1" w:lastColumn="0" w:noHBand="0" w:noVBand="1"/>
        <w:tblPrChange w:id="1737" w:author="julieta pellettieri" w:date="2025-05-28T13:35:00Z" w16du:dateUtc="2025-05-28T16:35:00Z">
          <w:tblPr>
            <w:tblStyle w:val="Tablaconcuadrcula"/>
            <w:tblW w:w="0" w:type="auto"/>
            <w:tblLook w:val="04A0" w:firstRow="1" w:lastRow="0" w:firstColumn="1" w:lastColumn="0" w:noHBand="0" w:noVBand="1"/>
          </w:tblPr>
        </w:tblPrChange>
      </w:tblPr>
      <w:tblGrid>
        <w:gridCol w:w="1492"/>
        <w:gridCol w:w="973"/>
        <w:gridCol w:w="1514"/>
        <w:gridCol w:w="1299"/>
        <w:gridCol w:w="1096"/>
        <w:gridCol w:w="1379"/>
        <w:gridCol w:w="1266"/>
        <w:tblGridChange w:id="1738">
          <w:tblGrid>
            <w:gridCol w:w="1492"/>
            <w:gridCol w:w="973"/>
            <w:gridCol w:w="1514"/>
            <w:gridCol w:w="1299"/>
            <w:gridCol w:w="1096"/>
            <w:gridCol w:w="1379"/>
            <w:gridCol w:w="1266"/>
          </w:tblGrid>
        </w:tblGridChange>
      </w:tblGrid>
      <w:tr w:rsidR="00356E0F" w14:paraId="58CF4AE9" w14:textId="77777777" w:rsidTr="00356E0F">
        <w:trPr>
          <w:ins w:id="1739" w:author="julieta pellettieri" w:date="2025-05-28T13:35:00Z"/>
        </w:trPr>
        <w:tc>
          <w:tcPr>
            <w:tcW w:w="1492" w:type="dxa"/>
            <w:shd w:val="clear" w:color="auto" w:fill="D9D9D9" w:themeFill="background1" w:themeFillShade="D9"/>
            <w:tcPrChange w:id="1740" w:author="julieta pellettieri" w:date="2025-05-28T13:35:00Z" w16du:dateUtc="2025-05-28T16:35:00Z">
              <w:tcPr>
                <w:tcW w:w="1492" w:type="dxa"/>
              </w:tcPr>
            </w:tcPrChange>
          </w:tcPr>
          <w:p w14:paraId="7A6C2930" w14:textId="77777777" w:rsidR="00356E0F" w:rsidRPr="00356E0F" w:rsidRDefault="00356E0F">
            <w:pPr>
              <w:jc w:val="center"/>
              <w:rPr>
                <w:ins w:id="1741" w:author="julieta pellettieri" w:date="2025-05-28T13:35:00Z" w16du:dateUtc="2025-05-28T16:35:00Z"/>
                <w:sz w:val="18"/>
                <w:szCs w:val="18"/>
                <w:rPrChange w:id="1742" w:author="julieta pellettieri" w:date="2025-05-28T13:35:00Z" w16du:dateUtc="2025-05-28T16:35:00Z">
                  <w:rPr>
                    <w:ins w:id="1743" w:author="julieta pellettieri" w:date="2025-05-28T13:35:00Z" w16du:dateUtc="2025-05-28T16:35:00Z"/>
                  </w:rPr>
                </w:rPrChange>
              </w:rPr>
              <w:pPrChange w:id="1744" w:author="julieta pellettieri" w:date="2025-05-28T13:35:00Z" w16du:dateUtc="2025-05-28T16:35:00Z">
                <w:pPr/>
              </w:pPrChange>
            </w:pPr>
            <w:ins w:id="1745" w:author="julieta pellettieri" w:date="2025-05-28T13:35:00Z" w16du:dateUtc="2025-05-28T16:35:00Z">
              <w:r w:rsidRPr="00356E0F">
                <w:rPr>
                  <w:sz w:val="18"/>
                  <w:szCs w:val="18"/>
                  <w:rPrChange w:id="1746" w:author="julieta pellettieri" w:date="2025-05-28T13:35:00Z" w16du:dateUtc="2025-05-28T16:35:00Z">
                    <w:rPr/>
                  </w:rPrChange>
                </w:rPr>
                <w:t>Variable analizada</w:t>
              </w:r>
            </w:ins>
          </w:p>
        </w:tc>
        <w:tc>
          <w:tcPr>
            <w:tcW w:w="973" w:type="dxa"/>
            <w:shd w:val="clear" w:color="auto" w:fill="D9D9D9" w:themeFill="background1" w:themeFillShade="D9"/>
            <w:tcPrChange w:id="1747" w:author="julieta pellettieri" w:date="2025-05-28T13:35:00Z" w16du:dateUtc="2025-05-28T16:35:00Z">
              <w:tcPr>
                <w:tcW w:w="973" w:type="dxa"/>
              </w:tcPr>
            </w:tcPrChange>
          </w:tcPr>
          <w:p w14:paraId="22751E82" w14:textId="77777777" w:rsidR="00356E0F" w:rsidRPr="00356E0F" w:rsidRDefault="00356E0F">
            <w:pPr>
              <w:jc w:val="center"/>
              <w:rPr>
                <w:ins w:id="1748" w:author="julieta pellettieri" w:date="2025-05-28T13:35:00Z" w16du:dateUtc="2025-05-28T16:35:00Z"/>
                <w:sz w:val="18"/>
                <w:szCs w:val="18"/>
                <w:rPrChange w:id="1749" w:author="julieta pellettieri" w:date="2025-05-28T13:35:00Z" w16du:dateUtc="2025-05-28T16:35:00Z">
                  <w:rPr>
                    <w:ins w:id="1750" w:author="julieta pellettieri" w:date="2025-05-28T13:35:00Z" w16du:dateUtc="2025-05-28T16:35:00Z"/>
                  </w:rPr>
                </w:rPrChange>
              </w:rPr>
              <w:pPrChange w:id="1751" w:author="julieta pellettieri" w:date="2025-05-28T13:35:00Z" w16du:dateUtc="2025-05-28T16:35:00Z">
                <w:pPr/>
              </w:pPrChange>
            </w:pPr>
            <w:ins w:id="1752" w:author="julieta pellettieri" w:date="2025-05-28T13:35:00Z" w16du:dateUtc="2025-05-28T16:35:00Z">
              <w:r w:rsidRPr="00356E0F">
                <w:rPr>
                  <w:sz w:val="18"/>
                  <w:szCs w:val="18"/>
                  <w:rPrChange w:id="1753" w:author="julieta pellettieri" w:date="2025-05-28T13:35:00Z" w16du:dateUtc="2025-05-28T16:35:00Z">
                    <w:rPr/>
                  </w:rPrChange>
                </w:rPr>
                <w:t>Modelo aplicado</w:t>
              </w:r>
            </w:ins>
          </w:p>
        </w:tc>
        <w:tc>
          <w:tcPr>
            <w:tcW w:w="1514" w:type="dxa"/>
            <w:shd w:val="clear" w:color="auto" w:fill="D9D9D9" w:themeFill="background1" w:themeFillShade="D9"/>
            <w:tcPrChange w:id="1754" w:author="julieta pellettieri" w:date="2025-05-28T13:35:00Z" w16du:dateUtc="2025-05-28T16:35:00Z">
              <w:tcPr>
                <w:tcW w:w="1514" w:type="dxa"/>
              </w:tcPr>
            </w:tcPrChange>
          </w:tcPr>
          <w:p w14:paraId="022035AD" w14:textId="77777777" w:rsidR="00356E0F" w:rsidRPr="00356E0F" w:rsidRDefault="00356E0F">
            <w:pPr>
              <w:jc w:val="center"/>
              <w:rPr>
                <w:ins w:id="1755" w:author="julieta pellettieri" w:date="2025-05-28T13:35:00Z" w16du:dateUtc="2025-05-28T16:35:00Z"/>
                <w:sz w:val="18"/>
                <w:szCs w:val="18"/>
                <w:rPrChange w:id="1756" w:author="julieta pellettieri" w:date="2025-05-28T13:35:00Z" w16du:dateUtc="2025-05-28T16:35:00Z">
                  <w:rPr>
                    <w:ins w:id="1757" w:author="julieta pellettieri" w:date="2025-05-28T13:35:00Z" w16du:dateUtc="2025-05-28T16:35:00Z"/>
                  </w:rPr>
                </w:rPrChange>
              </w:rPr>
              <w:pPrChange w:id="1758" w:author="julieta pellettieri" w:date="2025-05-28T13:35:00Z" w16du:dateUtc="2025-05-28T16:35:00Z">
                <w:pPr/>
              </w:pPrChange>
            </w:pPr>
            <w:ins w:id="1759" w:author="julieta pellettieri" w:date="2025-05-28T13:35:00Z" w16du:dateUtc="2025-05-28T16:35:00Z">
              <w:r w:rsidRPr="00356E0F">
                <w:rPr>
                  <w:sz w:val="18"/>
                  <w:szCs w:val="18"/>
                  <w:rPrChange w:id="1760" w:author="julieta pellettieri" w:date="2025-05-28T13:35:00Z" w16du:dateUtc="2025-05-28T16:35:00Z">
                    <w:rPr/>
                  </w:rPrChange>
                </w:rPr>
                <w:t>Variable respuesta</w:t>
              </w:r>
            </w:ins>
          </w:p>
        </w:tc>
        <w:tc>
          <w:tcPr>
            <w:tcW w:w="1299" w:type="dxa"/>
            <w:shd w:val="clear" w:color="auto" w:fill="D9D9D9" w:themeFill="background1" w:themeFillShade="D9"/>
            <w:tcPrChange w:id="1761" w:author="julieta pellettieri" w:date="2025-05-28T13:35:00Z" w16du:dateUtc="2025-05-28T16:35:00Z">
              <w:tcPr>
                <w:tcW w:w="1299" w:type="dxa"/>
              </w:tcPr>
            </w:tcPrChange>
          </w:tcPr>
          <w:p w14:paraId="28B7D629" w14:textId="77777777" w:rsidR="00356E0F" w:rsidRPr="00356E0F" w:rsidRDefault="00356E0F">
            <w:pPr>
              <w:jc w:val="center"/>
              <w:rPr>
                <w:ins w:id="1762" w:author="julieta pellettieri" w:date="2025-05-28T13:35:00Z" w16du:dateUtc="2025-05-28T16:35:00Z"/>
                <w:sz w:val="18"/>
                <w:szCs w:val="18"/>
                <w:rPrChange w:id="1763" w:author="julieta pellettieri" w:date="2025-05-28T13:35:00Z" w16du:dateUtc="2025-05-28T16:35:00Z">
                  <w:rPr>
                    <w:ins w:id="1764" w:author="julieta pellettieri" w:date="2025-05-28T13:35:00Z" w16du:dateUtc="2025-05-28T16:35:00Z"/>
                  </w:rPr>
                </w:rPrChange>
              </w:rPr>
              <w:pPrChange w:id="1765" w:author="julieta pellettieri" w:date="2025-05-28T13:35:00Z" w16du:dateUtc="2025-05-28T16:35:00Z">
                <w:pPr/>
              </w:pPrChange>
            </w:pPr>
            <w:ins w:id="1766" w:author="julieta pellettieri" w:date="2025-05-28T13:35:00Z" w16du:dateUtc="2025-05-28T16:35:00Z">
              <w:r w:rsidRPr="00356E0F">
                <w:rPr>
                  <w:sz w:val="18"/>
                  <w:szCs w:val="18"/>
                  <w:rPrChange w:id="1767" w:author="julieta pellettieri" w:date="2025-05-28T13:35:00Z" w16du:dateUtc="2025-05-28T16:35:00Z">
                    <w:rPr/>
                  </w:rPrChange>
                </w:rPr>
                <w:t>Efectos fijos</w:t>
              </w:r>
            </w:ins>
          </w:p>
        </w:tc>
        <w:tc>
          <w:tcPr>
            <w:tcW w:w="1096" w:type="dxa"/>
            <w:shd w:val="clear" w:color="auto" w:fill="D9D9D9" w:themeFill="background1" w:themeFillShade="D9"/>
            <w:tcPrChange w:id="1768" w:author="julieta pellettieri" w:date="2025-05-28T13:35:00Z" w16du:dateUtc="2025-05-28T16:35:00Z">
              <w:tcPr>
                <w:tcW w:w="1096" w:type="dxa"/>
              </w:tcPr>
            </w:tcPrChange>
          </w:tcPr>
          <w:p w14:paraId="2F9FB219" w14:textId="77777777" w:rsidR="00356E0F" w:rsidRPr="00356E0F" w:rsidRDefault="00356E0F">
            <w:pPr>
              <w:jc w:val="center"/>
              <w:rPr>
                <w:ins w:id="1769" w:author="julieta pellettieri" w:date="2025-05-28T13:35:00Z" w16du:dateUtc="2025-05-28T16:35:00Z"/>
                <w:sz w:val="18"/>
                <w:szCs w:val="18"/>
                <w:rPrChange w:id="1770" w:author="julieta pellettieri" w:date="2025-05-28T13:35:00Z" w16du:dateUtc="2025-05-28T16:35:00Z">
                  <w:rPr>
                    <w:ins w:id="1771" w:author="julieta pellettieri" w:date="2025-05-28T13:35:00Z" w16du:dateUtc="2025-05-28T16:35:00Z"/>
                  </w:rPr>
                </w:rPrChange>
              </w:rPr>
              <w:pPrChange w:id="1772" w:author="julieta pellettieri" w:date="2025-05-28T13:35:00Z" w16du:dateUtc="2025-05-28T16:35:00Z">
                <w:pPr/>
              </w:pPrChange>
            </w:pPr>
            <w:ins w:id="1773" w:author="julieta pellettieri" w:date="2025-05-28T13:35:00Z" w16du:dateUtc="2025-05-28T16:35:00Z">
              <w:r w:rsidRPr="00356E0F">
                <w:rPr>
                  <w:sz w:val="18"/>
                  <w:szCs w:val="18"/>
                  <w:rPrChange w:id="1774" w:author="julieta pellettieri" w:date="2025-05-28T13:35:00Z" w16du:dateUtc="2025-05-28T16:35:00Z">
                    <w:rPr/>
                  </w:rPrChange>
                </w:rPr>
                <w:t>Efectos aleatorios</w:t>
              </w:r>
            </w:ins>
          </w:p>
        </w:tc>
        <w:tc>
          <w:tcPr>
            <w:tcW w:w="1379" w:type="dxa"/>
            <w:shd w:val="clear" w:color="auto" w:fill="D9D9D9" w:themeFill="background1" w:themeFillShade="D9"/>
            <w:tcPrChange w:id="1775" w:author="julieta pellettieri" w:date="2025-05-28T13:35:00Z" w16du:dateUtc="2025-05-28T16:35:00Z">
              <w:tcPr>
                <w:tcW w:w="1379" w:type="dxa"/>
              </w:tcPr>
            </w:tcPrChange>
          </w:tcPr>
          <w:p w14:paraId="1C803357" w14:textId="77777777" w:rsidR="00356E0F" w:rsidRPr="00356E0F" w:rsidRDefault="00356E0F">
            <w:pPr>
              <w:jc w:val="center"/>
              <w:rPr>
                <w:ins w:id="1776" w:author="julieta pellettieri" w:date="2025-05-28T13:35:00Z" w16du:dateUtc="2025-05-28T16:35:00Z"/>
                <w:sz w:val="18"/>
                <w:szCs w:val="18"/>
                <w:rPrChange w:id="1777" w:author="julieta pellettieri" w:date="2025-05-28T13:35:00Z" w16du:dateUtc="2025-05-28T16:35:00Z">
                  <w:rPr>
                    <w:ins w:id="1778" w:author="julieta pellettieri" w:date="2025-05-28T13:35:00Z" w16du:dateUtc="2025-05-28T16:35:00Z"/>
                  </w:rPr>
                </w:rPrChange>
              </w:rPr>
              <w:pPrChange w:id="1779" w:author="julieta pellettieri" w:date="2025-05-28T13:35:00Z" w16du:dateUtc="2025-05-28T16:35:00Z">
                <w:pPr/>
              </w:pPrChange>
            </w:pPr>
            <w:ins w:id="1780" w:author="julieta pellettieri" w:date="2025-05-28T13:35:00Z" w16du:dateUtc="2025-05-28T16:35:00Z">
              <w:r w:rsidRPr="00356E0F">
                <w:rPr>
                  <w:sz w:val="18"/>
                  <w:szCs w:val="18"/>
                  <w:rPrChange w:id="1781" w:author="julieta pellettieri" w:date="2025-05-28T13:35:00Z" w16du:dateUtc="2025-05-28T16:35:00Z">
                    <w:rPr/>
                  </w:rPrChange>
                </w:rPr>
                <w:t>Criterio de selección del modelo</w:t>
              </w:r>
            </w:ins>
          </w:p>
        </w:tc>
        <w:tc>
          <w:tcPr>
            <w:tcW w:w="1266" w:type="dxa"/>
            <w:shd w:val="clear" w:color="auto" w:fill="D9D9D9" w:themeFill="background1" w:themeFillShade="D9"/>
            <w:tcPrChange w:id="1782" w:author="julieta pellettieri" w:date="2025-05-28T13:35:00Z" w16du:dateUtc="2025-05-28T16:35:00Z">
              <w:tcPr>
                <w:tcW w:w="1266" w:type="dxa"/>
              </w:tcPr>
            </w:tcPrChange>
          </w:tcPr>
          <w:p w14:paraId="7D3E444D" w14:textId="77777777" w:rsidR="00356E0F" w:rsidRPr="00356E0F" w:rsidRDefault="00356E0F">
            <w:pPr>
              <w:jc w:val="center"/>
              <w:rPr>
                <w:ins w:id="1783" w:author="julieta pellettieri" w:date="2025-05-28T13:35:00Z" w16du:dateUtc="2025-05-28T16:35:00Z"/>
                <w:sz w:val="18"/>
                <w:szCs w:val="18"/>
                <w:rPrChange w:id="1784" w:author="julieta pellettieri" w:date="2025-05-28T13:35:00Z" w16du:dateUtc="2025-05-28T16:35:00Z">
                  <w:rPr>
                    <w:ins w:id="1785" w:author="julieta pellettieri" w:date="2025-05-28T13:35:00Z" w16du:dateUtc="2025-05-28T16:35:00Z"/>
                  </w:rPr>
                </w:rPrChange>
              </w:rPr>
              <w:pPrChange w:id="1786" w:author="julieta pellettieri" w:date="2025-05-28T13:35:00Z" w16du:dateUtc="2025-05-28T16:35:00Z">
                <w:pPr/>
              </w:pPrChange>
            </w:pPr>
            <w:ins w:id="1787" w:author="julieta pellettieri" w:date="2025-05-28T13:35:00Z" w16du:dateUtc="2025-05-28T16:35:00Z">
              <w:r w:rsidRPr="00356E0F">
                <w:rPr>
                  <w:sz w:val="18"/>
                  <w:szCs w:val="18"/>
                  <w:rPrChange w:id="1788" w:author="julieta pellettieri" w:date="2025-05-28T13:35:00Z" w16du:dateUtc="2025-05-28T16:35:00Z">
                    <w:rPr/>
                  </w:rPrChange>
                </w:rPr>
                <w:t>Pruebas post hoc</w:t>
              </w:r>
            </w:ins>
          </w:p>
        </w:tc>
      </w:tr>
      <w:tr w:rsidR="00356E0F" w14:paraId="384735FB" w14:textId="77777777" w:rsidTr="00356E0F">
        <w:trPr>
          <w:ins w:id="1789" w:author="julieta pellettieri" w:date="2025-05-28T13:35:00Z"/>
        </w:trPr>
        <w:tc>
          <w:tcPr>
            <w:tcW w:w="1492" w:type="dxa"/>
          </w:tcPr>
          <w:p w14:paraId="2379C01C" w14:textId="77777777" w:rsidR="00356E0F" w:rsidRPr="00356E0F" w:rsidRDefault="00356E0F">
            <w:pPr>
              <w:jc w:val="center"/>
              <w:rPr>
                <w:ins w:id="1790" w:author="julieta pellettieri" w:date="2025-05-28T13:35:00Z" w16du:dateUtc="2025-05-28T16:35:00Z"/>
                <w:sz w:val="18"/>
                <w:szCs w:val="18"/>
                <w:rPrChange w:id="1791" w:author="julieta pellettieri" w:date="2025-05-28T13:35:00Z" w16du:dateUtc="2025-05-28T16:35:00Z">
                  <w:rPr>
                    <w:ins w:id="1792" w:author="julieta pellettieri" w:date="2025-05-28T13:35:00Z" w16du:dateUtc="2025-05-28T16:35:00Z"/>
                  </w:rPr>
                </w:rPrChange>
              </w:rPr>
              <w:pPrChange w:id="1793" w:author="julieta pellettieri" w:date="2025-05-28T13:35:00Z" w16du:dateUtc="2025-05-28T16:35:00Z">
                <w:pPr/>
              </w:pPrChange>
            </w:pPr>
            <w:ins w:id="1794" w:author="julieta pellettieri" w:date="2025-05-28T13:35:00Z" w16du:dateUtc="2025-05-28T16:35:00Z">
              <w:r w:rsidRPr="00356E0F">
                <w:rPr>
                  <w:sz w:val="18"/>
                  <w:szCs w:val="18"/>
                  <w:rPrChange w:id="1795" w:author="julieta pellettieri" w:date="2025-05-28T13:35:00Z" w16du:dateUtc="2025-05-28T16:35:00Z">
                    <w:rPr/>
                  </w:rPrChange>
                </w:rPr>
                <w:t>Tasa de adquisición</w:t>
              </w:r>
            </w:ins>
          </w:p>
        </w:tc>
        <w:tc>
          <w:tcPr>
            <w:tcW w:w="973" w:type="dxa"/>
          </w:tcPr>
          <w:p w14:paraId="10CBC87E" w14:textId="77777777" w:rsidR="00356E0F" w:rsidRPr="00356E0F" w:rsidRDefault="00356E0F">
            <w:pPr>
              <w:jc w:val="center"/>
              <w:rPr>
                <w:ins w:id="1796" w:author="julieta pellettieri" w:date="2025-05-28T13:35:00Z" w16du:dateUtc="2025-05-28T16:35:00Z"/>
                <w:sz w:val="18"/>
                <w:szCs w:val="18"/>
                <w:rPrChange w:id="1797" w:author="julieta pellettieri" w:date="2025-05-28T13:35:00Z" w16du:dateUtc="2025-05-28T16:35:00Z">
                  <w:rPr>
                    <w:ins w:id="1798" w:author="julieta pellettieri" w:date="2025-05-28T13:35:00Z" w16du:dateUtc="2025-05-28T16:35:00Z"/>
                  </w:rPr>
                </w:rPrChange>
              </w:rPr>
              <w:pPrChange w:id="1799" w:author="julieta pellettieri" w:date="2025-05-28T13:35:00Z" w16du:dateUtc="2025-05-28T16:35:00Z">
                <w:pPr/>
              </w:pPrChange>
            </w:pPr>
            <w:ins w:id="1800" w:author="julieta pellettieri" w:date="2025-05-28T13:35:00Z" w16du:dateUtc="2025-05-28T16:35:00Z">
              <w:r w:rsidRPr="00356E0F">
                <w:rPr>
                  <w:sz w:val="18"/>
                  <w:szCs w:val="18"/>
                  <w:rPrChange w:id="1801" w:author="julieta pellettieri" w:date="2025-05-28T13:35:00Z" w16du:dateUtc="2025-05-28T16:35:00Z">
                    <w:rPr/>
                  </w:rPrChange>
                </w:rPr>
                <w:t>GLMM binomial</w:t>
              </w:r>
            </w:ins>
          </w:p>
        </w:tc>
        <w:tc>
          <w:tcPr>
            <w:tcW w:w="1514" w:type="dxa"/>
          </w:tcPr>
          <w:p w14:paraId="74D746D6" w14:textId="77777777" w:rsidR="00356E0F" w:rsidRPr="00356E0F" w:rsidRDefault="00356E0F">
            <w:pPr>
              <w:jc w:val="center"/>
              <w:rPr>
                <w:ins w:id="1802" w:author="julieta pellettieri" w:date="2025-05-28T13:35:00Z" w16du:dateUtc="2025-05-28T16:35:00Z"/>
                <w:sz w:val="18"/>
                <w:szCs w:val="18"/>
                <w:rPrChange w:id="1803" w:author="julieta pellettieri" w:date="2025-05-28T13:35:00Z" w16du:dateUtc="2025-05-28T16:35:00Z">
                  <w:rPr>
                    <w:ins w:id="1804" w:author="julieta pellettieri" w:date="2025-05-28T13:35:00Z" w16du:dateUtc="2025-05-28T16:35:00Z"/>
                  </w:rPr>
                </w:rPrChange>
              </w:rPr>
              <w:pPrChange w:id="1805" w:author="julieta pellettieri" w:date="2025-05-28T13:35:00Z" w16du:dateUtc="2025-05-28T16:35:00Z">
                <w:pPr/>
              </w:pPrChange>
            </w:pPr>
            <w:ins w:id="1806" w:author="julieta pellettieri" w:date="2025-05-28T13:35:00Z" w16du:dateUtc="2025-05-28T16:35:00Z">
              <w:r w:rsidRPr="00356E0F">
                <w:rPr>
                  <w:sz w:val="18"/>
                  <w:szCs w:val="18"/>
                  <w:rPrChange w:id="1807" w:author="julieta pellettieri" w:date="2025-05-28T13:35:00Z" w16du:dateUtc="2025-05-28T16:35:00Z">
                    <w:rPr/>
                  </w:rPrChange>
                </w:rPr>
                <w:t>REP durante el entrenamiento (0/1)</w:t>
              </w:r>
            </w:ins>
          </w:p>
        </w:tc>
        <w:tc>
          <w:tcPr>
            <w:tcW w:w="1299" w:type="dxa"/>
          </w:tcPr>
          <w:p w14:paraId="01C5815F" w14:textId="77777777" w:rsidR="00356E0F" w:rsidRPr="00356E0F" w:rsidRDefault="00356E0F">
            <w:pPr>
              <w:jc w:val="center"/>
              <w:rPr>
                <w:ins w:id="1808" w:author="julieta pellettieri" w:date="2025-05-28T13:35:00Z" w16du:dateUtc="2025-05-28T16:35:00Z"/>
                <w:sz w:val="18"/>
                <w:szCs w:val="18"/>
                <w:rPrChange w:id="1809" w:author="julieta pellettieri" w:date="2025-05-28T13:35:00Z" w16du:dateUtc="2025-05-28T16:35:00Z">
                  <w:rPr>
                    <w:ins w:id="1810" w:author="julieta pellettieri" w:date="2025-05-28T13:35:00Z" w16du:dateUtc="2025-05-28T16:35:00Z"/>
                  </w:rPr>
                </w:rPrChange>
              </w:rPr>
              <w:pPrChange w:id="1811" w:author="julieta pellettieri" w:date="2025-05-28T13:35:00Z" w16du:dateUtc="2025-05-28T16:35:00Z">
                <w:pPr/>
              </w:pPrChange>
            </w:pPr>
            <w:ins w:id="1812" w:author="julieta pellettieri" w:date="2025-05-28T13:35:00Z" w16du:dateUtc="2025-05-28T16:35:00Z">
              <w:r w:rsidRPr="00356E0F">
                <w:rPr>
                  <w:sz w:val="18"/>
                  <w:szCs w:val="18"/>
                  <w:rPrChange w:id="1813" w:author="julieta pellettieri" w:date="2025-05-28T13:35:00Z" w16du:dateUtc="2025-05-28T16:35:00Z">
                    <w:rPr/>
                  </w:rPrChange>
                </w:rPr>
                <w:t>Tratamiento</w:t>
              </w:r>
            </w:ins>
          </w:p>
        </w:tc>
        <w:tc>
          <w:tcPr>
            <w:tcW w:w="1096" w:type="dxa"/>
          </w:tcPr>
          <w:p w14:paraId="1100D648" w14:textId="77777777" w:rsidR="00356E0F" w:rsidRPr="00356E0F" w:rsidRDefault="00356E0F">
            <w:pPr>
              <w:jc w:val="center"/>
              <w:rPr>
                <w:ins w:id="1814" w:author="julieta pellettieri" w:date="2025-05-28T13:35:00Z" w16du:dateUtc="2025-05-28T16:35:00Z"/>
                <w:sz w:val="18"/>
                <w:szCs w:val="18"/>
                <w:rPrChange w:id="1815" w:author="julieta pellettieri" w:date="2025-05-28T13:35:00Z" w16du:dateUtc="2025-05-28T16:35:00Z">
                  <w:rPr>
                    <w:ins w:id="1816" w:author="julieta pellettieri" w:date="2025-05-28T13:35:00Z" w16du:dateUtc="2025-05-28T16:35:00Z"/>
                  </w:rPr>
                </w:rPrChange>
              </w:rPr>
              <w:pPrChange w:id="1817" w:author="julieta pellettieri" w:date="2025-05-28T13:35:00Z" w16du:dateUtc="2025-05-28T16:35:00Z">
                <w:pPr/>
              </w:pPrChange>
            </w:pPr>
            <w:ins w:id="1818" w:author="julieta pellettieri" w:date="2025-05-28T13:35:00Z" w16du:dateUtc="2025-05-28T16:35:00Z">
              <w:r w:rsidRPr="00356E0F">
                <w:rPr>
                  <w:sz w:val="18"/>
                  <w:szCs w:val="18"/>
                  <w:rPrChange w:id="1819" w:author="julieta pellettieri" w:date="2025-05-28T13:35:00Z" w16du:dateUtc="2025-05-28T16:35:00Z">
                    <w:rPr/>
                  </w:rPrChange>
                </w:rPr>
                <w:t>Nido, día</w:t>
              </w:r>
            </w:ins>
          </w:p>
        </w:tc>
        <w:tc>
          <w:tcPr>
            <w:tcW w:w="1379" w:type="dxa"/>
          </w:tcPr>
          <w:p w14:paraId="6829478C" w14:textId="77777777" w:rsidR="00356E0F" w:rsidRPr="00356E0F" w:rsidRDefault="00356E0F">
            <w:pPr>
              <w:jc w:val="center"/>
              <w:rPr>
                <w:ins w:id="1820" w:author="julieta pellettieri" w:date="2025-05-28T13:35:00Z" w16du:dateUtc="2025-05-28T16:35:00Z"/>
                <w:sz w:val="18"/>
                <w:szCs w:val="18"/>
                <w:rPrChange w:id="1821" w:author="julieta pellettieri" w:date="2025-05-28T13:35:00Z" w16du:dateUtc="2025-05-28T16:35:00Z">
                  <w:rPr>
                    <w:ins w:id="1822" w:author="julieta pellettieri" w:date="2025-05-28T13:35:00Z" w16du:dateUtc="2025-05-28T16:35:00Z"/>
                  </w:rPr>
                </w:rPrChange>
              </w:rPr>
              <w:pPrChange w:id="1823" w:author="julieta pellettieri" w:date="2025-05-28T13:35:00Z" w16du:dateUtc="2025-05-28T16:35:00Z">
                <w:pPr/>
              </w:pPrChange>
            </w:pPr>
            <w:proofErr w:type="spellStart"/>
            <w:ins w:id="1824" w:author="julieta pellettieri" w:date="2025-05-28T13:35:00Z" w16du:dateUtc="2025-05-28T16:35:00Z">
              <w:r w:rsidRPr="00356E0F">
                <w:rPr>
                  <w:sz w:val="18"/>
                  <w:szCs w:val="18"/>
                  <w:rPrChange w:id="1825" w:author="julieta pellettieri" w:date="2025-05-28T13:35:00Z" w16du:dateUtc="2025-05-28T16:35:00Z">
                    <w:rPr/>
                  </w:rPrChange>
                </w:rPr>
                <w:t>AICc</w:t>
              </w:r>
              <w:proofErr w:type="spellEnd"/>
              <w:r w:rsidRPr="00356E0F">
                <w:rPr>
                  <w:sz w:val="18"/>
                  <w:szCs w:val="18"/>
                  <w:rPrChange w:id="1826" w:author="julieta pellettieri" w:date="2025-05-28T13:35:00Z" w16du:dateUtc="2025-05-28T16:35:00Z">
                    <w:rPr/>
                  </w:rPrChange>
                </w:rPr>
                <w:t>, comparación de modelos anidados</w:t>
              </w:r>
            </w:ins>
          </w:p>
        </w:tc>
        <w:tc>
          <w:tcPr>
            <w:tcW w:w="1266" w:type="dxa"/>
          </w:tcPr>
          <w:p w14:paraId="12AAA9F7" w14:textId="77777777" w:rsidR="00356E0F" w:rsidRPr="00356E0F" w:rsidRDefault="00356E0F">
            <w:pPr>
              <w:jc w:val="center"/>
              <w:rPr>
                <w:ins w:id="1827" w:author="julieta pellettieri" w:date="2025-05-28T13:35:00Z" w16du:dateUtc="2025-05-28T16:35:00Z"/>
                <w:sz w:val="18"/>
                <w:szCs w:val="18"/>
                <w:rPrChange w:id="1828" w:author="julieta pellettieri" w:date="2025-05-28T13:35:00Z" w16du:dateUtc="2025-05-28T16:35:00Z">
                  <w:rPr>
                    <w:ins w:id="1829" w:author="julieta pellettieri" w:date="2025-05-28T13:35:00Z" w16du:dateUtc="2025-05-28T16:35:00Z"/>
                  </w:rPr>
                </w:rPrChange>
              </w:rPr>
              <w:pPrChange w:id="1830" w:author="julieta pellettieri" w:date="2025-05-28T13:35:00Z" w16du:dateUtc="2025-05-28T16:35:00Z">
                <w:pPr/>
              </w:pPrChange>
            </w:pPr>
            <w:commentRangeStart w:id="1831"/>
            <w:ins w:id="1832" w:author="julieta pellettieri" w:date="2025-05-28T13:35:00Z" w16du:dateUtc="2025-05-28T16:35:00Z">
              <w:r w:rsidRPr="00356E0F">
                <w:rPr>
                  <w:sz w:val="18"/>
                  <w:szCs w:val="18"/>
                  <w:rPrChange w:id="1833" w:author="julieta pellettieri" w:date="2025-05-28T13:35:00Z" w16du:dateUtc="2025-05-28T16:35:00Z">
                    <w:rPr/>
                  </w:rPrChange>
                </w:rPr>
                <w:t>Tukey (</w:t>
              </w:r>
              <w:proofErr w:type="spellStart"/>
              <w:r w:rsidRPr="00356E0F">
                <w:rPr>
                  <w:sz w:val="18"/>
                  <w:szCs w:val="18"/>
                  <w:rPrChange w:id="1834" w:author="julieta pellettieri" w:date="2025-05-28T13:35:00Z" w16du:dateUtc="2025-05-28T16:35:00Z">
                    <w:rPr/>
                  </w:rPrChange>
                </w:rPr>
                <w:t>emmeans</w:t>
              </w:r>
              <w:proofErr w:type="spellEnd"/>
              <w:r w:rsidRPr="00356E0F">
                <w:rPr>
                  <w:sz w:val="18"/>
                  <w:szCs w:val="18"/>
                  <w:rPrChange w:id="1835" w:author="julieta pellettieri" w:date="2025-05-28T13:35:00Z" w16du:dateUtc="2025-05-28T16:35:00Z">
                    <w:rPr/>
                  </w:rPrChange>
                </w:rPr>
                <w:t>)</w:t>
              </w:r>
            </w:ins>
            <w:commentRangeEnd w:id="1831"/>
            <w:ins w:id="1836" w:author="julieta pellettieri" w:date="2025-05-28T13:36:00Z" w16du:dateUtc="2025-05-28T16:36:00Z">
              <w:r>
                <w:rPr>
                  <w:rStyle w:val="Refdecomentario"/>
                </w:rPr>
                <w:commentReference w:id="1831"/>
              </w:r>
            </w:ins>
          </w:p>
        </w:tc>
      </w:tr>
    </w:tbl>
    <w:p w14:paraId="4B8B1C2B" w14:textId="77777777" w:rsidR="00B4427B" w:rsidRPr="00B4427B" w:rsidRDefault="00B4427B">
      <w:pPr>
        <w:rPr>
          <w:ins w:id="1837" w:author="julieta pellettieri" w:date="2025-05-28T10:42:00Z" w16du:dateUtc="2025-05-28T13:42:00Z"/>
        </w:rPr>
        <w:pPrChange w:id="1838" w:author="julieta pellettieri" w:date="2025-05-28T13:26:00Z" w16du:dateUtc="2025-05-28T16:26:00Z">
          <w:pPr>
            <w:pStyle w:val="Ttulo2"/>
          </w:pPr>
        </w:pPrChange>
      </w:pPr>
    </w:p>
    <w:p w14:paraId="7727C6C0" w14:textId="4D6121F7" w:rsidR="00434AED" w:rsidDel="005756AF" w:rsidRDefault="00000000">
      <w:pPr>
        <w:rPr>
          <w:del w:id="1839" w:author="julieta pellettieri" w:date="2025-05-28T10:42:00Z" w16du:dateUtc="2025-05-28T13:42:00Z"/>
        </w:rPr>
      </w:pPr>
      <w:del w:id="1840" w:author="julieta pellettieri" w:date="2025-05-28T10:42:00Z" w16du:dateUtc="2025-05-28T13:42:00Z">
        <w:r w:rsidDel="005756AF">
          <w:delText>Las pruebas y  modelos empleados se realizaron mediante el programa R-Studio (R v4.4.1) (</w:delText>
        </w:r>
        <w:r w:rsidR="00434AED" w:rsidDel="005756AF">
          <w:fldChar w:fldCharType="begin"/>
        </w:r>
        <w:r w:rsidR="00434AED" w:rsidDel="005756AF">
          <w:delInstrText>HYPERLINK "https://www.r-project.org/" \h</w:delInstrText>
        </w:r>
        <w:r w:rsidR="00434AED" w:rsidDel="005756AF">
          <w:fldChar w:fldCharType="separate"/>
        </w:r>
        <w:r w:rsidR="00434AED" w:rsidDel="005756AF">
          <w:rPr>
            <w:color w:val="1155CC"/>
            <w:u w:val="single"/>
          </w:rPr>
          <w:delText>https://www.r-project.org/</w:delText>
        </w:r>
        <w:r w:rsidR="00434AED" w:rsidDel="005756AF">
          <w:fldChar w:fldCharType="end"/>
        </w:r>
        <w:r w:rsidDel="005756AF">
          <w:delText>)</w:delText>
        </w:r>
      </w:del>
    </w:p>
    <w:p w14:paraId="4C00AC3C" w14:textId="2260D4F4" w:rsidR="00434AED" w:rsidDel="005756AF" w:rsidRDefault="00434AED">
      <w:pPr>
        <w:rPr>
          <w:del w:id="1841" w:author="julieta pellettieri" w:date="2025-05-28T10:42:00Z" w16du:dateUtc="2025-05-28T13:42:00Z"/>
        </w:rPr>
      </w:pPr>
    </w:p>
    <w:p w14:paraId="50DC56A2" w14:textId="738AEDB4" w:rsidR="00434AED" w:rsidDel="005756AF" w:rsidRDefault="00000000">
      <w:pPr>
        <w:numPr>
          <w:ilvl w:val="0"/>
          <w:numId w:val="2"/>
        </w:numPr>
        <w:rPr>
          <w:del w:id="1842" w:author="julieta pellettieri" w:date="2025-05-28T10:42:00Z" w16du:dateUtc="2025-05-28T13:42:00Z"/>
        </w:rPr>
      </w:pPr>
      <w:del w:id="1843" w:author="julieta pellettieri" w:date="2025-05-28T10:42:00Z" w16du:dateUtc="2025-05-28T13:42:00Z">
        <w:r w:rsidDel="005756AF">
          <w:delText>Mencionar que modelos y pruebas se propusieron para realizar cada analisis, presentar variables para cada caso</w:delText>
        </w:r>
      </w:del>
    </w:p>
    <w:p w14:paraId="2FF460B7" w14:textId="037E250A" w:rsidR="00434AED" w:rsidDel="005756AF" w:rsidRDefault="00000000">
      <w:pPr>
        <w:numPr>
          <w:ilvl w:val="0"/>
          <w:numId w:val="2"/>
        </w:numPr>
        <w:rPr>
          <w:del w:id="1844" w:author="julieta pellettieri" w:date="2025-05-28T10:42:00Z" w16du:dateUtc="2025-05-28T13:42:00Z"/>
        </w:rPr>
      </w:pPr>
      <w:del w:id="1845" w:author="julieta pellettieri" w:date="2025-05-28T10:42:00Z" w16du:dateUtc="2025-05-28T13:42:00Z">
        <w:r w:rsidDel="005756AF">
          <w:delText xml:space="preserve">Filtrado de datos y criterios aplicados </w:delText>
        </w:r>
      </w:del>
      <w:del w:id="1846" w:author="julieta pellettieri" w:date="2025-05-28T01:28:00Z" w16du:dateUtc="2025-05-28T04:28:00Z">
        <w:r w:rsidDel="00CA5DCE">
          <w:delText>(cuantas ingestas minimo?)</w:delText>
        </w:r>
      </w:del>
    </w:p>
    <w:p w14:paraId="4D2F1A7B" w14:textId="0483BF38" w:rsidR="00434AED" w:rsidDel="005756AF" w:rsidRDefault="00000000">
      <w:pPr>
        <w:numPr>
          <w:ilvl w:val="0"/>
          <w:numId w:val="2"/>
        </w:numPr>
        <w:rPr>
          <w:del w:id="1847" w:author="julieta pellettieri" w:date="2025-05-28T10:42:00Z" w16du:dateUtc="2025-05-28T13:42:00Z"/>
        </w:rPr>
      </w:pPr>
      <w:del w:id="1848" w:author="julieta pellettieri" w:date="2025-05-28T10:42:00Z" w16du:dateUtc="2025-05-28T13:42:00Z">
        <w:r w:rsidDel="005756AF">
          <w:delText>métodos empleados para decidir el modelo definitivo cuando hay más de una posibilidad</w:delText>
        </w:r>
      </w:del>
    </w:p>
    <w:p w14:paraId="2317BDE5" w14:textId="77777777" w:rsidR="00434AED" w:rsidRDefault="00434AED"/>
    <w:p w14:paraId="60DCD288" w14:textId="77777777" w:rsidR="00434AED" w:rsidRDefault="00587855">
      <w:r>
        <w:rPr>
          <w:noProof/>
        </w:rPr>
        <w:pict w14:anchorId="5C4C91B2">
          <v:rect id="_x0000_i1026" alt="" style="width:441.9pt;height:.05pt;mso-width-percent:0;mso-height-percent:0;mso-width-percent:0;mso-height-percent:0" o:hralign="center" o:hrstd="t" o:hr="t" fillcolor="#a0a0a0" stroked="f"/>
        </w:pict>
      </w:r>
    </w:p>
    <w:p w14:paraId="12858B2B" w14:textId="78D80EF1" w:rsidR="00434AED" w:rsidRDefault="00FA2089" w:rsidP="00FA2089">
      <w:pPr>
        <w:pStyle w:val="Ttulo1"/>
      </w:pPr>
      <w:commentRangeStart w:id="1849"/>
      <w:commentRangeStart w:id="1850"/>
      <w:ins w:id="1851" w:author="julieta pellettieri" w:date="2025-05-27T19:51:00Z" w16du:dateUtc="2025-05-27T22:51:00Z">
        <w:r>
          <w:t>4.</w:t>
        </w:r>
      </w:ins>
      <w:r>
        <w:t>Resultados</w:t>
      </w:r>
      <w:del w:id="1852" w:author="julieta pellettieri" w:date="2025-05-28T01:23:00Z" w16du:dateUtc="2025-05-28T04:23:00Z">
        <w:r w:rsidDel="00613E9E">
          <w:delText xml:space="preserve"> y Discusiones</w:delText>
        </w:r>
      </w:del>
      <w:commentRangeEnd w:id="1849"/>
      <w:r w:rsidR="00C45BE8">
        <w:rPr>
          <w:rStyle w:val="Refdecomentario"/>
        </w:rPr>
        <w:commentReference w:id="1849"/>
      </w:r>
      <w:commentRangeEnd w:id="1850"/>
      <w:r w:rsidR="00C45BE8">
        <w:rPr>
          <w:rStyle w:val="Refdecomentario"/>
        </w:rPr>
        <w:commentReference w:id="1850"/>
      </w:r>
    </w:p>
    <w:p w14:paraId="2838A958" w14:textId="77777777" w:rsidR="00434AED" w:rsidRDefault="00000000">
      <w:r>
        <w:t xml:space="preserve">presentar mini resumen de los datos obtenidos, los n </w:t>
      </w:r>
      <w:proofErr w:type="spellStart"/>
      <w:r>
        <w:t>etc</w:t>
      </w:r>
      <w:proofErr w:type="spellEnd"/>
      <w:r>
        <w:t xml:space="preserve"> alguna tablita como para que la gente </w:t>
      </w:r>
      <w:proofErr w:type="spellStart"/>
      <w:r>
        <w:t>este</w:t>
      </w:r>
      <w:proofErr w:type="spellEnd"/>
      <w:r>
        <w:t xml:space="preserve"> bien informada de lo q vamos a comparar </w:t>
      </w:r>
      <w:proofErr w:type="spellStart"/>
      <w:r>
        <w:t>aca</w:t>
      </w:r>
      <w:proofErr w:type="spellEnd"/>
    </w:p>
    <w:p w14:paraId="20C55BB4" w14:textId="77777777" w:rsidR="00434AED" w:rsidRDefault="00000000">
      <w:pPr>
        <w:rPr>
          <w:ins w:id="1853" w:author="julieta pellettieri" w:date="2025-06-02T23:45:00Z" w16du:dateUtc="2025-06-03T02:45:00Z"/>
        </w:rPr>
      </w:pPr>
      <w:r>
        <w:t xml:space="preserve">un poco de </w:t>
      </w:r>
      <w:proofErr w:type="spellStart"/>
      <w:r>
        <w:t>analisis</w:t>
      </w:r>
      <w:proofErr w:type="spellEnd"/>
      <w:r>
        <w:t xml:space="preserve"> exploratorio que apoye los supuestos y criterios para el filtrado de datos </w:t>
      </w:r>
      <w:proofErr w:type="spellStart"/>
      <w:r>
        <w:t>etc</w:t>
      </w:r>
      <w:proofErr w:type="spellEnd"/>
    </w:p>
    <w:p w14:paraId="28141428" w14:textId="77777777" w:rsidR="007827FB" w:rsidRDefault="007827FB">
      <w:pPr>
        <w:rPr>
          <w:ins w:id="1854" w:author="julieta pellettieri" w:date="2025-06-02T23:45:00Z" w16du:dateUtc="2025-06-03T02:45:00Z"/>
        </w:rPr>
      </w:pPr>
    </w:p>
    <w:p w14:paraId="6367465F" w14:textId="687AE73D" w:rsidR="007827FB" w:rsidRDefault="007827FB" w:rsidP="007827FB">
      <w:pPr>
        <w:rPr>
          <w:ins w:id="1855" w:author="julieta pellettieri" w:date="2025-06-02T23:45:00Z" w16du:dateUtc="2025-06-03T02:45:00Z"/>
          <w:b/>
          <w:bCs/>
        </w:rPr>
      </w:pPr>
      <w:ins w:id="1856" w:author="julieta pellettieri" w:date="2025-06-02T23:45:00Z" w16du:dateUtc="2025-06-03T02:45:00Z">
        <w:r>
          <w:rPr>
            <w:b/>
            <w:bCs/>
          </w:rPr>
          <w:t>4.1 El peso</w:t>
        </w:r>
      </w:ins>
    </w:p>
    <w:p w14:paraId="0C038B53" w14:textId="414C526A" w:rsidR="007827FB" w:rsidRDefault="007827FB" w:rsidP="007827FB">
      <w:pPr>
        <w:rPr>
          <w:ins w:id="1857" w:author="julieta pellettieri" w:date="2025-06-02T23:45:00Z" w16du:dateUtc="2025-06-03T02:45:00Z"/>
        </w:rPr>
      </w:pPr>
      <w:ins w:id="1858" w:author="julieta pellettieri" w:date="2025-06-02T23:45:00Z" w16du:dateUtc="2025-06-03T02:45:00Z">
        <w:r w:rsidRPr="0023456C">
          <w:t>Los abejorros presentaron un peso promedio de 208,1 ± 79,9 mg. Esta amplia variabilidad en el peso se asoció con el nido del cual fueron capturados. Además, los nidos que permanecieron activos durante más de una estación tendieron a producir abejorros de mayor tamaño en las estaciones siguientes, lo que sugiere un posible efecto del tiempo de establecimiento del nido sobre el desarrollo corporal de los individuos</w:t>
        </w:r>
        <w:r>
          <w:t xml:space="preserve"> </w:t>
        </w:r>
        <w:r w:rsidRPr="00032186">
          <w:rPr>
            <w:highlight w:val="yellow"/>
          </w:rPr>
          <w:t>(</w:t>
        </w:r>
        <w:proofErr w:type="gramStart"/>
        <w:r w:rsidRPr="00032186">
          <w:rPr>
            <w:highlight w:val="yellow"/>
          </w:rPr>
          <w:t>fig.</w:t>
        </w:r>
        <w:r>
          <w:t xml:space="preserve"> )</w:t>
        </w:r>
        <w:proofErr w:type="gramEnd"/>
        <w:r w:rsidRPr="0023456C">
          <w:t>.</w:t>
        </w:r>
        <w:r w:rsidRPr="00032186">
          <w:t xml:space="preserve"> </w:t>
        </w:r>
      </w:ins>
    </w:p>
    <w:p w14:paraId="7F049656" w14:textId="0230A7D6" w:rsidR="007827FB" w:rsidRDefault="007827FB" w:rsidP="007827FB">
      <w:pPr>
        <w:rPr>
          <w:ins w:id="1859" w:author="julieta pellettieri" w:date="2025-06-02T23:45:00Z" w16du:dateUtc="2025-06-03T02:45:00Z"/>
        </w:rPr>
      </w:pPr>
    </w:p>
    <w:p w14:paraId="57735A4E" w14:textId="77777777" w:rsidR="00892032" w:rsidRDefault="00892032" w:rsidP="007827FB">
      <w:pPr>
        <w:rPr>
          <w:ins w:id="1860" w:author="julieta pellettieri" w:date="2025-06-02T23:47:00Z" w16du:dateUtc="2025-06-03T02:47:00Z"/>
        </w:rPr>
      </w:pPr>
      <w:ins w:id="1861" w:author="julieta pellettieri" w:date="2025-06-02T23:45:00Z" w16du:dateUtc="2025-06-03T02:45:00Z">
        <w:r w:rsidRPr="0023456C">
          <w:rPr>
            <w:noProof/>
          </w:rPr>
          <w:lastRenderedPageBreak/>
          <w:drawing>
            <wp:anchor distT="0" distB="0" distL="114300" distR="114300" simplePos="0" relativeHeight="251664384" behindDoc="0" locked="0" layoutInCell="1" allowOverlap="1" wp14:anchorId="05239E57" wp14:editId="45F7B563">
              <wp:simplePos x="0" y="0"/>
              <wp:positionH relativeFrom="column">
                <wp:posOffset>742950</wp:posOffset>
              </wp:positionH>
              <wp:positionV relativeFrom="paragraph">
                <wp:posOffset>0</wp:posOffset>
              </wp:positionV>
              <wp:extent cx="3900805" cy="7096760"/>
              <wp:effectExtent l="0" t="0" r="4445" b="8890"/>
              <wp:wrapTopAndBottom/>
              <wp:docPr id="1280202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0287" name=""/>
                      <pic:cNvPicPr/>
                    </pic:nvPicPr>
                    <pic:blipFill>
                      <a:blip r:embed="rId21">
                        <a:extLst>
                          <a:ext uri="{28A0092B-C50C-407E-A947-70E740481C1C}">
                            <a14:useLocalDpi xmlns:a14="http://schemas.microsoft.com/office/drawing/2010/main" val="0"/>
                          </a:ext>
                        </a:extLst>
                      </a:blip>
                      <a:stretch>
                        <a:fillRect/>
                      </a:stretch>
                    </pic:blipFill>
                    <pic:spPr>
                      <a:xfrm>
                        <a:off x="0" y="0"/>
                        <a:ext cx="3900805" cy="7096760"/>
                      </a:xfrm>
                      <a:prstGeom prst="rect">
                        <a:avLst/>
                      </a:prstGeom>
                    </pic:spPr>
                  </pic:pic>
                </a:graphicData>
              </a:graphic>
            </wp:anchor>
          </w:drawing>
        </w:r>
      </w:ins>
    </w:p>
    <w:p w14:paraId="64260DCE" w14:textId="08BC2244" w:rsidR="00892032" w:rsidRPr="00892032" w:rsidRDefault="00892032">
      <w:pPr>
        <w:jc w:val="center"/>
        <w:rPr>
          <w:ins w:id="1862" w:author="julieta pellettieri" w:date="2025-06-02T23:47:00Z" w16du:dateUtc="2025-06-03T02:47:00Z"/>
          <w:i/>
          <w:iCs/>
          <w:rPrChange w:id="1863" w:author="julieta pellettieri" w:date="2025-06-02T23:48:00Z" w16du:dateUtc="2025-06-03T02:48:00Z">
            <w:rPr>
              <w:ins w:id="1864" w:author="julieta pellettieri" w:date="2025-06-02T23:47:00Z" w16du:dateUtc="2025-06-03T02:47:00Z"/>
            </w:rPr>
          </w:rPrChange>
        </w:rPr>
        <w:pPrChange w:id="1865" w:author="julieta pellettieri" w:date="2025-06-02T23:48:00Z" w16du:dateUtc="2025-06-03T02:48:00Z">
          <w:pPr/>
        </w:pPrChange>
      </w:pPr>
      <w:commentRangeStart w:id="1866"/>
      <w:ins w:id="1867" w:author="julieta pellettieri" w:date="2025-06-02T23:47:00Z">
        <w:r w:rsidRPr="00892032">
          <w:rPr>
            <w:b/>
            <w:bCs/>
            <w:i/>
            <w:iCs/>
            <w:rPrChange w:id="1868" w:author="julieta pellettieri" w:date="2025-06-02T23:48:00Z" w16du:dateUtc="2025-06-03T02:48:00Z">
              <w:rPr>
                <w:b/>
                <w:bCs/>
              </w:rPr>
            </w:rPrChange>
          </w:rPr>
          <w:t>Figura X.</w:t>
        </w:r>
        <w:r w:rsidRPr="00892032">
          <w:rPr>
            <w:i/>
            <w:iCs/>
            <w:rPrChange w:id="1869" w:author="julieta pellettieri" w:date="2025-06-02T23:48:00Z" w16du:dateUtc="2025-06-03T02:48:00Z">
              <w:rPr/>
            </w:rPrChange>
          </w:rPr>
          <w:t xml:space="preserve"> Distribución de los pesos individuales de abejorros por nido y </w:t>
        </w:r>
      </w:ins>
      <w:ins w:id="1870" w:author="julieta pellettieri" w:date="2025-06-02T23:48:00Z" w16du:dateUtc="2025-06-03T02:48:00Z">
        <w:r w:rsidRPr="00892032">
          <w:rPr>
            <w:i/>
            <w:iCs/>
            <w:rPrChange w:id="1871" w:author="julieta pellettieri" w:date="2025-06-02T23:48:00Z" w16du:dateUtc="2025-06-03T02:48:00Z">
              <w:rPr/>
            </w:rPrChange>
          </w:rPr>
          <w:t>estación</w:t>
        </w:r>
      </w:ins>
      <w:ins w:id="1872" w:author="julieta pellettieri" w:date="2025-06-02T23:47:00Z">
        <w:r w:rsidRPr="00892032">
          <w:rPr>
            <w:i/>
            <w:iCs/>
            <w:rPrChange w:id="1873" w:author="julieta pellettieri" w:date="2025-06-02T23:48:00Z" w16du:dateUtc="2025-06-03T02:48:00Z">
              <w:rPr/>
            </w:rPrChange>
          </w:rPr>
          <w:t>. Las curvas muestran estimaciones de densidad para cada combinación de nido y estación, y las líneas de trazo indican el peso promedio por grupo. Se observa variación tanto entre nidos como entre estaciones</w:t>
        </w:r>
      </w:ins>
      <w:ins w:id="1874" w:author="julieta pellettieri" w:date="2025-06-02T23:48:00Z" w16du:dateUtc="2025-06-03T02:48:00Z">
        <w:r w:rsidRPr="00892032">
          <w:rPr>
            <w:i/>
            <w:iCs/>
            <w:rPrChange w:id="1875" w:author="julieta pellettieri" w:date="2025-06-02T23:48:00Z" w16du:dateUtc="2025-06-03T02:48:00Z">
              <w:rPr/>
            </w:rPrChange>
          </w:rPr>
          <w:t>.</w:t>
        </w:r>
      </w:ins>
      <w:commentRangeEnd w:id="1866"/>
      <w:r w:rsidR="00386744">
        <w:rPr>
          <w:rStyle w:val="Refdecomentario"/>
        </w:rPr>
        <w:commentReference w:id="1866"/>
      </w:r>
    </w:p>
    <w:p w14:paraId="1AD086B3" w14:textId="77777777" w:rsidR="00892032" w:rsidRDefault="00892032" w:rsidP="007827FB">
      <w:pPr>
        <w:rPr>
          <w:ins w:id="1876" w:author="julieta pellettieri" w:date="2025-06-02T23:47:00Z" w16du:dateUtc="2025-06-03T02:47:00Z"/>
        </w:rPr>
      </w:pPr>
    </w:p>
    <w:p w14:paraId="2A3024D4" w14:textId="77777777" w:rsidR="00892032" w:rsidRDefault="00892032" w:rsidP="007827FB">
      <w:pPr>
        <w:rPr>
          <w:ins w:id="1877" w:author="julieta pellettieri" w:date="2025-06-02T23:47:00Z" w16du:dateUtc="2025-06-03T02:47:00Z"/>
        </w:rPr>
      </w:pPr>
    </w:p>
    <w:p w14:paraId="528C445D" w14:textId="3878F458" w:rsidR="007827FB" w:rsidRPr="00032186" w:rsidRDefault="00892032" w:rsidP="007827FB">
      <w:pPr>
        <w:rPr>
          <w:ins w:id="1878" w:author="julieta pellettieri" w:date="2025-06-02T23:45:00Z" w16du:dateUtc="2025-06-03T02:45:00Z"/>
        </w:rPr>
      </w:pPr>
      <w:ins w:id="1879" w:author="julieta pellettieri" w:date="2025-06-02T23:51:00Z">
        <w:r w:rsidRPr="00892032">
          <w:t xml:space="preserve">Adicionalmente, al representar el peso en función de los días transcurridos desde la primera captura en cada nido, se observó una tendencia creciente en el peso promedio de los </w:t>
        </w:r>
        <w:r w:rsidRPr="00892032">
          <w:lastRenderedPageBreak/>
          <w:t>individuos. Específicamente, por cada día que pasa desde la primera captura, el peso promedio de los abejorros aumenta en aproximadamente 0,76 mg, diferencia que resultó estadísticamente significativa (p &lt; 0.001; Fig. W).</w:t>
        </w:r>
      </w:ins>
      <w:ins w:id="1880" w:author="julieta pellettieri" w:date="2025-06-02T23:45:00Z" w16du:dateUtc="2025-06-03T02:45:00Z">
        <w:r w:rsidR="007827FB" w:rsidRPr="001A2164">
          <w:rPr>
            <w:noProof/>
          </w:rPr>
          <w:drawing>
            <wp:inline distT="0" distB="0" distL="0" distR="0" wp14:anchorId="7D6ABEE8" wp14:editId="032AD25B">
              <wp:extent cx="5733415" cy="3488055"/>
              <wp:effectExtent l="0" t="0" r="635" b="0"/>
              <wp:docPr id="21149512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951282" name=""/>
                      <pic:cNvPicPr/>
                    </pic:nvPicPr>
                    <pic:blipFill>
                      <a:blip r:embed="rId22"/>
                      <a:stretch>
                        <a:fillRect/>
                      </a:stretch>
                    </pic:blipFill>
                    <pic:spPr>
                      <a:xfrm>
                        <a:off x="0" y="0"/>
                        <a:ext cx="5733415" cy="3488055"/>
                      </a:xfrm>
                      <a:prstGeom prst="rect">
                        <a:avLst/>
                      </a:prstGeom>
                    </pic:spPr>
                  </pic:pic>
                </a:graphicData>
              </a:graphic>
            </wp:inline>
          </w:drawing>
        </w:r>
      </w:ins>
    </w:p>
    <w:p w14:paraId="6A278F4E" w14:textId="36BBE2ED" w:rsidR="007827FB" w:rsidRDefault="00892032" w:rsidP="00892032">
      <w:pPr>
        <w:jc w:val="center"/>
        <w:rPr>
          <w:ins w:id="1881" w:author="julieta pellettieri" w:date="2025-06-02T23:53:00Z" w16du:dateUtc="2025-06-03T02:53:00Z"/>
          <w:i/>
          <w:iCs/>
        </w:rPr>
      </w:pPr>
      <w:ins w:id="1882" w:author="julieta pellettieri" w:date="2025-06-02T23:52:00Z">
        <w:r w:rsidRPr="00892032">
          <w:rPr>
            <w:b/>
            <w:bCs/>
            <w:i/>
            <w:iCs/>
            <w:rPrChange w:id="1883" w:author="julieta pellettieri" w:date="2025-06-02T23:53:00Z" w16du:dateUtc="2025-06-03T02:53:00Z">
              <w:rPr>
                <w:b/>
                <w:bCs/>
              </w:rPr>
            </w:rPrChange>
          </w:rPr>
          <w:t xml:space="preserve">Figura W. </w:t>
        </w:r>
        <w:r w:rsidRPr="00892032">
          <w:rPr>
            <w:i/>
            <w:iCs/>
            <w:rPrChange w:id="1884" w:author="julieta pellettieri" w:date="2025-06-02T23:53:00Z" w16du:dateUtc="2025-06-03T02:53:00Z">
              <w:rPr>
                <w:b/>
                <w:bCs/>
              </w:rPr>
            </w:rPrChange>
          </w:rPr>
          <w:t xml:space="preserve">Evolución del peso de los abejorros en función del tiempo transcurrido desde la primera captura realizada en cada nido. Se ajustó un modelo lineal mixto con nido como efecto aleatorio, que mostró un aumento significativo del peso promedio a lo largo del tiempo (estimado = 0,76 mg/día; p &lt; 0.001). Las líneas representan los ajustes por nido </w:t>
        </w:r>
        <w:commentRangeStart w:id="1885"/>
        <w:r w:rsidRPr="00892032">
          <w:rPr>
            <w:i/>
            <w:iCs/>
            <w:rPrChange w:id="1886" w:author="julieta pellettieri" w:date="2025-06-02T23:53:00Z" w16du:dateUtc="2025-06-03T02:53:00Z">
              <w:rPr>
                <w:b/>
                <w:bCs/>
              </w:rPr>
            </w:rPrChange>
          </w:rPr>
          <w:t>(colores) y el ajuste general (línea negra punteada).</w:t>
        </w:r>
      </w:ins>
    </w:p>
    <w:p w14:paraId="69098282" w14:textId="77777777" w:rsidR="00892032" w:rsidRPr="00892032" w:rsidRDefault="00892032">
      <w:pPr>
        <w:jc w:val="center"/>
        <w:rPr>
          <w:ins w:id="1887" w:author="julieta pellettieri" w:date="2025-06-02T23:45:00Z" w16du:dateUtc="2025-06-03T02:45:00Z"/>
          <w:b/>
          <w:bCs/>
          <w:i/>
          <w:iCs/>
          <w:rPrChange w:id="1888" w:author="julieta pellettieri" w:date="2025-06-02T23:53:00Z" w16du:dateUtc="2025-06-03T02:53:00Z">
            <w:rPr>
              <w:ins w:id="1889" w:author="julieta pellettieri" w:date="2025-06-02T23:45:00Z" w16du:dateUtc="2025-06-03T02:45:00Z"/>
              <w:b/>
              <w:bCs/>
            </w:rPr>
          </w:rPrChange>
        </w:rPr>
        <w:pPrChange w:id="1890" w:author="julieta pellettieri" w:date="2025-06-02T23:53:00Z" w16du:dateUtc="2025-06-03T02:53:00Z">
          <w:pPr/>
        </w:pPrChange>
      </w:pPr>
    </w:p>
    <w:p w14:paraId="59DEEDB2" w14:textId="787FC96F" w:rsidR="007827FB" w:rsidRDefault="00892032" w:rsidP="007827FB">
      <w:pPr>
        <w:rPr>
          <w:ins w:id="1891" w:author="julieta pellettieri" w:date="2025-06-02T23:45:00Z" w16du:dateUtc="2025-06-03T02:45:00Z"/>
        </w:rPr>
      </w:pPr>
      <w:ins w:id="1892" w:author="julieta pellettieri" w:date="2025-06-02T23:50:00Z">
        <w:r w:rsidRPr="00892032">
          <w:t xml:space="preserve">La distribución del peso corporal de los abejorros mostró una gran variabilidad, tanto entre nidos como dentro de cada uno de ellos (Fig. X). Además, se observaron diferencias en el patrón de distribución del peso según la estación del año. Esta </w:t>
        </w:r>
        <w:del w:id="1893" w:author="Walter Farina" w:date="2025-06-03T18:15:00Z" w16du:dateUtc="2025-06-03T09:15:00Z">
          <w:r w:rsidRPr="00892032" w:rsidDel="00386744">
            <w:delText xml:space="preserve">amplia </w:delText>
          </w:r>
        </w:del>
        <w:del w:id="1894" w:author="Walter Farina" w:date="2025-06-03T18:16:00Z" w16du:dateUtc="2025-06-03T09:16:00Z">
          <w:r w:rsidRPr="00892032" w:rsidDel="00386744">
            <w:delText xml:space="preserve">amplitud </w:delText>
          </w:r>
        </w:del>
      </w:ins>
      <w:ins w:id="1895" w:author="Walter Farina" w:date="2025-06-03T18:16:00Z" w16du:dateUtc="2025-06-03T09:16:00Z">
        <w:r w:rsidR="00386744">
          <w:t xml:space="preserve">amplia distribución de </w:t>
        </w:r>
      </w:ins>
      <w:ins w:id="1896" w:author="julieta pellettieri" w:date="2025-06-02T23:50:00Z">
        <w:del w:id="1897" w:author="Walter Farina" w:date="2025-06-03T18:16:00Z" w16du:dateUtc="2025-06-03T09:16:00Z">
          <w:r w:rsidRPr="00892032" w:rsidDel="00386744">
            <w:delText xml:space="preserve">en </w:delText>
          </w:r>
        </w:del>
        <w:proofErr w:type="gramStart"/>
        <w:r w:rsidRPr="00892032">
          <w:t>los valores sugiere</w:t>
        </w:r>
        <w:proofErr w:type="gramEnd"/>
        <w:r w:rsidRPr="00892032">
          <w:t xml:space="preserve"> que el peso constituye una fuente adicional de variación a considerar en el análisis. Por este motivo, se evaluó si la variable peso influía en la tasa de adquisición de la tarea de aprendizaje (Fig. Y) y en el desempeño en la prueba de memoria (Fig. Z).</w:t>
        </w:r>
      </w:ins>
      <w:commentRangeEnd w:id="1885"/>
      <w:r w:rsidR="00386744">
        <w:rPr>
          <w:rStyle w:val="Refdecomentario"/>
        </w:rPr>
        <w:commentReference w:id="1885"/>
      </w:r>
      <w:ins w:id="1898" w:author="julieta pellettieri" w:date="2025-06-02T23:45:00Z" w16du:dateUtc="2025-06-03T02:45:00Z">
        <w:r w:rsidR="007827FB">
          <w:br w:type="page"/>
        </w:r>
      </w:ins>
    </w:p>
    <w:p w14:paraId="58519F94" w14:textId="2603526F" w:rsidR="007827FB" w:rsidRDefault="007827FB" w:rsidP="007827FB">
      <w:pPr>
        <w:jc w:val="center"/>
        <w:rPr>
          <w:ins w:id="1899" w:author="julieta pellettieri" w:date="2025-06-02T23:45:00Z" w16du:dateUtc="2025-06-03T02:45:00Z"/>
          <w:i/>
          <w:iCs/>
        </w:rPr>
      </w:pPr>
      <w:ins w:id="1900" w:author="julieta pellettieri" w:date="2025-06-02T23:45:00Z" w16du:dateUtc="2025-06-03T02:45:00Z">
        <w:r w:rsidRPr="007827FB">
          <w:rPr>
            <w:b/>
            <w:bCs/>
            <w:i/>
            <w:iCs/>
            <w:noProof/>
          </w:rPr>
          <w:lastRenderedPageBreak/>
          <w:drawing>
            <wp:inline distT="0" distB="0" distL="0" distR="0" wp14:anchorId="1CD49B24" wp14:editId="22CBEEF3">
              <wp:extent cx="5543550" cy="4284908"/>
              <wp:effectExtent l="0" t="0" r="0" b="1905"/>
              <wp:docPr id="9430116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011648" name=""/>
                      <pic:cNvPicPr/>
                    </pic:nvPicPr>
                    <pic:blipFill>
                      <a:blip r:embed="rId23"/>
                      <a:stretch>
                        <a:fillRect/>
                      </a:stretch>
                    </pic:blipFill>
                    <pic:spPr>
                      <a:xfrm>
                        <a:off x="0" y="0"/>
                        <a:ext cx="5546131" cy="4286903"/>
                      </a:xfrm>
                      <a:prstGeom prst="rect">
                        <a:avLst/>
                      </a:prstGeom>
                    </pic:spPr>
                  </pic:pic>
                </a:graphicData>
              </a:graphic>
            </wp:inline>
          </w:drawing>
        </w:r>
        <w:commentRangeStart w:id="1901"/>
        <w:r w:rsidRPr="00032186">
          <w:rPr>
            <w:b/>
            <w:bCs/>
            <w:i/>
            <w:iCs/>
          </w:rPr>
          <w:t xml:space="preserve">Figura </w:t>
        </w:r>
      </w:ins>
      <w:ins w:id="1902" w:author="julieta pellettieri" w:date="2025-06-02T23:53:00Z" w16du:dateUtc="2025-06-03T02:53:00Z">
        <w:r w:rsidR="00892032">
          <w:rPr>
            <w:b/>
            <w:bCs/>
            <w:i/>
            <w:iCs/>
          </w:rPr>
          <w:t>Y</w:t>
        </w:r>
      </w:ins>
      <w:ins w:id="1903" w:author="julieta pellettieri" w:date="2025-06-02T23:45:00Z" w16du:dateUtc="2025-06-03T02:45:00Z">
        <w:r w:rsidRPr="00032186">
          <w:rPr>
            <w:b/>
            <w:bCs/>
            <w:i/>
            <w:iCs/>
          </w:rPr>
          <w:t>.</w:t>
        </w:r>
        <w:r w:rsidRPr="00032186">
          <w:rPr>
            <w:i/>
            <w:iCs/>
          </w:rPr>
          <w:t xml:space="preserve"> Probabilidad estimada de adquisición del aprendizaje según </w:t>
        </w:r>
        <w:proofErr w:type="spellStart"/>
        <w:r w:rsidRPr="00032186">
          <w:rPr>
            <w:i/>
            <w:iCs/>
          </w:rPr>
          <w:t>terciles</w:t>
        </w:r>
        <w:proofErr w:type="spellEnd"/>
        <w:r w:rsidRPr="00032186">
          <w:rPr>
            <w:i/>
            <w:iCs/>
          </w:rPr>
          <w:t xml:space="preserve"> de peso corporal en abejorros. Se muestran los porcentajes estimados (± IC 95%) a partir de un modelo lineal generalizado mixto (GLMM) con distribución binomial, que incluyó como efecto fijo el </w:t>
        </w:r>
        <w:proofErr w:type="spellStart"/>
        <w:r w:rsidRPr="00032186">
          <w:rPr>
            <w:i/>
            <w:iCs/>
          </w:rPr>
          <w:t>tercil</w:t>
        </w:r>
        <w:proofErr w:type="spellEnd"/>
        <w:r w:rsidRPr="00032186">
          <w:rPr>
            <w:i/>
            <w:iCs/>
          </w:rPr>
          <w:t xml:space="preserve"> de peso y como efectos aleatorios el tratamiento y el nido. La probabilidad de adquisición fue significativamente mayor en el </w:t>
        </w:r>
        <w:proofErr w:type="spellStart"/>
        <w:r w:rsidRPr="00032186">
          <w:rPr>
            <w:i/>
            <w:iCs/>
          </w:rPr>
          <w:t>tercil</w:t>
        </w:r>
        <w:proofErr w:type="spellEnd"/>
        <w:r w:rsidRPr="00032186">
          <w:rPr>
            <w:i/>
            <w:iCs/>
          </w:rPr>
          <w:t xml:space="preserve"> más alto en comparación con el más bajo (</w:t>
        </w:r>
        <w:r w:rsidRPr="007827FB">
          <w:rPr>
            <w:i/>
            <w:iCs/>
          </w:rPr>
          <w:t>p</w:t>
        </w:r>
        <w:r w:rsidRPr="00032186">
          <w:rPr>
            <w:i/>
            <w:iCs/>
          </w:rPr>
          <w:t xml:space="preserve"> = 0.018), mientras que no se observaron diferencias significativas entre los </w:t>
        </w:r>
        <w:proofErr w:type="spellStart"/>
        <w:r w:rsidRPr="00032186">
          <w:rPr>
            <w:i/>
            <w:iCs/>
          </w:rPr>
          <w:t>terciles</w:t>
        </w:r>
        <w:proofErr w:type="spellEnd"/>
        <w:r w:rsidRPr="00032186">
          <w:rPr>
            <w:i/>
            <w:iCs/>
          </w:rPr>
          <w:t xml:space="preserve"> intermedios.</w:t>
        </w:r>
      </w:ins>
      <w:commentRangeEnd w:id="1901"/>
      <w:r w:rsidR="00C53A6E">
        <w:rPr>
          <w:rStyle w:val="Refdecomentario"/>
        </w:rPr>
        <w:commentReference w:id="1901"/>
      </w:r>
    </w:p>
    <w:p w14:paraId="4E63C968" w14:textId="77777777" w:rsidR="007827FB" w:rsidRPr="00032186" w:rsidRDefault="007827FB" w:rsidP="007827FB">
      <w:pPr>
        <w:jc w:val="center"/>
        <w:rPr>
          <w:ins w:id="1904" w:author="julieta pellettieri" w:date="2025-06-02T23:45:00Z" w16du:dateUtc="2025-06-03T02:45:00Z"/>
          <w:i/>
          <w:iCs/>
        </w:rPr>
      </w:pPr>
    </w:p>
    <w:p w14:paraId="6532700C" w14:textId="0D22C40F" w:rsidR="007827FB" w:rsidRDefault="007827FB" w:rsidP="007827FB">
      <w:pPr>
        <w:rPr>
          <w:ins w:id="1905" w:author="julieta pellettieri" w:date="2025-06-02T23:45:00Z" w16du:dateUtc="2025-06-03T02:45:00Z"/>
        </w:rPr>
      </w:pPr>
      <w:commentRangeStart w:id="1906"/>
      <w:commentRangeStart w:id="1907"/>
      <w:ins w:id="1908" w:author="julieta pellettieri" w:date="2025-06-02T23:45:00Z" w16du:dateUtc="2025-06-03T02:45:00Z">
        <w:r>
          <w:t xml:space="preserve">En cuanto a la </w:t>
        </w:r>
      </w:ins>
      <w:ins w:id="1909" w:author="julieta pellettieri" w:date="2025-06-03T00:03:00Z" w16du:dateUtc="2025-06-03T03:03:00Z">
        <w:r w:rsidR="00B21C99">
          <w:t>etapa de entrenamiento</w:t>
        </w:r>
      </w:ins>
      <w:ins w:id="1910" w:author="julieta pellettieri" w:date="2025-06-02T23:45:00Z" w16du:dateUtc="2025-06-03T02:45:00Z">
        <w:r>
          <w:t xml:space="preserve"> se detectó una mayor </w:t>
        </w:r>
        <w:del w:id="1911" w:author="Walter Farina" w:date="2025-06-03T18:28:00Z" w16du:dateUtc="2025-06-03T09:28:00Z">
          <w:r w:rsidDel="00C53A6E">
            <w:delText>adquisicion</w:delText>
          </w:r>
        </w:del>
      </w:ins>
      <w:ins w:id="1912" w:author="Walter Farina" w:date="2025-06-03T18:28:00Z" w16du:dateUtc="2025-06-03T09:28:00Z">
        <w:r w:rsidR="00C53A6E">
          <w:t>adquisición</w:t>
        </w:r>
      </w:ins>
      <w:ins w:id="1913" w:author="julieta pellettieri" w:date="2025-06-02T23:45:00Z" w16du:dateUtc="2025-06-03T02:45:00Z">
        <w:r>
          <w:t xml:space="preserve"> en los abejorros con mayor peso en contraste con los abejorros de menor peso </w:t>
        </w:r>
        <w:r w:rsidRPr="00032186">
          <w:rPr>
            <w:highlight w:val="yellow"/>
          </w:rPr>
          <w:t>(</w:t>
        </w:r>
        <w:proofErr w:type="spellStart"/>
        <w:r w:rsidRPr="00032186">
          <w:rPr>
            <w:highlight w:val="yellow"/>
          </w:rPr>
          <w:t>Fig</w:t>
        </w:r>
      </w:ins>
      <w:proofErr w:type="spellEnd"/>
      <w:ins w:id="1914" w:author="julieta pellettieri" w:date="2025-06-02T23:53:00Z" w16du:dateUtc="2025-06-03T02:53:00Z">
        <w:r w:rsidR="00892032">
          <w:rPr>
            <w:highlight w:val="yellow"/>
          </w:rPr>
          <w:t xml:space="preserve"> Y</w:t>
        </w:r>
      </w:ins>
      <w:proofErr w:type="gramStart"/>
      <w:ins w:id="1915" w:author="julieta pellettieri" w:date="2025-06-02T23:45:00Z" w16du:dateUtc="2025-06-03T02:45:00Z">
        <w:r w:rsidRPr="00032186">
          <w:rPr>
            <w:highlight w:val="yellow"/>
          </w:rPr>
          <w:t>)</w:t>
        </w:r>
        <w:r>
          <w:t xml:space="preserve"> .</w:t>
        </w:r>
        <w:proofErr w:type="gramEnd"/>
        <w:r>
          <w:t xml:space="preserve"> Pero dicha tendencia no se mantuvo cuando se </w:t>
        </w:r>
      </w:ins>
      <w:ins w:id="1916" w:author="julieta pellettieri" w:date="2025-06-02T23:54:00Z" w16du:dateUtc="2025-06-03T02:54:00Z">
        <w:r w:rsidR="00892032">
          <w:t>estudió</w:t>
        </w:r>
      </w:ins>
      <w:ins w:id="1917" w:author="julieta pellettieri" w:date="2025-06-02T23:45:00Z" w16du:dateUtc="2025-06-03T02:45:00Z">
        <w:r>
          <w:t xml:space="preserve"> la tasa de respuesta en la etapa de </w:t>
        </w:r>
      </w:ins>
      <w:ins w:id="1918" w:author="julieta pellettieri" w:date="2025-06-02T23:54:00Z" w16du:dateUtc="2025-06-03T02:54:00Z">
        <w:r w:rsidR="00892032">
          <w:t>evaluación</w:t>
        </w:r>
      </w:ins>
      <w:ins w:id="1919" w:author="julieta pellettieri" w:date="2025-06-02T23:45:00Z" w16du:dateUtc="2025-06-03T02:45:00Z">
        <w:r>
          <w:t xml:space="preserve"> </w:t>
        </w:r>
        <w:r w:rsidRPr="00032186">
          <w:rPr>
            <w:highlight w:val="yellow"/>
          </w:rPr>
          <w:t>(</w:t>
        </w:r>
        <w:proofErr w:type="spellStart"/>
        <w:r w:rsidRPr="00032186">
          <w:rPr>
            <w:highlight w:val="yellow"/>
          </w:rPr>
          <w:t>Fig</w:t>
        </w:r>
      </w:ins>
      <w:proofErr w:type="spellEnd"/>
      <w:ins w:id="1920" w:author="julieta pellettieri" w:date="2025-06-02T23:53:00Z" w16du:dateUtc="2025-06-03T02:53:00Z">
        <w:r w:rsidR="00892032">
          <w:t xml:space="preserve"> Z</w:t>
        </w:r>
      </w:ins>
      <w:ins w:id="1921" w:author="julieta pellettieri" w:date="2025-06-02T23:45:00Z" w16du:dateUtc="2025-06-03T02:45:00Z">
        <w:r>
          <w:t>).</w:t>
        </w:r>
      </w:ins>
      <w:commentRangeEnd w:id="1906"/>
      <w:r w:rsidR="00C53A6E">
        <w:rPr>
          <w:rStyle w:val="Refdecomentario"/>
        </w:rPr>
        <w:commentReference w:id="1906"/>
      </w:r>
      <w:commentRangeEnd w:id="1907"/>
      <w:r w:rsidR="00C53A6E">
        <w:rPr>
          <w:rStyle w:val="Refdecomentario"/>
        </w:rPr>
        <w:commentReference w:id="1907"/>
      </w:r>
    </w:p>
    <w:p w14:paraId="5B017152" w14:textId="77777777" w:rsidR="007827FB" w:rsidRDefault="007827FB" w:rsidP="007827FB">
      <w:pPr>
        <w:rPr>
          <w:ins w:id="1922" w:author="julieta pellettieri" w:date="2025-06-02T23:45:00Z" w16du:dateUtc="2025-06-03T02:45:00Z"/>
        </w:rPr>
      </w:pPr>
      <w:ins w:id="1923" w:author="julieta pellettieri" w:date="2025-06-02T23:45:00Z" w16du:dateUtc="2025-06-03T02:45:00Z">
        <w:r w:rsidRPr="007827FB">
          <w:rPr>
            <w:noProof/>
          </w:rPr>
          <w:lastRenderedPageBreak/>
          <w:drawing>
            <wp:inline distT="0" distB="0" distL="0" distR="0" wp14:anchorId="62B50C50" wp14:editId="58053BBB">
              <wp:extent cx="5733415" cy="3600450"/>
              <wp:effectExtent l="0" t="0" r="635" b="0"/>
              <wp:docPr id="4984003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400346" name=""/>
                      <pic:cNvPicPr/>
                    </pic:nvPicPr>
                    <pic:blipFill rotWithShape="1">
                      <a:blip r:embed="rId24"/>
                      <a:srcRect b="1391"/>
                      <a:stretch>
                        <a:fillRect/>
                      </a:stretch>
                    </pic:blipFill>
                    <pic:spPr bwMode="auto">
                      <a:xfrm>
                        <a:off x="0" y="0"/>
                        <a:ext cx="5733415" cy="3600450"/>
                      </a:xfrm>
                      <a:prstGeom prst="rect">
                        <a:avLst/>
                      </a:prstGeom>
                      <a:ln>
                        <a:noFill/>
                      </a:ln>
                      <a:extLst>
                        <a:ext uri="{53640926-AAD7-44D8-BBD7-CCE9431645EC}">
                          <a14:shadowObscured xmlns:a14="http://schemas.microsoft.com/office/drawing/2010/main"/>
                        </a:ext>
                      </a:extLst>
                    </pic:spPr>
                  </pic:pic>
                </a:graphicData>
              </a:graphic>
            </wp:inline>
          </w:drawing>
        </w:r>
      </w:ins>
    </w:p>
    <w:p w14:paraId="61654562" w14:textId="42A2B6D1" w:rsidR="007827FB" w:rsidRPr="00032186" w:rsidRDefault="007827FB" w:rsidP="007827FB">
      <w:pPr>
        <w:jc w:val="center"/>
        <w:rPr>
          <w:ins w:id="1924" w:author="julieta pellettieri" w:date="2025-06-02T23:45:00Z" w16du:dateUtc="2025-06-03T02:45:00Z"/>
          <w:i/>
          <w:iCs/>
        </w:rPr>
      </w:pPr>
      <w:ins w:id="1925" w:author="julieta pellettieri" w:date="2025-06-02T23:45:00Z" w16du:dateUtc="2025-06-03T02:45:00Z">
        <w:r w:rsidRPr="00032186">
          <w:rPr>
            <w:b/>
            <w:bCs/>
            <w:i/>
            <w:iCs/>
          </w:rPr>
          <w:t xml:space="preserve">Figura </w:t>
        </w:r>
      </w:ins>
      <w:ins w:id="1926" w:author="julieta pellettieri" w:date="2025-06-02T23:53:00Z" w16du:dateUtc="2025-06-03T02:53:00Z">
        <w:r w:rsidR="00892032">
          <w:rPr>
            <w:b/>
            <w:bCs/>
            <w:i/>
            <w:iCs/>
          </w:rPr>
          <w:t>Z</w:t>
        </w:r>
      </w:ins>
      <w:ins w:id="1927" w:author="julieta pellettieri" w:date="2025-06-02T23:45:00Z" w16du:dateUtc="2025-06-03T02:45:00Z">
        <w:r w:rsidRPr="00032186">
          <w:rPr>
            <w:b/>
            <w:bCs/>
            <w:i/>
            <w:iCs/>
          </w:rPr>
          <w:t>.</w:t>
        </w:r>
        <w:r w:rsidRPr="00032186">
          <w:rPr>
            <w:i/>
            <w:iCs/>
          </w:rPr>
          <w:t xml:space="preserve"> Probabilidad estimada de respuesta según </w:t>
        </w:r>
        <w:proofErr w:type="spellStart"/>
        <w:r w:rsidRPr="00032186">
          <w:rPr>
            <w:i/>
            <w:iCs/>
          </w:rPr>
          <w:t>terciles</w:t>
        </w:r>
        <w:proofErr w:type="spellEnd"/>
        <w:r w:rsidRPr="00032186">
          <w:rPr>
            <w:i/>
            <w:iCs/>
          </w:rPr>
          <w:t xml:space="preserve"> de peso corporal en abejorros. Se muestran los porcentajes estimados (± IC 95%) a partir de un modelo lineal generalizado mixto con distribución binomial, que incluyó como efecto fijo el </w:t>
        </w:r>
        <w:proofErr w:type="spellStart"/>
        <w:r w:rsidRPr="00032186">
          <w:rPr>
            <w:i/>
            <w:iCs/>
          </w:rPr>
          <w:t>tercil</w:t>
        </w:r>
        <w:proofErr w:type="spellEnd"/>
        <w:r w:rsidRPr="00032186">
          <w:rPr>
            <w:i/>
            <w:iCs/>
          </w:rPr>
          <w:t xml:space="preserve"> de peso y como efecto aleatorio el nido. No se observaron diferencias significativas entre los grupos (</w:t>
        </w:r>
        <w:r w:rsidRPr="007827FB">
          <w:rPr>
            <w:i/>
            <w:iCs/>
          </w:rPr>
          <w:t>p</w:t>
        </w:r>
        <w:r w:rsidRPr="00032186">
          <w:rPr>
            <w:i/>
            <w:iCs/>
          </w:rPr>
          <w:t xml:space="preserve"> &gt; 0.05), aunque se advierte una tendencia no significativa hacia una mayor probabilidad de respuesta en los </w:t>
        </w:r>
        <w:proofErr w:type="spellStart"/>
        <w:r w:rsidRPr="00032186">
          <w:rPr>
            <w:i/>
            <w:iCs/>
          </w:rPr>
          <w:t>terciles</w:t>
        </w:r>
        <w:proofErr w:type="spellEnd"/>
        <w:r w:rsidRPr="00032186">
          <w:rPr>
            <w:i/>
            <w:iCs/>
          </w:rPr>
          <w:t xml:space="preserve"> de mayor peso.</w:t>
        </w:r>
      </w:ins>
    </w:p>
    <w:p w14:paraId="321D9E65" w14:textId="77777777" w:rsidR="007827FB" w:rsidRDefault="007827FB"/>
    <w:p w14:paraId="4E5BCDD9" w14:textId="77777777" w:rsidR="00434AED" w:rsidRDefault="00434AED"/>
    <w:p w14:paraId="32F4E648" w14:textId="75EE2613" w:rsidR="00434AED" w:rsidRDefault="00000000">
      <w:commentRangeStart w:id="1928"/>
      <w:del w:id="1929" w:author="julieta pellettieri" w:date="2025-05-23T17:00:00Z" w16du:dateUtc="2025-05-23T20:00:00Z">
        <w:r w:rsidDel="004665C6">
          <w:rPr>
            <w:noProof/>
          </w:rPr>
          <mc:AlternateContent>
            <mc:Choice Requires="wpg">
              <w:drawing>
                <wp:inline distT="114300" distB="114300" distL="114300" distR="114300" wp14:anchorId="7E41C262" wp14:editId="4C37A11C">
                  <wp:extent cx="5334000" cy="5029200"/>
                  <wp:effectExtent l="0" t="0" r="0" b="0"/>
                  <wp:docPr id="3" name="Grupo 3"/>
                  <wp:cNvGraphicFramePr/>
                  <a:graphic xmlns:a="http://schemas.openxmlformats.org/drawingml/2006/main">
                    <a:graphicData uri="http://schemas.microsoft.com/office/word/2010/wordprocessingGroup">
                      <wpg:wgp>
                        <wpg:cNvGrpSpPr/>
                        <wpg:grpSpPr>
                          <a:xfrm>
                            <a:off x="0" y="0"/>
                            <a:ext cx="5334000" cy="5029200"/>
                            <a:chOff x="1167075" y="561650"/>
                            <a:chExt cx="5314950" cy="5006775"/>
                          </a:xfrm>
                        </wpg:grpSpPr>
                        <pic:pic xmlns:pic="http://schemas.openxmlformats.org/drawingml/2006/picture">
                          <pic:nvPicPr>
                            <pic:cNvPr id="39" name="Shape 39"/>
                            <pic:cNvPicPr preferRelativeResize="0"/>
                          </pic:nvPicPr>
                          <pic:blipFill>
                            <a:blip r:embed="rId25">
                              <a:alphaModFix/>
                            </a:blip>
                            <a:stretch>
                              <a:fillRect/>
                            </a:stretch>
                          </pic:blipFill>
                          <pic:spPr>
                            <a:xfrm>
                              <a:off x="1167075" y="561650"/>
                              <a:ext cx="5314950" cy="3276600"/>
                            </a:xfrm>
                            <a:prstGeom prst="rect">
                              <a:avLst/>
                            </a:prstGeom>
                            <a:noFill/>
                            <a:ln>
                              <a:noFill/>
                            </a:ln>
                          </pic:spPr>
                        </pic:pic>
                        <wps:wsp>
                          <wps:cNvPr id="1472436896" name="Cuadro de texto 1472436896"/>
                          <wps:cNvSpPr txBox="1"/>
                          <wps:spPr>
                            <a:xfrm>
                              <a:off x="5594500" y="3122225"/>
                              <a:ext cx="750000" cy="276300"/>
                            </a:xfrm>
                            <a:prstGeom prst="rect">
                              <a:avLst/>
                            </a:prstGeom>
                            <a:solidFill>
                              <a:srgbClr val="FFFFFF"/>
                            </a:solidFill>
                            <a:ln>
                              <a:noFill/>
                            </a:ln>
                          </wps:spPr>
                          <wps:txbx>
                            <w:txbxContent>
                              <w:p w14:paraId="1D4D7B39" w14:textId="77777777" w:rsidR="00434AED" w:rsidRDefault="00000000">
                                <w:pPr>
                                  <w:spacing w:line="240" w:lineRule="auto"/>
                                  <w:textDirection w:val="btLr"/>
                                </w:pPr>
                                <w:r>
                                  <w:rPr>
                                    <w:rFonts w:ascii="Consolas" w:eastAsia="Consolas" w:hAnsi="Consolas" w:cs="Consolas"/>
                                    <w:color w:val="2B302B"/>
                                    <w:sz w:val="20"/>
                                  </w:rPr>
                                  <w:t>Control</w:t>
                                </w:r>
                              </w:p>
                            </w:txbxContent>
                          </wps:txbx>
                          <wps:bodyPr spcFirstLastPara="1" wrap="square" lIns="91425" tIns="91425" rIns="91425" bIns="91425" anchor="t" anchorCtr="0">
                            <a:noAutofit/>
                          </wps:bodyPr>
                        </wps:wsp>
                        <wps:wsp>
                          <wps:cNvPr id="361776932" name="Cerrar corchete 361776932"/>
                          <wps:cNvSpPr/>
                          <wps:spPr>
                            <a:xfrm>
                              <a:off x="6253250" y="1429975"/>
                              <a:ext cx="54900" cy="500400"/>
                            </a:xfrm>
                            <a:prstGeom prst="rightBracket">
                              <a:avLst>
                                <a:gd name="adj" fmla="val 8333"/>
                              </a:avLst>
                            </a:prstGeom>
                            <a:noFill/>
                            <a:ln w="9525" cap="flat" cmpd="sng">
                              <a:solidFill>
                                <a:srgbClr val="2B302B"/>
                              </a:solidFill>
                              <a:prstDash val="solid"/>
                              <a:round/>
                              <a:headEnd type="none" w="sm" len="sm"/>
                              <a:tailEnd type="none" w="sm" len="sm"/>
                            </a:ln>
                          </wps:spPr>
                          <wps:txbx>
                            <w:txbxContent>
                              <w:p w14:paraId="160B1A13"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1591870247" name="Cerrar corchete 1591870247"/>
                          <wps:cNvSpPr/>
                          <wps:spPr>
                            <a:xfrm>
                              <a:off x="6271525" y="1356900"/>
                              <a:ext cx="109800" cy="587100"/>
                            </a:xfrm>
                            <a:prstGeom prst="rightBracket">
                              <a:avLst>
                                <a:gd name="adj" fmla="val 8333"/>
                              </a:avLst>
                            </a:prstGeom>
                            <a:noFill/>
                            <a:ln w="9525" cap="flat" cmpd="sng">
                              <a:solidFill>
                                <a:srgbClr val="A64D79"/>
                              </a:solidFill>
                              <a:prstDash val="solid"/>
                              <a:round/>
                              <a:headEnd type="none" w="sm" len="sm"/>
                              <a:tailEnd type="none" w="sm" len="sm"/>
                            </a:ln>
                          </wps:spPr>
                          <wps:txbx>
                            <w:txbxContent>
                              <w:p w14:paraId="2572A0E9"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473028349" name="Cuadro de texto 473028349"/>
                          <wps:cNvSpPr txBox="1"/>
                          <wps:spPr>
                            <a:xfrm rot="5400000">
                              <a:off x="6248729" y="1732400"/>
                              <a:ext cx="301500" cy="75300"/>
                            </a:xfrm>
                            <a:prstGeom prst="rect">
                              <a:avLst/>
                            </a:prstGeom>
                            <a:noFill/>
                            <a:ln>
                              <a:noFill/>
                            </a:ln>
                          </wps:spPr>
                          <wps:txbx>
                            <w:txbxContent>
                              <w:p w14:paraId="799FFB7E" w14:textId="77777777" w:rsidR="00434AED" w:rsidRDefault="00000000">
                                <w:pPr>
                                  <w:spacing w:line="240" w:lineRule="auto"/>
                                  <w:jc w:val="center"/>
                                  <w:textDirection w:val="btLr"/>
                                </w:pPr>
                                <w:r>
                                  <w:rPr>
                                    <w:rFonts w:ascii="Livvic" w:eastAsia="Livvic" w:hAnsi="Livvic" w:cs="Livvic"/>
                                    <w:color w:val="A64D79"/>
                                    <w:sz w:val="18"/>
                                  </w:rPr>
                                  <w:t>**</w:t>
                                </w:r>
                              </w:p>
                            </w:txbxContent>
                          </wps:txbx>
                          <wps:bodyPr spcFirstLastPara="1" wrap="square" lIns="91425" tIns="91425" rIns="91425" bIns="91425" anchor="ctr" anchorCtr="0">
                            <a:noAutofit/>
                          </wps:bodyPr>
                        </wps:wsp>
                        <wps:wsp>
                          <wps:cNvPr id="2117029532" name="Cuadro de texto 2117029532"/>
                          <wps:cNvSpPr txBox="1"/>
                          <wps:spPr>
                            <a:xfrm rot="5400000">
                              <a:off x="6173843" y="1559625"/>
                              <a:ext cx="301500" cy="75300"/>
                            </a:xfrm>
                            <a:prstGeom prst="rect">
                              <a:avLst/>
                            </a:prstGeom>
                            <a:noFill/>
                            <a:ln>
                              <a:noFill/>
                            </a:ln>
                          </wps:spPr>
                          <wps:txbx>
                            <w:txbxContent>
                              <w:p w14:paraId="0EFBB0E2" w14:textId="77777777" w:rsidR="00434AED" w:rsidRDefault="00000000">
                                <w:pPr>
                                  <w:spacing w:line="240" w:lineRule="auto"/>
                                  <w:jc w:val="center"/>
                                  <w:textDirection w:val="btLr"/>
                                </w:pPr>
                                <w:r>
                                  <w:rPr>
                                    <w:rFonts w:ascii="Livvic" w:eastAsia="Livvic" w:hAnsi="Livvic" w:cs="Livvic"/>
                                    <w:color w:val="000000"/>
                                    <w:sz w:val="18"/>
                                  </w:rPr>
                                  <w:t>**</w:t>
                                </w:r>
                              </w:p>
                            </w:txbxContent>
                          </wps:txbx>
                          <wps:bodyPr spcFirstLastPara="1" wrap="square" lIns="91425" tIns="91425" rIns="91425" bIns="91425" anchor="ctr" anchorCtr="0">
                            <a:noAutofit/>
                          </wps:bodyPr>
                        </wps:wsp>
                        <wps:wsp>
                          <wps:cNvPr id="607624916" name="Cuadro de texto 607624916"/>
                          <wps:cNvSpPr txBox="1"/>
                          <wps:spPr>
                            <a:xfrm>
                              <a:off x="4053625" y="3743775"/>
                              <a:ext cx="2383500" cy="301500"/>
                            </a:xfrm>
                            <a:prstGeom prst="rect">
                              <a:avLst/>
                            </a:prstGeom>
                            <a:noFill/>
                            <a:ln>
                              <a:noFill/>
                            </a:ln>
                          </wps:spPr>
                          <wps:txbx>
                            <w:txbxContent>
                              <w:p w14:paraId="4B3A6441" w14:textId="77777777" w:rsidR="00434AED" w:rsidRDefault="00000000">
                                <w:pPr>
                                  <w:spacing w:line="240" w:lineRule="auto"/>
                                  <w:textDirection w:val="btLr"/>
                                </w:pPr>
                                <w:r>
                                  <w:rPr>
                                    <w:rFonts w:ascii="Livvic" w:eastAsia="Livvic" w:hAnsi="Livvic" w:cs="Livvic"/>
                                    <w:color w:val="2B302B"/>
                                    <w:sz w:val="20"/>
                                  </w:rPr>
                                  <w:t>**: Significancia (P-valor&lt;0.01, Tukey)</w:t>
                                </w:r>
                              </w:p>
                            </w:txbxContent>
                          </wps:txbx>
                          <wps:bodyPr spcFirstLastPara="1" wrap="square" lIns="91425" tIns="91425" rIns="91425" bIns="91425" anchor="t" anchorCtr="0">
                            <a:noAutofit/>
                          </wps:bodyPr>
                        </wps:wsp>
                        <wps:wsp>
                          <wps:cNvPr id="1035222726" name="Cuadro de texto 1035222726"/>
                          <wps:cNvSpPr txBox="1"/>
                          <wps:spPr>
                            <a:xfrm>
                              <a:off x="1246050" y="4000625"/>
                              <a:ext cx="5157000" cy="1567800"/>
                            </a:xfrm>
                            <a:prstGeom prst="rect">
                              <a:avLst/>
                            </a:prstGeom>
                            <a:noFill/>
                            <a:ln>
                              <a:noFill/>
                            </a:ln>
                          </wps:spPr>
                          <wps:txbx>
                            <w:txbxContent>
                              <w:p w14:paraId="14D6F969" w14:textId="77777777" w:rsidR="00434AED" w:rsidRDefault="00000000">
                                <w:pPr>
                                  <w:spacing w:line="240" w:lineRule="auto"/>
                                  <w:jc w:val="both"/>
                                  <w:textDirection w:val="btLr"/>
                                </w:pPr>
                                <w:r>
                                  <w:rPr>
                                    <w:color w:val="000000"/>
                                    <w:sz w:val="26"/>
                                  </w:rPr>
                                  <w:t>Fig. CurvaAdq: Proporción de abejorros bajo cada tratamiento que presentan extensión de probóscide antes de que se les ofrezca la recompensa en función de la cantidad de exposiciones a linalool con ingesta. A la finalización de la etapa de entrenamiento los tratamiento con doble dosis de cafeina (0,3 mM) tanto sola como acompañada con arginina (</w:t>
                                </w:r>
                                <w:r>
                                  <w:rPr>
                                    <w:color w:val="000000"/>
                                    <w:sz w:val="26"/>
                                    <w:shd w:val="clear" w:color="auto" w:fill="C49A00"/>
                                  </w:rPr>
                                  <w:t>2 CAF</w:t>
                                </w:r>
                                <w:r>
                                  <w:rPr>
                                    <w:color w:val="000000"/>
                                    <w:sz w:val="26"/>
                                  </w:rPr>
                                  <w:t xml:space="preserve"> y </w:t>
                                </w:r>
                                <w:r>
                                  <w:rPr>
                                    <w:color w:val="000000"/>
                                    <w:sz w:val="26"/>
                                    <w:shd w:val="clear" w:color="auto" w:fill="53B400"/>
                                  </w:rPr>
                                  <w:t>2 CAF+ARG</w:t>
                                </w:r>
                                <w:r>
                                  <w:rPr>
                                    <w:color w:val="000000"/>
                                    <w:sz w:val="26"/>
                                  </w:rPr>
                                  <w:t xml:space="preserve">) mostraron tasas de aprendizaje significativamente mayor al </w:t>
                                </w:r>
                                <w:r>
                                  <w:rPr>
                                    <w:color w:val="000000"/>
                                    <w:sz w:val="26"/>
                                    <w:shd w:val="clear" w:color="auto" w:fill="FB61D7"/>
                                  </w:rPr>
                                  <w:t>control</w:t>
                                </w:r>
                                <w:r>
                                  <w:rPr>
                                    <w:color w:val="000000"/>
                                    <w:sz w:val="26"/>
                                  </w:rPr>
                                  <w:t>.</w:t>
                                </w:r>
                              </w:p>
                            </w:txbxContent>
                          </wps:txbx>
                          <wps:bodyPr spcFirstLastPara="1" wrap="square" lIns="91425" tIns="91425" rIns="91425" bIns="91425" anchor="t" anchorCtr="0">
                            <a:noAutofit/>
                          </wps:bodyPr>
                        </wps:wsp>
                      </wpg:wgp>
                    </a:graphicData>
                  </a:graphic>
                </wp:inline>
              </w:drawing>
            </mc:Choice>
            <mc:Fallback>
              <w:pict>
                <v:group w14:anchorId="7E41C262" id="Grupo 3" o:spid="_x0000_s1186" style="width:420pt;height:396pt;mso-position-horizontal-relative:char;mso-position-vertical-relative:line" coordorigin="11670,5616" coordsize="53149,5006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">
                  <v:shape id="Shape 39" o:spid="_x0000_s1187" type="#_x0000_t75" style="position:absolute;left:11670;top:5616;width:53150;height:32766;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">
                    <v:imagedata r:id="rId26" o:title=""/>
                  </v:shape>
                  <v:shape id="Cuadro de texto 1472436896" o:spid="_x0000_s1188" type="#_x0000_t202" style="position:absolute;left:55945;top:31222;width:7500;height:27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" stroked="f">
                    <v:textbox inset="2.53958mm,2.53958mm,2.53958mm,2.53958mm">
                      <w:txbxContent>
                        <w:p w14:paraId="1D4D7B39" w14:textId="77777777" w:rsidR="00434AED" w:rsidRDefault="00000000">
                          <w:pPr>
                            <w:spacing w:line="240" w:lineRule="auto"/>
                            <w:textDirection w:val="btLr"/>
                          </w:pPr>
                          <w:r>
                            <w:rPr>
                              <w:rFonts w:ascii="Consolas" w:eastAsia="Consolas" w:hAnsi="Consolas" w:cs="Consolas"/>
                              <w:color w:val="2B302B"/>
                              <w:sz w:val="20"/>
                            </w:rPr>
                            <w:t>Control</w:t>
                          </w:r>
                        </w:p>
                      </w:txbxContent>
                    </v:textbox>
                  </v:shape>
                  <v:shape id="Cerrar corchete 361776932" o:spid="_x0000_s1189" type="#_x0000_t86" style="position:absolute;left:62532;top:14299;width:549;height:500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" adj="197" strokecolor="#2b302b">
                    <v:stroke startarrowwidth="narrow" startarrowlength="short" endarrowwidth="narrow" endarrowlength="short"/>
                    <v:textbox inset="2.53958mm,2.53958mm,2.53958mm,2.53958mm">
                      <w:txbxContent>
                        <w:p w14:paraId="160B1A13" w14:textId="77777777" w:rsidR="00434AED" w:rsidRDefault="00434AED">
                          <w:pPr>
                            <w:spacing w:line="240" w:lineRule="auto"/>
                            <w:jc w:val="center"/>
                            <w:textDirection w:val="btLr"/>
                          </w:pPr>
                        </w:p>
                      </w:txbxContent>
                    </v:textbox>
                  </v:shape>
                  <v:shape id="Cerrar corchete 1591870247" o:spid="_x0000_s1190" type="#_x0000_t86" style="position:absolute;left:62715;top:13569;width:1098;height:587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" adj="337" strokecolor="#a64d79">
                    <v:stroke startarrowwidth="narrow" startarrowlength="short" endarrowwidth="narrow" endarrowlength="short"/>
                    <v:textbox inset="2.53958mm,2.53958mm,2.53958mm,2.53958mm">
                      <w:txbxContent>
                        <w:p w14:paraId="2572A0E9" w14:textId="77777777" w:rsidR="00434AED" w:rsidRDefault="00434AED">
                          <w:pPr>
                            <w:spacing w:line="240" w:lineRule="auto"/>
                            <w:jc w:val="center"/>
                            <w:textDirection w:val="btLr"/>
                          </w:pPr>
                        </w:p>
                      </w:txbxContent>
                    </v:textbox>
                  </v:shape>
                  <v:shape id="Cuadro de texto 473028349" o:spid="_x0000_s1191" type="#_x0000_t202" style="position:absolute;left:62487;top:17324;width:3015;height:753;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" filled="f" stroked="f">
                    <v:textbox inset="2.53958mm,2.53958mm,2.53958mm,2.53958mm">
                      <w:txbxContent>
                        <w:p w14:paraId="799FFB7E" w14:textId="77777777" w:rsidR="00434AED" w:rsidRDefault="00000000">
                          <w:pPr>
                            <w:spacing w:line="240" w:lineRule="auto"/>
                            <w:jc w:val="center"/>
                            <w:textDirection w:val="btLr"/>
                          </w:pPr>
                          <w:r>
                            <w:rPr>
                              <w:rFonts w:ascii="Livvic" w:eastAsia="Livvic" w:hAnsi="Livvic" w:cs="Livvic"/>
                              <w:color w:val="A64D79"/>
                              <w:sz w:val="18"/>
                            </w:rPr>
                            <w:t>**</w:t>
                          </w:r>
                        </w:p>
                      </w:txbxContent>
                    </v:textbox>
                  </v:shape>
                  <v:shape id="Cuadro de texto 2117029532" o:spid="_x0000_s1192" type="#_x0000_t202" style="position:absolute;left:61738;top:15596;width:3015;height:753;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" filled="f" stroked="f">
                    <v:textbox inset="2.53958mm,2.53958mm,2.53958mm,2.53958mm">
                      <w:txbxContent>
                        <w:p w14:paraId="0EFBB0E2" w14:textId="77777777" w:rsidR="00434AED" w:rsidRDefault="00000000">
                          <w:pPr>
                            <w:spacing w:line="240" w:lineRule="auto"/>
                            <w:jc w:val="center"/>
                            <w:textDirection w:val="btLr"/>
                          </w:pPr>
                          <w:r>
                            <w:rPr>
                              <w:rFonts w:ascii="Livvic" w:eastAsia="Livvic" w:hAnsi="Livvic" w:cs="Livvic"/>
                              <w:color w:val="000000"/>
                              <w:sz w:val="18"/>
                            </w:rPr>
                            <w:t>**</w:t>
                          </w:r>
                        </w:p>
                      </w:txbxContent>
                    </v:textbox>
                  </v:shape>
                  <v:shape id="Cuadro de texto 607624916" o:spid="_x0000_s1193" type="#_x0000_t202" style="position:absolute;left:40536;top:37437;width:23835;height:30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" filled="f" stroked="f">
                    <v:textbox inset="2.53958mm,2.53958mm,2.53958mm,2.53958mm">
                      <w:txbxContent>
                        <w:p w14:paraId="4B3A6441" w14:textId="77777777" w:rsidR="00434AED" w:rsidRDefault="00000000">
                          <w:pPr>
                            <w:spacing w:line="240" w:lineRule="auto"/>
                            <w:textDirection w:val="btLr"/>
                          </w:pPr>
                          <w:r>
                            <w:rPr>
                              <w:rFonts w:ascii="Livvic" w:eastAsia="Livvic" w:hAnsi="Livvic" w:cs="Livvic"/>
                              <w:color w:val="2B302B"/>
                              <w:sz w:val="20"/>
                            </w:rPr>
                            <w:t>**: Significancia (P-valor&lt;0.01, Tukey)</w:t>
                          </w:r>
                        </w:p>
                      </w:txbxContent>
                    </v:textbox>
                  </v:shape>
                  <v:shape id="Cuadro de texto 1035222726" o:spid="_x0000_s1194" type="#_x0000_t202" style="position:absolute;left:12460;top:40006;width:51570;height:156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" filled="f" stroked="f">
                    <v:textbox inset="2.53958mm,2.53958mm,2.53958mm,2.53958mm">
                      <w:txbxContent>
                        <w:p w14:paraId="14D6F969" w14:textId="77777777" w:rsidR="00434AED" w:rsidRDefault="00000000">
                          <w:pPr>
                            <w:spacing w:line="240" w:lineRule="auto"/>
                            <w:jc w:val="both"/>
                            <w:textDirection w:val="btLr"/>
                          </w:pPr>
                          <w:r>
                            <w:rPr>
                              <w:color w:val="000000"/>
                              <w:sz w:val="26"/>
                            </w:rPr>
                            <w:t>Fig. CurvaAdq: Proporción de abejorros bajo cada tratamiento que presentan extensión de probóscide antes de que se les ofrezca la recompensa en función de la cantidad de exposiciones a linalool con ingesta. A la finalización de la etapa de entrenamiento los tratamiento con doble dosis de cafeina (0,3 mM) tanto sola como acompañada con arginina (</w:t>
                          </w:r>
                          <w:r>
                            <w:rPr>
                              <w:color w:val="000000"/>
                              <w:sz w:val="26"/>
                              <w:shd w:val="clear" w:color="auto" w:fill="C49A00"/>
                            </w:rPr>
                            <w:t>2 CAF</w:t>
                          </w:r>
                          <w:r>
                            <w:rPr>
                              <w:color w:val="000000"/>
                              <w:sz w:val="26"/>
                            </w:rPr>
                            <w:t xml:space="preserve"> y </w:t>
                          </w:r>
                          <w:r>
                            <w:rPr>
                              <w:color w:val="000000"/>
                              <w:sz w:val="26"/>
                              <w:shd w:val="clear" w:color="auto" w:fill="53B400"/>
                            </w:rPr>
                            <w:t>2 CAF+ARG</w:t>
                          </w:r>
                          <w:r>
                            <w:rPr>
                              <w:color w:val="000000"/>
                              <w:sz w:val="26"/>
                            </w:rPr>
                            <w:t xml:space="preserve">) mostraron tasas de aprendizaje significativamente mayor al </w:t>
                          </w:r>
                          <w:r>
                            <w:rPr>
                              <w:color w:val="000000"/>
                              <w:sz w:val="26"/>
                              <w:shd w:val="clear" w:color="auto" w:fill="FB61D7"/>
                            </w:rPr>
                            <w:t>control</w:t>
                          </w:r>
                          <w:r>
                            <w:rPr>
                              <w:color w:val="000000"/>
                              <w:sz w:val="26"/>
                            </w:rPr>
                            <w:t>.</w:t>
                          </w:r>
                        </w:p>
                      </w:txbxContent>
                    </v:textbox>
                  </v:shape>
                  <w10:anchorlock/>
                </v:group>
              </w:pict>
            </mc:Fallback>
          </mc:AlternateContent>
        </w:r>
      </w:del>
      <w:commentRangeEnd w:id="1928"/>
      <w:r>
        <w:commentReference w:id="1928"/>
      </w:r>
    </w:p>
    <w:p w14:paraId="783339EF" w14:textId="47DE1458" w:rsidR="00434AED" w:rsidRPr="004665C6" w:rsidDel="004665C6" w:rsidRDefault="00FA2089">
      <w:pPr>
        <w:rPr>
          <w:del w:id="1930" w:author="julieta pellettieri" w:date="2025-05-23T17:00:00Z" w16du:dateUtc="2025-05-23T20:00:00Z"/>
          <w:b/>
          <w:bCs/>
          <w:rPrChange w:id="1931" w:author="julieta pellettieri" w:date="2025-05-23T17:01:00Z" w16du:dateUtc="2025-05-23T20:01:00Z">
            <w:rPr>
              <w:del w:id="1932" w:author="julieta pellettieri" w:date="2025-05-23T17:00:00Z" w16du:dateUtc="2025-05-23T20:00:00Z"/>
            </w:rPr>
          </w:rPrChange>
        </w:rPr>
      </w:pPr>
      <w:ins w:id="1933" w:author="julieta pellettieri" w:date="2025-05-27T19:51:00Z" w16du:dateUtc="2025-05-27T22:51:00Z">
        <w:r>
          <w:rPr>
            <w:b/>
            <w:bCs/>
          </w:rPr>
          <w:t>4.</w:t>
        </w:r>
      </w:ins>
      <w:ins w:id="1934" w:author="julieta pellettieri" w:date="2025-06-02T23:54:00Z" w16du:dateUtc="2025-06-03T02:54:00Z">
        <w:r w:rsidR="00892032">
          <w:rPr>
            <w:b/>
            <w:bCs/>
          </w:rPr>
          <w:t>2</w:t>
        </w:r>
      </w:ins>
      <w:ins w:id="1935" w:author="julieta pellettieri" w:date="2025-05-23T17:02:00Z" w16du:dateUtc="2025-05-23T20:02:00Z">
        <w:r w:rsidR="004665C6">
          <w:rPr>
            <w:b/>
            <w:bCs/>
          </w:rPr>
          <w:t xml:space="preserve">Tasa de </w:t>
        </w:r>
      </w:ins>
      <w:ins w:id="1936" w:author="julieta pellettieri" w:date="2025-05-23T17:03:00Z" w16du:dateUtc="2025-05-23T20:03:00Z">
        <w:r w:rsidR="004665C6">
          <w:rPr>
            <w:b/>
            <w:bCs/>
          </w:rPr>
          <w:t>adquisición</w:t>
        </w:r>
      </w:ins>
    </w:p>
    <w:p w14:paraId="6904E9F6" w14:textId="77777777" w:rsidR="004665C6" w:rsidRDefault="004665C6">
      <w:pPr>
        <w:rPr>
          <w:ins w:id="1937" w:author="julieta pellettieri" w:date="2025-05-23T17:00:00Z" w16du:dateUtc="2025-05-23T20:00:00Z"/>
        </w:rPr>
      </w:pPr>
    </w:p>
    <w:p w14:paraId="1005B339" w14:textId="482127A2" w:rsidR="004665C6" w:rsidRPr="004665C6" w:rsidRDefault="004665C6" w:rsidP="004665C6">
      <w:pPr>
        <w:rPr>
          <w:ins w:id="1938" w:author="julieta pellettieri" w:date="2025-05-23T17:01:00Z"/>
          <w:lang w:val="es-ES"/>
        </w:rPr>
      </w:pPr>
      <w:ins w:id="1939" w:author="julieta pellettieri" w:date="2025-05-23T17:01:00Z">
        <w:r w:rsidRPr="004665C6">
          <w:rPr>
            <w:lang w:val="es-ES"/>
          </w:rPr>
          <w:t xml:space="preserve">Durante la etapa de entrenamiento, la proporción de abejorros que presentaron una respuesta de extensión </w:t>
        </w:r>
        <w:del w:id="1940" w:author="Walter Farina" w:date="2025-06-03T18:31:00Z" w16du:dateUtc="2025-06-03T09:31:00Z">
          <w:r w:rsidRPr="004665C6" w:rsidDel="00C53A6E">
            <w:rPr>
              <w:lang w:val="es-ES"/>
            </w:rPr>
            <w:delText>del probóscide</w:delText>
          </w:r>
        </w:del>
      </w:ins>
      <w:ins w:id="1941" w:author="Walter Farina" w:date="2025-06-03T18:31:00Z" w16du:dateUtc="2025-06-03T09:31:00Z">
        <w:r w:rsidR="00C53A6E" w:rsidRPr="004665C6">
          <w:rPr>
            <w:lang w:val="es-ES"/>
          </w:rPr>
          <w:t>de la probóscide</w:t>
        </w:r>
      </w:ins>
      <w:ins w:id="1942" w:author="julieta pellettieri" w:date="2025-05-23T17:01:00Z">
        <w:r w:rsidRPr="004665C6">
          <w:rPr>
            <w:lang w:val="es-ES"/>
          </w:rPr>
          <w:t xml:space="preserve"> (REP) ante el olor aumentó progresivamente. Al finalizar el entrenamiento, se observaron diferencias significativas en la proporción de respuesta al </w:t>
        </w:r>
        <w:del w:id="1943" w:author="Walter Farina" w:date="2025-06-03T18:40:00Z" w16du:dateUtc="2025-06-03T09:40:00Z">
          <w:r w:rsidRPr="004665C6" w:rsidDel="00606F05">
            <w:rPr>
              <w:lang w:val="es-ES"/>
            </w:rPr>
            <w:delText>L</w:delText>
          </w:r>
        </w:del>
      </w:ins>
      <w:proofErr w:type="spellStart"/>
      <w:ins w:id="1944" w:author="Walter Farina" w:date="2025-06-03T18:40:00Z" w16du:dateUtc="2025-06-03T09:40:00Z">
        <w:r w:rsidR="00606F05">
          <w:rPr>
            <w:lang w:val="es-ES"/>
          </w:rPr>
          <w:t>l</w:t>
        </w:r>
      </w:ins>
      <w:ins w:id="1945" w:author="julieta pellettieri" w:date="2025-05-23T17:01:00Z">
        <w:r w:rsidRPr="004665C6">
          <w:rPr>
            <w:lang w:val="es-ES"/>
          </w:rPr>
          <w:t>inalool</w:t>
        </w:r>
        <w:proofErr w:type="spellEnd"/>
        <w:r w:rsidRPr="004665C6">
          <w:rPr>
            <w:lang w:val="es-ES"/>
          </w:rPr>
          <w:t xml:space="preserve"> entre los tratamientos con cafeína 0,3 </w:t>
        </w:r>
        <w:proofErr w:type="spellStart"/>
        <w:r w:rsidRPr="004665C6">
          <w:rPr>
            <w:lang w:val="es-ES"/>
          </w:rPr>
          <w:t>mM</w:t>
        </w:r>
        <w:proofErr w:type="spellEnd"/>
        <w:r w:rsidRPr="004665C6">
          <w:rPr>
            <w:lang w:val="es-ES"/>
          </w:rPr>
          <w:t xml:space="preserve"> (2 CAF) y cafeína 0,3 </w:t>
        </w:r>
        <w:proofErr w:type="spellStart"/>
        <w:r w:rsidRPr="004665C6">
          <w:rPr>
            <w:lang w:val="es-ES"/>
          </w:rPr>
          <w:t>mM</w:t>
        </w:r>
        <w:proofErr w:type="spellEnd"/>
        <w:r w:rsidRPr="004665C6">
          <w:rPr>
            <w:lang w:val="es-ES"/>
          </w:rPr>
          <w:t xml:space="preserve"> + arginina 0,06 </w:t>
        </w:r>
        <w:proofErr w:type="spellStart"/>
        <w:r w:rsidRPr="004665C6">
          <w:rPr>
            <w:lang w:val="es-ES"/>
          </w:rPr>
          <w:t>mM</w:t>
        </w:r>
        <w:proofErr w:type="spellEnd"/>
        <w:r w:rsidRPr="004665C6">
          <w:rPr>
            <w:lang w:val="es-ES"/>
          </w:rPr>
          <w:t xml:space="preserve"> (2 C+A), en comparación con el control (SA 50%) (Tukey, </w:t>
        </w:r>
        <w:r w:rsidRPr="004665C6">
          <w:rPr>
            <w:i/>
            <w:iCs/>
            <w:lang w:val="es-ES"/>
          </w:rPr>
          <w:t>p</w:t>
        </w:r>
        <w:r w:rsidRPr="004665C6">
          <w:rPr>
            <w:lang w:val="es-ES"/>
          </w:rPr>
          <w:t xml:space="preserve"> &lt; 0,01; </w:t>
        </w:r>
        <w:commentRangeStart w:id="1946"/>
        <w:r w:rsidRPr="004665C6">
          <w:rPr>
            <w:lang w:val="es-ES"/>
          </w:rPr>
          <w:t xml:space="preserve">Fig. </w:t>
        </w:r>
      </w:ins>
      <w:ins w:id="1947" w:author="julieta pellettieri" w:date="2025-05-28T02:58:00Z" w16du:dateUtc="2025-05-28T05:58:00Z">
        <w:r w:rsidR="0083012E">
          <w:rPr>
            <w:lang w:val="es-ES"/>
          </w:rPr>
          <w:t>4.</w:t>
        </w:r>
      </w:ins>
      <w:ins w:id="1948" w:author="julieta pellettieri" w:date="2025-05-23T17:01:00Z">
        <w:r w:rsidRPr="004665C6">
          <w:rPr>
            <w:lang w:val="es-ES"/>
          </w:rPr>
          <w:t>1)</w:t>
        </w:r>
      </w:ins>
      <w:commentRangeEnd w:id="1946"/>
      <w:ins w:id="1949" w:author="julieta pellettieri" w:date="2025-05-23T17:10:00Z" w16du:dateUtc="2025-05-23T20:10:00Z">
        <w:r w:rsidR="00884A7A">
          <w:rPr>
            <w:rStyle w:val="Refdecomentario"/>
          </w:rPr>
          <w:commentReference w:id="1946"/>
        </w:r>
      </w:ins>
      <w:ins w:id="1950" w:author="julieta pellettieri" w:date="2025-05-23T17:01:00Z">
        <w:r w:rsidRPr="004665C6">
          <w:rPr>
            <w:lang w:val="es-ES"/>
          </w:rPr>
          <w:t>.</w:t>
        </w:r>
      </w:ins>
      <w:ins w:id="1951" w:author="julieta pellettieri" w:date="2025-05-23T17:04:00Z" w16du:dateUtc="2025-05-23T20:04:00Z">
        <w:r>
          <w:rPr>
            <w:lang w:val="es-ES"/>
          </w:rPr>
          <w:t xml:space="preserve"> </w:t>
        </w:r>
        <w:commentRangeStart w:id="1952"/>
        <w:commentRangeStart w:id="1953"/>
        <w:r>
          <w:rPr>
            <w:lang w:val="es-ES"/>
          </w:rPr>
          <w:t xml:space="preserve">Lo cual nos indica </w:t>
        </w:r>
      </w:ins>
      <w:ins w:id="1954" w:author="julieta pellettieri" w:date="2025-05-23T17:05:00Z" w16du:dateUtc="2025-05-23T20:05:00Z">
        <w:r>
          <w:rPr>
            <w:lang w:val="es-ES"/>
          </w:rPr>
          <w:t>q</w:t>
        </w:r>
      </w:ins>
      <w:ins w:id="1955" w:author="julieta pellettieri" w:date="2025-05-23T17:06:00Z" w16du:dateUtc="2025-05-23T20:06:00Z">
        <w:r>
          <w:rPr>
            <w:lang w:val="es-ES"/>
          </w:rPr>
          <w:t>ue la cafeína en dosis alta (</w:t>
        </w:r>
        <w:r w:rsidRPr="004665C6">
          <w:rPr>
            <w:lang w:val="es-ES"/>
          </w:rPr>
          <w:t xml:space="preserve">0,3 </w:t>
        </w:r>
        <w:proofErr w:type="spellStart"/>
        <w:r w:rsidRPr="004665C6">
          <w:rPr>
            <w:lang w:val="es-ES"/>
          </w:rPr>
          <w:t>mM</w:t>
        </w:r>
        <w:proofErr w:type="spellEnd"/>
        <w:r>
          <w:rPr>
            <w:lang w:val="es-ES"/>
          </w:rPr>
          <w:t>) tiene un efecto positivo sobre la</w:t>
        </w:r>
      </w:ins>
      <w:ins w:id="1956" w:author="julieta pellettieri" w:date="2025-05-23T17:07:00Z" w16du:dateUtc="2025-05-23T20:07:00Z">
        <w:r>
          <w:rPr>
            <w:lang w:val="es-ES"/>
          </w:rPr>
          <w:t xml:space="preserve"> tasa de adquisición independientemente de si se administra como único tonificante o en conjunto con arginina.</w:t>
        </w:r>
      </w:ins>
      <w:commentRangeEnd w:id="1952"/>
      <w:r w:rsidR="00606F05">
        <w:rPr>
          <w:rStyle w:val="Refdecomentario"/>
        </w:rPr>
        <w:commentReference w:id="1952"/>
      </w:r>
      <w:commentRangeEnd w:id="1953"/>
      <w:r w:rsidR="00606F05">
        <w:rPr>
          <w:rStyle w:val="Refdecomentario"/>
        </w:rPr>
        <w:commentReference w:id="1953"/>
      </w:r>
    </w:p>
    <w:p w14:paraId="291B49DC" w14:textId="77777777" w:rsidR="004665C6" w:rsidRDefault="004665C6">
      <w:pPr>
        <w:rPr>
          <w:ins w:id="1957" w:author="julieta pellettieri" w:date="2025-05-23T17:00:00Z" w16du:dateUtc="2025-05-23T20:00:00Z"/>
        </w:rPr>
      </w:pPr>
    </w:p>
    <w:p w14:paraId="3BC6FB3D" w14:textId="55AABFA3" w:rsidR="004665C6" w:rsidRDefault="004665C6">
      <w:pPr>
        <w:rPr>
          <w:ins w:id="1958" w:author="julieta pellettieri" w:date="2025-05-23T17:00:00Z" w16du:dateUtc="2025-05-23T20:00:00Z"/>
        </w:rPr>
      </w:pPr>
      <w:ins w:id="1959" w:author="julieta pellettieri" w:date="2025-05-23T17:02:00Z" w16du:dateUtc="2025-05-23T20:02:00Z">
        <w:r w:rsidRPr="004665C6">
          <w:rPr>
            <w:noProof/>
          </w:rPr>
          <w:lastRenderedPageBreak/>
          <w:drawing>
            <wp:inline distT="0" distB="0" distL="0" distR="0" wp14:anchorId="1286B4C6" wp14:editId="54D1BA43">
              <wp:extent cx="5258534" cy="3315163"/>
              <wp:effectExtent l="0" t="0" r="0" b="0"/>
              <wp:docPr id="12804878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487820" name=""/>
                      <pic:cNvPicPr/>
                    </pic:nvPicPr>
                    <pic:blipFill>
                      <a:blip r:embed="rId27"/>
                      <a:stretch>
                        <a:fillRect/>
                      </a:stretch>
                    </pic:blipFill>
                    <pic:spPr>
                      <a:xfrm>
                        <a:off x="0" y="0"/>
                        <a:ext cx="5258534" cy="3315163"/>
                      </a:xfrm>
                      <a:prstGeom prst="rect">
                        <a:avLst/>
                      </a:prstGeom>
                    </pic:spPr>
                  </pic:pic>
                </a:graphicData>
              </a:graphic>
            </wp:inline>
          </w:drawing>
        </w:r>
      </w:ins>
    </w:p>
    <w:p w14:paraId="034937D7" w14:textId="77777777" w:rsidR="004665C6" w:rsidRDefault="004665C6">
      <w:pPr>
        <w:rPr>
          <w:ins w:id="1960" w:author="julieta pellettieri" w:date="2025-05-23T17:00:00Z" w16du:dateUtc="2025-05-23T20:00:00Z"/>
        </w:rPr>
      </w:pPr>
    </w:p>
    <w:p w14:paraId="069B220D" w14:textId="725CD7CB" w:rsidR="004665C6" w:rsidRPr="004665C6" w:rsidRDefault="00FA2089">
      <w:pPr>
        <w:rPr>
          <w:ins w:id="1961" w:author="julieta pellettieri" w:date="2025-05-23T17:00:00Z" w16du:dateUtc="2025-05-23T20:00:00Z"/>
          <w:b/>
          <w:bCs/>
          <w:rPrChange w:id="1962" w:author="julieta pellettieri" w:date="2025-05-23T17:04:00Z" w16du:dateUtc="2025-05-23T20:04:00Z">
            <w:rPr>
              <w:ins w:id="1963" w:author="julieta pellettieri" w:date="2025-05-23T17:00:00Z" w16du:dateUtc="2025-05-23T20:00:00Z"/>
            </w:rPr>
          </w:rPrChange>
        </w:rPr>
      </w:pPr>
      <w:ins w:id="1964" w:author="julieta pellettieri" w:date="2025-05-27T19:51:00Z" w16du:dateUtc="2025-05-27T22:51:00Z">
        <w:r>
          <w:rPr>
            <w:b/>
            <w:bCs/>
          </w:rPr>
          <w:t>4.</w:t>
        </w:r>
      </w:ins>
      <w:ins w:id="1965" w:author="julieta pellettieri" w:date="2025-06-02T23:54:00Z" w16du:dateUtc="2025-06-03T02:54:00Z">
        <w:r w:rsidR="00892032">
          <w:rPr>
            <w:b/>
            <w:bCs/>
          </w:rPr>
          <w:t>3</w:t>
        </w:r>
      </w:ins>
      <w:ins w:id="1966" w:author="julieta pellettieri" w:date="2025-05-27T19:51:00Z" w16du:dateUtc="2025-05-27T22:51:00Z">
        <w:r>
          <w:rPr>
            <w:b/>
            <w:bCs/>
          </w:rPr>
          <w:t xml:space="preserve"> </w:t>
        </w:r>
      </w:ins>
      <w:commentRangeStart w:id="1967"/>
      <w:ins w:id="1968" w:author="julieta pellettieri" w:date="2025-05-23T17:04:00Z" w16du:dateUtc="2025-05-23T20:04:00Z">
        <w:r w:rsidR="004665C6" w:rsidRPr="004665C6">
          <w:rPr>
            <w:b/>
            <w:bCs/>
            <w:rPrChange w:id="1969" w:author="julieta pellettieri" w:date="2025-05-23T17:04:00Z" w16du:dateUtc="2025-05-23T20:04:00Z">
              <w:rPr/>
            </w:rPrChange>
          </w:rPr>
          <w:t>Efecto de la cantidad de ingestas</w:t>
        </w:r>
      </w:ins>
      <w:commentRangeEnd w:id="1967"/>
      <w:ins w:id="1970" w:author="julieta pellettieri" w:date="2025-05-23T17:34:00Z" w16du:dateUtc="2025-05-23T20:34:00Z">
        <w:r w:rsidR="00AA4AAE">
          <w:rPr>
            <w:rStyle w:val="Refdecomentario"/>
          </w:rPr>
          <w:commentReference w:id="1967"/>
        </w:r>
      </w:ins>
    </w:p>
    <w:p w14:paraId="435D7708" w14:textId="23E849CC" w:rsidR="004665C6" w:rsidRDefault="004665C6" w:rsidP="004665C6">
      <w:pPr>
        <w:rPr>
          <w:ins w:id="1971" w:author="julieta pellettieri" w:date="2025-05-23T17:11:00Z" w16du:dateUtc="2025-05-23T20:11:00Z"/>
          <w:lang w:val="es-ES"/>
        </w:rPr>
      </w:pPr>
      <w:ins w:id="1972" w:author="julieta pellettieri" w:date="2025-05-23T17:03:00Z" w16du:dateUtc="2025-05-23T20:03:00Z">
        <w:r w:rsidRPr="004665C6">
          <w:rPr>
            <w:lang w:val="es-ES"/>
          </w:rPr>
          <w:t>Dado que los abejorros tienen movilidad dentro de l</w:t>
        </w:r>
        <w:del w:id="1973" w:author="Walter Farina" w:date="2025-06-03T18:42:00Z" w16du:dateUtc="2025-06-03T09:42:00Z">
          <w:r w:rsidRPr="004665C6" w:rsidDel="00606F05">
            <w:rPr>
              <w:lang w:val="es-ES"/>
            </w:rPr>
            <w:delText>a</w:delText>
          </w:r>
        </w:del>
      </w:ins>
      <w:ins w:id="1974" w:author="Walter Farina" w:date="2025-06-03T18:42:00Z" w16du:dateUtc="2025-06-03T09:42:00Z">
        <w:r w:rsidR="00606F05">
          <w:rPr>
            <w:lang w:val="es-ES"/>
          </w:rPr>
          <w:t>o</w:t>
        </w:r>
      </w:ins>
      <w:ins w:id="1975" w:author="julieta pellettieri" w:date="2025-05-23T17:03:00Z" w16du:dateUtc="2025-05-23T20:03:00Z">
        <w:r w:rsidRPr="004665C6">
          <w:rPr>
            <w:lang w:val="es-ES"/>
          </w:rPr>
          <w:t xml:space="preserve">s </w:t>
        </w:r>
        <w:del w:id="1976" w:author="Walter Farina" w:date="2025-06-03T18:42:00Z" w16du:dateUtc="2025-06-03T09:42:00Z">
          <w:r w:rsidRPr="004665C6" w:rsidDel="00606F05">
            <w:rPr>
              <w:lang w:val="es-ES"/>
            </w:rPr>
            <w:delText>jaulas</w:delText>
          </w:r>
        </w:del>
      </w:ins>
      <w:ins w:id="1977" w:author="Walter Farina" w:date="2025-06-03T18:42:00Z" w16du:dateUtc="2025-06-03T09:42:00Z">
        <w:r w:rsidR="00606F05">
          <w:rPr>
            <w:lang w:val="es-ES"/>
          </w:rPr>
          <w:t xml:space="preserve">dispositivos </w:t>
        </w:r>
      </w:ins>
      <w:ins w:id="1978" w:author="Walter Farina" w:date="2025-06-03T18:43:00Z" w16du:dateUtc="2025-06-03T09:43:00Z">
        <w:r w:rsidR="00606F05">
          <w:rPr>
            <w:lang w:val="es-ES"/>
          </w:rPr>
          <w:t>(</w:t>
        </w:r>
        <w:proofErr w:type="spellStart"/>
        <w:r w:rsidR="00606F05">
          <w:rPr>
            <w:lang w:val="es-ES"/>
          </w:rPr>
          <w:t>Falcons</w:t>
        </w:r>
        <w:proofErr w:type="spellEnd"/>
        <w:r w:rsidR="00606F05">
          <w:rPr>
            <w:lang w:val="es-ES"/>
          </w:rPr>
          <w:t>)</w:t>
        </w:r>
      </w:ins>
      <w:ins w:id="1979" w:author="julieta pellettieri" w:date="2025-05-23T17:03:00Z" w16du:dateUtc="2025-05-23T20:03:00Z">
        <w:r w:rsidRPr="004665C6">
          <w:rPr>
            <w:lang w:val="es-ES"/>
          </w:rPr>
          <w:t>, no todos ingieren la recompensa tras la exposición al olor</w:t>
        </w:r>
      </w:ins>
      <w:ins w:id="1980" w:author="Walter Farina" w:date="2025-06-03T18:43:00Z" w16du:dateUtc="2025-06-03T09:43:00Z">
        <w:r w:rsidR="00606F05">
          <w:rPr>
            <w:lang w:val="es-ES"/>
          </w:rPr>
          <w:t xml:space="preserve">. Ese procedimiento </w:t>
        </w:r>
      </w:ins>
      <w:ins w:id="1981" w:author="julieta pellettieri" w:date="2025-05-23T17:03:00Z" w16du:dateUtc="2025-05-23T20:03:00Z">
        <w:del w:id="1982" w:author="Walter Farina" w:date="2025-06-03T18:43:00Z" w16du:dateUtc="2025-06-03T09:43:00Z">
          <w:r w:rsidRPr="004665C6" w:rsidDel="00606F05">
            <w:rPr>
              <w:lang w:val="es-ES"/>
            </w:rPr>
            <w:delText xml:space="preserve">, lo que </w:delText>
          </w:r>
        </w:del>
        <w:r w:rsidRPr="004665C6">
          <w:rPr>
            <w:lang w:val="es-ES"/>
          </w:rPr>
          <w:t xml:space="preserve">genera </w:t>
        </w:r>
      </w:ins>
      <w:ins w:id="1983" w:author="Walter Farina" w:date="2025-06-03T18:43:00Z" w16du:dateUtc="2025-06-03T09:43:00Z">
        <w:r w:rsidR="00606F05">
          <w:rPr>
            <w:lang w:val="es-ES"/>
          </w:rPr>
          <w:t xml:space="preserve">mayor libertad de movimiento en los sujetos </w:t>
        </w:r>
      </w:ins>
      <w:ins w:id="1984" w:author="Walter Farina" w:date="2025-06-03T18:44:00Z" w16du:dateUtc="2025-06-03T09:44:00Z">
        <w:r w:rsidR="00606F05">
          <w:rPr>
            <w:lang w:val="es-ES"/>
          </w:rPr>
          <w:t>experimentales,</w:t>
        </w:r>
      </w:ins>
      <w:ins w:id="1985" w:author="Walter Farina" w:date="2025-06-03T18:43:00Z" w16du:dateUtc="2025-06-03T09:43:00Z">
        <w:r w:rsidR="00606F05">
          <w:rPr>
            <w:lang w:val="es-ES"/>
          </w:rPr>
          <w:t xml:space="preserve"> pero también m</w:t>
        </w:r>
      </w:ins>
      <w:ins w:id="1986" w:author="Walter Farina" w:date="2025-06-03T18:44:00Z" w16du:dateUtc="2025-06-03T09:44:00Z">
        <w:r w:rsidR="00606F05">
          <w:rPr>
            <w:lang w:val="es-ES"/>
          </w:rPr>
          <w:t xml:space="preserve">ayor </w:t>
        </w:r>
      </w:ins>
      <w:ins w:id="1987" w:author="julieta pellettieri" w:date="2025-05-23T17:03:00Z" w16du:dateUtc="2025-05-23T20:03:00Z">
        <w:r w:rsidRPr="004665C6">
          <w:rPr>
            <w:lang w:val="es-ES"/>
          </w:rPr>
          <w:t xml:space="preserve">variabilidad en el grado de entrenamiento individual. Esta heterogeneidad afecta la tasa de respuesta observada a las 24 h </w:t>
        </w:r>
        <w:r w:rsidRPr="004665C6">
          <w:rPr>
            <w:highlight w:val="yellow"/>
            <w:lang w:val="es-ES"/>
            <w:rPrChange w:id="1988" w:author="julieta pellettieri" w:date="2025-05-23T17:10:00Z" w16du:dateUtc="2025-05-23T20:10:00Z">
              <w:rPr>
                <w:lang w:val="es-ES"/>
              </w:rPr>
            </w:rPrChange>
          </w:rPr>
          <w:t xml:space="preserve">(Fig. </w:t>
        </w:r>
      </w:ins>
      <w:ins w:id="1989" w:author="julieta pellettieri" w:date="2025-05-28T02:58:00Z" w16du:dateUtc="2025-05-28T05:58:00Z">
        <w:r w:rsidR="0083012E">
          <w:rPr>
            <w:highlight w:val="yellow"/>
            <w:lang w:val="es-ES"/>
          </w:rPr>
          <w:t>4.</w:t>
        </w:r>
      </w:ins>
      <w:ins w:id="1990" w:author="julieta pellettieri" w:date="2025-05-23T17:03:00Z" w16du:dateUtc="2025-05-23T20:03:00Z">
        <w:r w:rsidRPr="004665C6">
          <w:rPr>
            <w:highlight w:val="yellow"/>
            <w:lang w:val="es-ES"/>
            <w:rPrChange w:id="1991" w:author="julieta pellettieri" w:date="2025-05-23T17:10:00Z" w16du:dateUtc="2025-05-23T20:10:00Z">
              <w:rPr>
                <w:lang w:val="es-ES"/>
              </w:rPr>
            </w:rPrChange>
          </w:rPr>
          <w:t>2).</w:t>
        </w:r>
        <w:r w:rsidRPr="004665C6">
          <w:rPr>
            <w:lang w:val="es-ES"/>
          </w:rPr>
          <w:t xml:space="preserve"> Si bien el test global resultó significativo (ANOVA, </w:t>
        </w:r>
        <w:r w:rsidRPr="004665C6">
          <w:rPr>
            <w:i/>
            <w:iCs/>
            <w:lang w:val="es-ES"/>
          </w:rPr>
          <w:t>p</w:t>
        </w:r>
        <w:r w:rsidRPr="004665C6">
          <w:rPr>
            <w:lang w:val="es-ES"/>
          </w:rPr>
          <w:t xml:space="preserve"> &lt; 0,05), los contrastes</w:t>
        </w:r>
      </w:ins>
      <w:ins w:id="1992" w:author="julieta pellettieri" w:date="2025-05-28T02:59:00Z" w16du:dateUtc="2025-05-28T05:59:00Z">
        <w:r w:rsidR="0083012E">
          <w:rPr>
            <w:lang w:val="es-ES"/>
          </w:rPr>
          <w:t xml:space="preserve"> </w:t>
        </w:r>
      </w:ins>
      <w:ins w:id="1993" w:author="julieta pellettieri" w:date="2025-05-23T17:03:00Z" w16du:dateUtc="2025-05-23T20:03:00Z">
        <w:r w:rsidRPr="004665C6">
          <w:rPr>
            <w:lang w:val="es-ES"/>
          </w:rPr>
          <w:t>post hoc no revelaron diferencias significativas (Tukey).</w:t>
        </w:r>
      </w:ins>
      <w:ins w:id="1994" w:author="julieta pellettieri" w:date="2025-05-23T17:14:00Z" w16du:dateUtc="2025-05-23T20:14:00Z">
        <w:r w:rsidR="00884A7A">
          <w:rPr>
            <w:lang w:val="es-ES"/>
          </w:rPr>
          <w:t xml:space="preserve"> Tambien se evaluó la posibilidad de</w:t>
        </w:r>
      </w:ins>
      <w:ins w:id="1995" w:author="julieta pellettieri" w:date="2025-05-23T17:15:00Z" w16du:dateUtc="2025-05-23T20:15:00Z">
        <w:r w:rsidR="00884A7A">
          <w:rPr>
            <w:lang w:val="es-ES"/>
          </w:rPr>
          <w:t xml:space="preserve"> que la cantidad de ingestas durante el entrenamiento afecte la tasa de supervivencia, pe</w:t>
        </w:r>
      </w:ins>
      <w:ins w:id="1996" w:author="julieta pellettieri" w:date="2025-05-23T17:16:00Z" w16du:dateUtc="2025-05-23T20:16:00Z">
        <w:r w:rsidR="00884A7A">
          <w:rPr>
            <w:lang w:val="es-ES"/>
          </w:rPr>
          <w:t xml:space="preserve">ro solo los que no realizaron ninguna ingesta en absoluto mostraron una </w:t>
        </w:r>
      </w:ins>
      <w:ins w:id="1997" w:author="julieta pellettieri" w:date="2025-05-23T17:17:00Z" w16du:dateUtc="2025-05-23T20:17:00Z">
        <w:r w:rsidR="00884A7A">
          <w:rPr>
            <w:lang w:val="es-ES"/>
          </w:rPr>
          <w:t>tasa de supervivencia menor, el resto no se vieron afectadas</w:t>
        </w:r>
      </w:ins>
      <w:ins w:id="1998" w:author="julieta pellettieri" w:date="2025-05-28T02:59:00Z" w16du:dateUtc="2025-05-28T05:59:00Z">
        <w:r w:rsidR="0083012E">
          <w:rPr>
            <w:lang w:val="es-ES"/>
          </w:rPr>
          <w:t xml:space="preserve"> (Fig. 4.3)</w:t>
        </w:r>
      </w:ins>
      <w:ins w:id="1999" w:author="julieta pellettieri" w:date="2025-05-23T17:17:00Z" w16du:dateUtc="2025-05-23T20:17:00Z">
        <w:r w:rsidR="00884A7A">
          <w:rPr>
            <w:lang w:val="es-ES"/>
          </w:rPr>
          <w:t xml:space="preserve">. </w:t>
        </w:r>
      </w:ins>
    </w:p>
    <w:p w14:paraId="0AAE6104" w14:textId="1B62D59D" w:rsidR="00884A7A" w:rsidRDefault="00884A7A" w:rsidP="004665C6">
      <w:pPr>
        <w:rPr>
          <w:ins w:id="2000" w:author="julieta pellettieri" w:date="2025-05-23T17:14:00Z" w16du:dateUtc="2025-05-23T20:14:00Z"/>
          <w:lang w:val="es-ES"/>
        </w:rPr>
      </w:pPr>
      <w:commentRangeStart w:id="2001"/>
      <w:commentRangeStart w:id="2002"/>
      <w:ins w:id="2003" w:author="julieta pellettieri" w:date="2025-05-23T17:17:00Z" w16du:dateUtc="2025-05-23T20:17:00Z">
        <w:r w:rsidRPr="00884A7A">
          <w:rPr>
            <w:noProof/>
            <w:lang w:val="es-ES"/>
          </w:rPr>
          <w:lastRenderedPageBreak/>
          <w:drawing>
            <wp:anchor distT="0" distB="0" distL="114300" distR="114300" simplePos="0" relativeHeight="251659264" behindDoc="0" locked="0" layoutInCell="1" allowOverlap="1" wp14:anchorId="45811659" wp14:editId="4D2333A9">
              <wp:simplePos x="0" y="0"/>
              <wp:positionH relativeFrom="column">
                <wp:posOffset>3371215</wp:posOffset>
              </wp:positionH>
              <wp:positionV relativeFrom="paragraph">
                <wp:posOffset>142875</wp:posOffset>
              </wp:positionV>
              <wp:extent cx="3095625" cy="2543175"/>
              <wp:effectExtent l="0" t="0" r="9525" b="9525"/>
              <wp:wrapThrough wrapText="bothSides">
                <wp:wrapPolygon edited="0">
                  <wp:start x="0" y="0"/>
                  <wp:lineTo x="0" y="21519"/>
                  <wp:lineTo x="21534" y="21519"/>
                  <wp:lineTo x="21534" y="0"/>
                  <wp:lineTo x="0" y="0"/>
                </wp:wrapPolygon>
              </wp:wrapThrough>
              <wp:docPr id="1438846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84672" name=""/>
                      <pic:cNvPicPr/>
                    </pic:nvPicPr>
                    <pic:blipFill>
                      <a:blip r:embed="rId28">
                        <a:extLst>
                          <a:ext uri="{28A0092B-C50C-407E-A947-70E740481C1C}">
                            <a14:useLocalDpi xmlns:a14="http://schemas.microsoft.com/office/drawing/2010/main" val="0"/>
                          </a:ext>
                        </a:extLst>
                      </a:blip>
                      <a:stretch>
                        <a:fillRect/>
                      </a:stretch>
                    </pic:blipFill>
                    <pic:spPr>
                      <a:xfrm>
                        <a:off x="0" y="0"/>
                        <a:ext cx="3095625" cy="2543175"/>
                      </a:xfrm>
                      <a:prstGeom prst="rect">
                        <a:avLst/>
                      </a:prstGeom>
                    </pic:spPr>
                  </pic:pic>
                </a:graphicData>
              </a:graphic>
              <wp14:sizeRelH relativeFrom="margin">
                <wp14:pctWidth>0</wp14:pctWidth>
              </wp14:sizeRelH>
            </wp:anchor>
          </w:drawing>
        </w:r>
      </w:ins>
      <w:commentRangeEnd w:id="2001"/>
      <w:commentRangeEnd w:id="2002"/>
      <w:r w:rsidR="00606F05">
        <w:rPr>
          <w:rStyle w:val="Refdecomentario"/>
        </w:rPr>
        <w:commentReference w:id="2002"/>
      </w:r>
      <w:ins w:id="2004" w:author="julieta pellettieri" w:date="2025-05-23T17:18:00Z" w16du:dateUtc="2025-05-23T20:18:00Z">
        <w:r>
          <w:rPr>
            <w:rStyle w:val="Refdecomentario"/>
          </w:rPr>
          <w:commentReference w:id="2001"/>
        </w:r>
      </w:ins>
      <w:ins w:id="2005" w:author="julieta pellettieri" w:date="2025-05-23T17:11:00Z" w16du:dateUtc="2025-05-23T20:11:00Z">
        <w:r w:rsidRPr="00884A7A">
          <w:rPr>
            <w:noProof/>
            <w:lang w:val="es-ES"/>
          </w:rPr>
          <w:drawing>
            <wp:inline distT="0" distB="0" distL="0" distR="0" wp14:anchorId="750A3BF2" wp14:editId="24AA99B8">
              <wp:extent cx="3191320" cy="4163006"/>
              <wp:effectExtent l="0" t="0" r="9525" b="9525"/>
              <wp:docPr id="11486912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91285" name=""/>
                      <pic:cNvPicPr/>
                    </pic:nvPicPr>
                    <pic:blipFill>
                      <a:blip r:embed="rId29"/>
                      <a:stretch>
                        <a:fillRect/>
                      </a:stretch>
                    </pic:blipFill>
                    <pic:spPr>
                      <a:xfrm>
                        <a:off x="0" y="0"/>
                        <a:ext cx="3191320" cy="4163006"/>
                      </a:xfrm>
                      <a:prstGeom prst="rect">
                        <a:avLst/>
                      </a:prstGeom>
                    </pic:spPr>
                  </pic:pic>
                </a:graphicData>
              </a:graphic>
            </wp:inline>
          </w:drawing>
        </w:r>
      </w:ins>
      <w:commentRangeStart w:id="2006"/>
    </w:p>
    <w:commentRangeEnd w:id="2006"/>
    <w:p w14:paraId="7506AF05" w14:textId="2BA7A3B5" w:rsidR="00884A7A" w:rsidRPr="004665C6" w:rsidRDefault="00884A7A" w:rsidP="004665C6">
      <w:pPr>
        <w:rPr>
          <w:ins w:id="2007" w:author="julieta pellettieri" w:date="2025-05-23T17:03:00Z" w16du:dateUtc="2025-05-23T20:03:00Z"/>
          <w:lang w:val="es-ES"/>
        </w:rPr>
      </w:pPr>
      <w:ins w:id="2008" w:author="julieta pellettieri" w:date="2025-05-23T17:19:00Z" w16du:dateUtc="2025-05-23T20:19:00Z">
        <w:r>
          <w:rPr>
            <w:rStyle w:val="Refdecomentario"/>
          </w:rPr>
          <w:commentReference w:id="2006"/>
        </w:r>
      </w:ins>
    </w:p>
    <w:p w14:paraId="6BAF0058" w14:textId="77777777" w:rsidR="004665C6" w:rsidRDefault="004665C6">
      <w:pPr>
        <w:rPr>
          <w:ins w:id="2009" w:author="julieta pellettieri" w:date="2025-05-23T17:23:00Z" w16du:dateUtc="2025-05-23T20:23:00Z"/>
        </w:rPr>
      </w:pPr>
    </w:p>
    <w:p w14:paraId="5C7E2149" w14:textId="41E18F40" w:rsidR="005966CA" w:rsidRDefault="00FA2089">
      <w:pPr>
        <w:rPr>
          <w:ins w:id="2010" w:author="julieta pellettieri" w:date="2025-05-23T17:23:00Z" w16du:dateUtc="2025-05-23T20:23:00Z"/>
          <w:b/>
          <w:bCs/>
        </w:rPr>
      </w:pPr>
      <w:ins w:id="2011" w:author="julieta pellettieri" w:date="2025-05-27T19:52:00Z" w16du:dateUtc="2025-05-27T22:52:00Z">
        <w:r>
          <w:rPr>
            <w:b/>
            <w:bCs/>
          </w:rPr>
          <w:t>4.</w:t>
        </w:r>
      </w:ins>
      <w:ins w:id="2012" w:author="julieta pellettieri" w:date="2025-06-02T23:54:00Z" w16du:dateUtc="2025-06-03T02:54:00Z">
        <w:r w:rsidR="00892032">
          <w:rPr>
            <w:b/>
            <w:bCs/>
          </w:rPr>
          <w:t>4</w:t>
        </w:r>
      </w:ins>
      <w:ins w:id="2013" w:author="julieta pellettieri" w:date="2025-05-27T19:52:00Z" w16du:dateUtc="2025-05-27T22:52:00Z">
        <w:r>
          <w:rPr>
            <w:b/>
            <w:bCs/>
          </w:rPr>
          <w:t xml:space="preserve"> </w:t>
        </w:r>
      </w:ins>
      <w:ins w:id="2014" w:author="julieta pellettieri" w:date="2025-05-23T17:23:00Z" w16du:dateUtc="2025-05-23T20:23:00Z">
        <w:r w:rsidR="005966CA" w:rsidRPr="005966CA">
          <w:rPr>
            <w:b/>
            <w:bCs/>
            <w:rPrChange w:id="2015" w:author="julieta pellettieri" w:date="2025-05-23T17:23:00Z" w16du:dateUtc="2025-05-23T20:23:00Z">
              <w:rPr/>
            </w:rPrChange>
          </w:rPr>
          <w:t>Memoria a largo termino</w:t>
        </w:r>
      </w:ins>
    </w:p>
    <w:p w14:paraId="27B2724B" w14:textId="77777777" w:rsidR="0083012E" w:rsidRDefault="0083012E">
      <w:pPr>
        <w:rPr>
          <w:ins w:id="2016" w:author="julieta pellettieri" w:date="2025-05-28T03:00:00Z" w16du:dateUtc="2025-05-28T06:00:00Z"/>
        </w:rPr>
      </w:pPr>
    </w:p>
    <w:p w14:paraId="36EC601D" w14:textId="26D88942" w:rsidR="005966CA" w:rsidRPr="005966CA" w:rsidRDefault="005966CA">
      <w:pPr>
        <w:rPr>
          <w:ins w:id="2017" w:author="julieta pellettieri" w:date="2025-05-23T17:23:00Z" w16du:dateUtc="2025-05-23T20:23:00Z"/>
        </w:rPr>
      </w:pPr>
      <w:ins w:id="2018" w:author="julieta pellettieri" w:date="2025-05-23T17:23:00Z">
        <w:r w:rsidRPr="005966CA">
          <w:rPr>
            <w:rPrChange w:id="2019" w:author="julieta pellettieri" w:date="2025-05-23T17:24:00Z" w16du:dateUtc="2025-05-23T20:24:00Z">
              <w:rPr>
                <w:b/>
                <w:bCs/>
              </w:rPr>
            </w:rPrChange>
          </w:rPr>
          <w:t xml:space="preserve">A las 24 </w:t>
        </w:r>
        <w:proofErr w:type="spellStart"/>
        <w:r w:rsidRPr="005966CA">
          <w:rPr>
            <w:rPrChange w:id="2020" w:author="julieta pellettieri" w:date="2025-05-23T17:24:00Z" w16du:dateUtc="2025-05-23T20:24:00Z">
              <w:rPr>
                <w:b/>
                <w:bCs/>
              </w:rPr>
            </w:rPrChange>
          </w:rPr>
          <w:t>hs</w:t>
        </w:r>
        <w:proofErr w:type="spellEnd"/>
        <w:r w:rsidRPr="005966CA">
          <w:rPr>
            <w:rPrChange w:id="2021" w:author="julieta pellettieri" w:date="2025-05-23T17:24:00Z" w16du:dateUtc="2025-05-23T20:24:00Z">
              <w:rPr>
                <w:b/>
                <w:bCs/>
              </w:rPr>
            </w:rPrChange>
          </w:rPr>
          <w:t xml:space="preserve"> post entrenamiento, los tratamientos con cafeína 0,3 </w:t>
        </w:r>
        <w:proofErr w:type="spellStart"/>
        <w:r w:rsidRPr="005966CA">
          <w:rPr>
            <w:rPrChange w:id="2022" w:author="julieta pellettieri" w:date="2025-05-23T17:24:00Z" w16du:dateUtc="2025-05-23T20:24:00Z">
              <w:rPr>
                <w:b/>
                <w:bCs/>
              </w:rPr>
            </w:rPrChange>
          </w:rPr>
          <w:t>mM</w:t>
        </w:r>
        <w:proofErr w:type="spellEnd"/>
        <w:r w:rsidRPr="005966CA">
          <w:rPr>
            <w:rPrChange w:id="2023" w:author="julieta pellettieri" w:date="2025-05-23T17:24:00Z" w16du:dateUtc="2025-05-23T20:24:00Z">
              <w:rPr>
                <w:b/>
                <w:bCs/>
              </w:rPr>
            </w:rPrChange>
          </w:rPr>
          <w:t xml:space="preserve"> (2 CAF) y cafeína 0,3 </w:t>
        </w:r>
        <w:proofErr w:type="spellStart"/>
        <w:r w:rsidRPr="005966CA">
          <w:rPr>
            <w:rPrChange w:id="2024" w:author="julieta pellettieri" w:date="2025-05-23T17:24:00Z" w16du:dateUtc="2025-05-23T20:24:00Z">
              <w:rPr>
                <w:b/>
                <w:bCs/>
              </w:rPr>
            </w:rPrChange>
          </w:rPr>
          <w:t>mM</w:t>
        </w:r>
        <w:proofErr w:type="spellEnd"/>
        <w:r w:rsidRPr="005966CA">
          <w:rPr>
            <w:rPrChange w:id="2025" w:author="julieta pellettieri" w:date="2025-05-23T17:24:00Z" w16du:dateUtc="2025-05-23T20:24:00Z">
              <w:rPr>
                <w:b/>
                <w:bCs/>
              </w:rPr>
            </w:rPrChange>
          </w:rPr>
          <w:t xml:space="preserve"> + arginina 0,06 </w:t>
        </w:r>
        <w:proofErr w:type="spellStart"/>
        <w:r w:rsidRPr="005966CA">
          <w:rPr>
            <w:rPrChange w:id="2026" w:author="julieta pellettieri" w:date="2025-05-23T17:24:00Z" w16du:dateUtc="2025-05-23T20:24:00Z">
              <w:rPr>
                <w:b/>
                <w:bCs/>
              </w:rPr>
            </w:rPrChange>
          </w:rPr>
          <w:t>mM</w:t>
        </w:r>
        <w:proofErr w:type="spellEnd"/>
        <w:r w:rsidRPr="005966CA">
          <w:rPr>
            <w:rPrChange w:id="2027" w:author="julieta pellettieri" w:date="2025-05-23T17:24:00Z" w16du:dateUtc="2025-05-23T20:24:00Z">
              <w:rPr>
                <w:b/>
                <w:bCs/>
              </w:rPr>
            </w:rPrChange>
          </w:rPr>
          <w:t xml:space="preserve"> (2 C+A) mostraron una probabilidad significativamente mayor de REP en la evaluación en comparación con el control sin CNA (fig. </w:t>
        </w:r>
      </w:ins>
      <w:ins w:id="2028" w:author="julieta pellettieri" w:date="2025-05-28T03:00:00Z" w16du:dateUtc="2025-05-28T06:00:00Z">
        <w:r w:rsidR="0083012E">
          <w:t>4.4</w:t>
        </w:r>
      </w:ins>
      <w:ins w:id="2029" w:author="julieta pellettieri" w:date="2025-05-23T17:23:00Z">
        <w:r w:rsidRPr="005966CA">
          <w:rPr>
            <w:rPrChange w:id="2030" w:author="julieta pellettieri" w:date="2025-05-23T17:24:00Z" w16du:dateUtc="2025-05-23T20:24:00Z">
              <w:rPr>
                <w:b/>
                <w:bCs/>
              </w:rPr>
            </w:rPrChange>
          </w:rPr>
          <w:t>) (</w:t>
        </w:r>
        <w:proofErr w:type="spellStart"/>
        <w:r w:rsidRPr="005966CA">
          <w:rPr>
            <w:rPrChange w:id="2031" w:author="julieta pellettieri" w:date="2025-05-23T17:24:00Z" w16du:dateUtc="2025-05-23T20:24:00Z">
              <w:rPr>
                <w:b/>
                <w:bCs/>
              </w:rPr>
            </w:rPrChange>
          </w:rPr>
          <w:t>tukey</w:t>
        </w:r>
        <w:proofErr w:type="spellEnd"/>
        <w:r w:rsidRPr="005966CA">
          <w:rPr>
            <w:rPrChange w:id="2032" w:author="julieta pellettieri" w:date="2025-05-23T17:24:00Z" w16du:dateUtc="2025-05-23T20:24:00Z">
              <w:rPr>
                <w:b/>
                <w:bCs/>
              </w:rPr>
            </w:rPrChange>
          </w:rPr>
          <w:t>, p-valor&lt;0,005).</w:t>
        </w:r>
      </w:ins>
    </w:p>
    <w:p w14:paraId="6D616F86" w14:textId="19BF7F47" w:rsidR="005966CA" w:rsidRDefault="005966CA">
      <w:pPr>
        <w:rPr>
          <w:ins w:id="2033" w:author="julieta pellettieri" w:date="2025-05-23T17:00:00Z" w16du:dateUtc="2025-05-23T20:00:00Z"/>
        </w:rPr>
      </w:pPr>
      <w:commentRangeStart w:id="2034"/>
      <w:ins w:id="2035" w:author="julieta pellettieri" w:date="2025-05-23T17:23:00Z" w16du:dateUtc="2025-05-23T20:23:00Z">
        <w:r w:rsidRPr="005966CA">
          <w:rPr>
            <w:noProof/>
          </w:rPr>
          <w:lastRenderedPageBreak/>
          <w:drawing>
            <wp:inline distT="0" distB="0" distL="0" distR="0" wp14:anchorId="62827ED6" wp14:editId="4348D2D9">
              <wp:extent cx="4753638" cy="3429479"/>
              <wp:effectExtent l="0" t="0" r="0" b="0"/>
              <wp:docPr id="17173871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87110" name=""/>
                      <pic:cNvPicPr/>
                    </pic:nvPicPr>
                    <pic:blipFill>
                      <a:blip r:embed="rId30"/>
                      <a:stretch>
                        <a:fillRect/>
                      </a:stretch>
                    </pic:blipFill>
                    <pic:spPr>
                      <a:xfrm>
                        <a:off x="0" y="0"/>
                        <a:ext cx="4753638" cy="3429479"/>
                      </a:xfrm>
                      <a:prstGeom prst="rect">
                        <a:avLst/>
                      </a:prstGeom>
                    </pic:spPr>
                  </pic:pic>
                </a:graphicData>
              </a:graphic>
            </wp:inline>
          </w:drawing>
        </w:r>
      </w:ins>
      <w:commentRangeEnd w:id="2034"/>
      <w:r w:rsidR="00606F05">
        <w:rPr>
          <w:rStyle w:val="Refdecomentario"/>
        </w:rPr>
        <w:commentReference w:id="2034"/>
      </w:r>
    </w:p>
    <w:p w14:paraId="60428799" w14:textId="3951E2E9" w:rsidR="00434AED" w:rsidDel="004665C6" w:rsidRDefault="00434AED">
      <w:pPr>
        <w:rPr>
          <w:del w:id="2036" w:author="julieta pellettieri" w:date="2025-05-23T17:00:00Z" w16du:dateUtc="2025-05-23T20:00:00Z"/>
        </w:rPr>
      </w:pPr>
    </w:p>
    <w:p w14:paraId="7358E97F" w14:textId="157AE2AF" w:rsidR="00434AED" w:rsidDel="004665C6" w:rsidRDefault="00000000">
      <w:pPr>
        <w:rPr>
          <w:del w:id="2037" w:author="julieta pellettieri" w:date="2025-05-23T17:00:00Z" w16du:dateUtc="2025-05-23T20:00:00Z"/>
        </w:rPr>
      </w:pPr>
      <w:del w:id="2038" w:author="julieta pellettieri" w:date="2025-05-23T17:00:00Z" w16du:dateUtc="2025-05-23T20:00:00Z">
        <w:r w:rsidDel="004665C6">
          <w:rPr>
            <w:noProof/>
          </w:rPr>
          <mc:AlternateContent>
            <mc:Choice Requires="wpg">
              <w:drawing>
                <wp:inline distT="114300" distB="114300" distL="114300" distR="114300" wp14:anchorId="7D7F8507" wp14:editId="4C37F609">
                  <wp:extent cx="5731200" cy="4483100"/>
                  <wp:effectExtent l="0" t="0" r="0" b="0"/>
                  <wp:docPr id="2" name="Grupo 2"/>
                  <wp:cNvGraphicFramePr/>
                  <a:graphic xmlns:a="http://schemas.openxmlformats.org/drawingml/2006/main">
                    <a:graphicData uri="http://schemas.microsoft.com/office/word/2010/wordprocessingGroup">
                      <wpg:wgp>
                        <wpg:cNvGrpSpPr/>
                        <wpg:grpSpPr>
                          <a:xfrm>
                            <a:off x="0" y="0"/>
                            <a:ext cx="5731200" cy="4483100"/>
                            <a:chOff x="225475" y="346375"/>
                            <a:chExt cx="6871225" cy="5349625"/>
                          </a:xfrm>
                        </wpg:grpSpPr>
                        <pic:pic xmlns:pic="http://schemas.openxmlformats.org/drawingml/2006/picture">
                          <pic:nvPicPr>
                            <pic:cNvPr id="30" name="Shape 30"/>
                            <pic:cNvPicPr preferRelativeResize="0"/>
                          </pic:nvPicPr>
                          <pic:blipFill>
                            <a:blip r:embed="rId31">
                              <a:alphaModFix/>
                            </a:blip>
                            <a:stretch>
                              <a:fillRect/>
                            </a:stretch>
                          </pic:blipFill>
                          <pic:spPr>
                            <a:xfrm>
                              <a:off x="225475" y="346375"/>
                              <a:ext cx="6871200" cy="4240500"/>
                            </a:xfrm>
                            <a:prstGeom prst="rect">
                              <a:avLst/>
                            </a:prstGeom>
                            <a:noFill/>
                            <a:ln>
                              <a:noFill/>
                            </a:ln>
                          </pic:spPr>
                        </pic:pic>
                        <wps:wsp>
                          <wps:cNvPr id="486464611" name="Cuadro de texto 486464611"/>
                          <wps:cNvSpPr txBox="1"/>
                          <wps:spPr>
                            <a:xfrm>
                              <a:off x="1825350" y="3559917"/>
                              <a:ext cx="671700" cy="274800"/>
                            </a:xfrm>
                            <a:prstGeom prst="rect">
                              <a:avLst/>
                            </a:prstGeom>
                            <a:noFill/>
                            <a:ln>
                              <a:noFill/>
                            </a:ln>
                          </wps:spPr>
                          <wps:txbx>
                            <w:txbxContent>
                              <w:p w14:paraId="09407A87" w14:textId="77777777" w:rsidR="00434AED" w:rsidRDefault="00000000">
                                <w:pPr>
                                  <w:spacing w:line="240" w:lineRule="auto"/>
                                  <w:textDirection w:val="btLr"/>
                                </w:pPr>
                                <w:r>
                                  <w:rPr>
                                    <w:rFonts w:ascii="Livvic" w:eastAsia="Livvic" w:hAnsi="Livvic" w:cs="Livvic"/>
                                    <w:color w:val="2B302B"/>
                                    <w:sz w:val="28"/>
                                  </w:rPr>
                                  <w:t>10</w:t>
                                </w:r>
                              </w:p>
                            </w:txbxContent>
                          </wps:txbx>
                          <wps:bodyPr spcFirstLastPara="1" wrap="square" lIns="91425" tIns="91425" rIns="91425" bIns="91425" anchor="t" anchorCtr="0">
                            <a:noAutofit/>
                          </wps:bodyPr>
                        </wps:wsp>
                        <wps:wsp>
                          <wps:cNvPr id="2112671038" name="Cuadro de texto 2112671038"/>
                          <wps:cNvSpPr txBox="1"/>
                          <wps:spPr>
                            <a:xfrm>
                              <a:off x="917350" y="3559917"/>
                              <a:ext cx="671700" cy="274800"/>
                            </a:xfrm>
                            <a:prstGeom prst="rect">
                              <a:avLst/>
                            </a:prstGeom>
                            <a:noFill/>
                            <a:ln>
                              <a:noFill/>
                            </a:ln>
                          </wps:spPr>
                          <wps:txbx>
                            <w:txbxContent>
                              <w:p w14:paraId="3EEBCB2B" w14:textId="77777777" w:rsidR="00434AED" w:rsidRDefault="00000000">
                                <w:pPr>
                                  <w:spacing w:line="240" w:lineRule="auto"/>
                                  <w:textDirection w:val="btLr"/>
                                </w:pPr>
                                <w:r>
                                  <w:rPr>
                                    <w:rFonts w:ascii="Livvic" w:eastAsia="Livvic" w:hAnsi="Livvic" w:cs="Livvic"/>
                                    <w:color w:val="2B302B"/>
                                    <w:sz w:val="28"/>
                                  </w:rPr>
                                  <w:t>33</w:t>
                                </w:r>
                              </w:p>
                            </w:txbxContent>
                          </wps:txbx>
                          <wps:bodyPr spcFirstLastPara="1" wrap="square" lIns="91425" tIns="91425" rIns="91425" bIns="91425" anchor="t" anchorCtr="0">
                            <a:noAutofit/>
                          </wps:bodyPr>
                        </wps:wsp>
                        <wps:wsp>
                          <wps:cNvPr id="842972306" name="Cuadro de texto 842972306"/>
                          <wps:cNvSpPr txBox="1"/>
                          <wps:spPr>
                            <a:xfrm>
                              <a:off x="2680395" y="3559917"/>
                              <a:ext cx="671700" cy="274800"/>
                            </a:xfrm>
                            <a:prstGeom prst="rect">
                              <a:avLst/>
                            </a:prstGeom>
                            <a:noFill/>
                            <a:ln>
                              <a:noFill/>
                            </a:ln>
                          </wps:spPr>
                          <wps:txbx>
                            <w:txbxContent>
                              <w:p w14:paraId="3D80D6D8" w14:textId="77777777" w:rsidR="00434AED" w:rsidRDefault="00000000">
                                <w:pPr>
                                  <w:spacing w:line="240" w:lineRule="auto"/>
                                  <w:textDirection w:val="btLr"/>
                                </w:pPr>
                                <w:r>
                                  <w:rPr>
                                    <w:rFonts w:ascii="Livvic" w:eastAsia="Livvic" w:hAnsi="Livvic" w:cs="Livvic"/>
                                    <w:color w:val="2B302B"/>
                                    <w:sz w:val="28"/>
                                  </w:rPr>
                                  <w:t>12</w:t>
                                </w:r>
                              </w:p>
                            </w:txbxContent>
                          </wps:txbx>
                          <wps:bodyPr spcFirstLastPara="1" wrap="square" lIns="91425" tIns="91425" rIns="91425" bIns="91425" anchor="t" anchorCtr="0">
                            <a:noAutofit/>
                          </wps:bodyPr>
                        </wps:wsp>
                        <wps:wsp>
                          <wps:cNvPr id="530145644" name="Cuadro de texto 530145644"/>
                          <wps:cNvSpPr txBox="1"/>
                          <wps:spPr>
                            <a:xfrm>
                              <a:off x="3535441" y="3559917"/>
                              <a:ext cx="671700" cy="274800"/>
                            </a:xfrm>
                            <a:prstGeom prst="rect">
                              <a:avLst/>
                            </a:prstGeom>
                            <a:noFill/>
                            <a:ln>
                              <a:noFill/>
                            </a:ln>
                          </wps:spPr>
                          <wps:txbx>
                            <w:txbxContent>
                              <w:p w14:paraId="42274FF1" w14:textId="77777777" w:rsidR="00434AED" w:rsidRDefault="00000000">
                                <w:pPr>
                                  <w:spacing w:line="240" w:lineRule="auto"/>
                                  <w:textDirection w:val="btLr"/>
                                </w:pPr>
                                <w:r>
                                  <w:rPr>
                                    <w:rFonts w:ascii="Livvic" w:eastAsia="Livvic" w:hAnsi="Livvic" w:cs="Livvic"/>
                                    <w:color w:val="2B302B"/>
                                    <w:sz w:val="28"/>
                                  </w:rPr>
                                  <w:t>22</w:t>
                                </w:r>
                              </w:p>
                            </w:txbxContent>
                          </wps:txbx>
                          <wps:bodyPr spcFirstLastPara="1" wrap="square" lIns="91425" tIns="91425" rIns="91425" bIns="91425" anchor="t" anchorCtr="0">
                            <a:noAutofit/>
                          </wps:bodyPr>
                        </wps:wsp>
                        <wps:wsp>
                          <wps:cNvPr id="687450565" name="Cuadro de texto 687450565"/>
                          <wps:cNvSpPr txBox="1"/>
                          <wps:spPr>
                            <a:xfrm>
                              <a:off x="4442198" y="3559917"/>
                              <a:ext cx="671700" cy="274800"/>
                            </a:xfrm>
                            <a:prstGeom prst="rect">
                              <a:avLst/>
                            </a:prstGeom>
                            <a:noFill/>
                            <a:ln>
                              <a:noFill/>
                            </a:ln>
                          </wps:spPr>
                          <wps:txbx>
                            <w:txbxContent>
                              <w:p w14:paraId="27639424" w14:textId="77777777" w:rsidR="00434AED" w:rsidRDefault="00000000">
                                <w:pPr>
                                  <w:spacing w:line="240" w:lineRule="auto"/>
                                  <w:textDirection w:val="btLr"/>
                                </w:pPr>
                                <w:r>
                                  <w:rPr>
                                    <w:rFonts w:ascii="Livvic" w:eastAsia="Livvic" w:hAnsi="Livvic" w:cs="Livvic"/>
                                    <w:color w:val="2B302B"/>
                                    <w:sz w:val="28"/>
                                  </w:rPr>
                                  <w:t>22</w:t>
                                </w:r>
                              </w:p>
                            </w:txbxContent>
                          </wps:txbx>
                          <wps:bodyPr spcFirstLastPara="1" wrap="square" lIns="91425" tIns="91425" rIns="91425" bIns="91425" anchor="t" anchorCtr="0">
                            <a:noAutofit/>
                          </wps:bodyPr>
                        </wps:wsp>
                        <wps:wsp>
                          <wps:cNvPr id="969729419" name="Cuadro de texto 969729419"/>
                          <wps:cNvSpPr txBox="1"/>
                          <wps:spPr>
                            <a:xfrm>
                              <a:off x="5318415" y="3559917"/>
                              <a:ext cx="671700" cy="274800"/>
                            </a:xfrm>
                            <a:prstGeom prst="rect">
                              <a:avLst/>
                            </a:prstGeom>
                            <a:noFill/>
                            <a:ln>
                              <a:noFill/>
                            </a:ln>
                          </wps:spPr>
                          <wps:txbx>
                            <w:txbxContent>
                              <w:p w14:paraId="002AA912" w14:textId="77777777" w:rsidR="00434AED" w:rsidRDefault="00000000">
                                <w:pPr>
                                  <w:spacing w:line="240" w:lineRule="auto"/>
                                  <w:textDirection w:val="btLr"/>
                                </w:pPr>
                                <w:r>
                                  <w:rPr>
                                    <w:rFonts w:ascii="Livvic" w:eastAsia="Livvic" w:hAnsi="Livvic" w:cs="Livvic"/>
                                    <w:color w:val="2B302B"/>
                                    <w:sz w:val="28"/>
                                  </w:rPr>
                                  <w:t>48</w:t>
                                </w:r>
                              </w:p>
                            </w:txbxContent>
                          </wps:txbx>
                          <wps:bodyPr spcFirstLastPara="1" wrap="square" lIns="91425" tIns="91425" rIns="91425" bIns="91425" anchor="t" anchorCtr="0">
                            <a:noAutofit/>
                          </wps:bodyPr>
                        </wps:wsp>
                        <wps:wsp>
                          <wps:cNvPr id="496461514" name="Cuadro de texto 496461514"/>
                          <wps:cNvSpPr txBox="1"/>
                          <wps:spPr>
                            <a:xfrm>
                              <a:off x="6202378" y="3559917"/>
                              <a:ext cx="834900" cy="274800"/>
                            </a:xfrm>
                            <a:prstGeom prst="rect">
                              <a:avLst/>
                            </a:prstGeom>
                            <a:noFill/>
                            <a:ln>
                              <a:noFill/>
                            </a:ln>
                          </wps:spPr>
                          <wps:txbx>
                            <w:txbxContent>
                              <w:p w14:paraId="6D94C693" w14:textId="77777777" w:rsidR="00434AED" w:rsidRDefault="00000000">
                                <w:pPr>
                                  <w:spacing w:line="240" w:lineRule="auto"/>
                                  <w:textDirection w:val="btLr"/>
                                </w:pPr>
                                <w:r>
                                  <w:rPr>
                                    <w:rFonts w:ascii="Livvic" w:eastAsia="Livvic" w:hAnsi="Livvic" w:cs="Livvic"/>
                                    <w:color w:val="2B302B"/>
                                    <w:sz w:val="28"/>
                                  </w:rPr>
                                  <w:t>269</w:t>
                                </w:r>
                              </w:p>
                            </w:txbxContent>
                          </wps:txbx>
                          <wps:bodyPr spcFirstLastPara="1" wrap="square" lIns="91425" tIns="91425" rIns="91425" bIns="91425" anchor="t" anchorCtr="0">
                            <a:noAutofit/>
                          </wps:bodyPr>
                        </wps:wsp>
                        <wps:wsp>
                          <wps:cNvPr id="208153278" name="Cuadro de texto 208153278"/>
                          <wps:cNvSpPr txBox="1"/>
                          <wps:spPr>
                            <a:xfrm>
                              <a:off x="447775" y="4548775"/>
                              <a:ext cx="6476400" cy="1116600"/>
                            </a:xfrm>
                            <a:prstGeom prst="rect">
                              <a:avLst/>
                            </a:prstGeom>
                            <a:noFill/>
                            <a:ln>
                              <a:noFill/>
                            </a:ln>
                          </wps:spPr>
                          <wps:txbx>
                            <w:txbxContent>
                              <w:p w14:paraId="43DF4D50" w14:textId="77777777" w:rsidR="00434AED" w:rsidRDefault="00000000">
                                <w:pPr>
                                  <w:spacing w:line="240" w:lineRule="auto"/>
                                  <w:textDirection w:val="btLr"/>
                                </w:pPr>
                                <w:r>
                                  <w:rPr>
                                    <w:color w:val="000000"/>
                                    <w:sz w:val="28"/>
                                  </w:rPr>
                                  <w:t>Fig. Ingestas: Probabilidad estimada de que un abejorro responda extendiendo la probóscide frente al olor conocido a las 24hs de realizado el entrenamiento en función de la cantidad de ingestas que realizó el individuo durante la etapa de condicionamiento. Se modelo con tratamiento, nido y día como variables de efectos aleatorios, ningún contraste fue significativo (Tukey, p-valor&gt;0,05)</w:t>
                                </w:r>
                              </w:p>
                            </w:txbxContent>
                          </wps:txbx>
                          <wps:bodyPr spcFirstLastPara="1" wrap="square" lIns="91425" tIns="91425" rIns="91425" bIns="91425" anchor="t" anchorCtr="0">
                            <a:noAutofit/>
                          </wps:bodyPr>
                        </wps:wsp>
                      </wpg:wgp>
                    </a:graphicData>
                  </a:graphic>
                </wp:inline>
              </w:drawing>
            </mc:Choice>
            <mc:Fallback>
              <w:pict>
                <v:group w14:anchorId="7D7F8507" id="Grupo 2" o:spid="_x0000_s1195" style="width:451.3pt;height:353pt;mso-position-horizontal-relative:char;mso-position-vertical-relative:line" coordorigin="2254,3463" coordsize="68712,5349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">
                  <v:shape id="Shape 30" o:spid="_x0000_s1196" type="#_x0000_t75" style="position:absolute;left:2254;top:3463;width:68712;height:42405;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">
                    <v:imagedata r:id="rId32" o:title=""/>
                  </v:shape>
                  <v:shape id="Cuadro de texto 486464611" o:spid="_x0000_s1197" type="#_x0000_t202" style="position:absolute;left:18253;top:35599;width:6717;height:27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" filled="f" stroked="f">
                    <v:textbox inset="2.53958mm,2.53958mm,2.53958mm,2.53958mm">
                      <w:txbxContent>
                        <w:p w14:paraId="09407A87" w14:textId="77777777" w:rsidR="00434AED" w:rsidRDefault="00000000">
                          <w:pPr>
                            <w:spacing w:line="240" w:lineRule="auto"/>
                            <w:textDirection w:val="btLr"/>
                          </w:pPr>
                          <w:r>
                            <w:rPr>
                              <w:rFonts w:ascii="Livvic" w:eastAsia="Livvic" w:hAnsi="Livvic" w:cs="Livvic"/>
                              <w:color w:val="2B302B"/>
                              <w:sz w:val="28"/>
                            </w:rPr>
                            <w:t>10</w:t>
                          </w:r>
                        </w:p>
                      </w:txbxContent>
                    </v:textbox>
                  </v:shape>
                  <v:shape id="Cuadro de texto 2112671038" o:spid="_x0000_s1198" type="#_x0000_t202" style="position:absolute;left:9173;top:35599;width:6717;height:27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" filled="f" stroked="f">
                    <v:textbox inset="2.53958mm,2.53958mm,2.53958mm,2.53958mm">
                      <w:txbxContent>
                        <w:p w14:paraId="3EEBCB2B" w14:textId="77777777" w:rsidR="00434AED" w:rsidRDefault="00000000">
                          <w:pPr>
                            <w:spacing w:line="240" w:lineRule="auto"/>
                            <w:textDirection w:val="btLr"/>
                          </w:pPr>
                          <w:r>
                            <w:rPr>
                              <w:rFonts w:ascii="Livvic" w:eastAsia="Livvic" w:hAnsi="Livvic" w:cs="Livvic"/>
                              <w:color w:val="2B302B"/>
                              <w:sz w:val="28"/>
                            </w:rPr>
                            <w:t>33</w:t>
                          </w:r>
                        </w:p>
                      </w:txbxContent>
                    </v:textbox>
                  </v:shape>
                  <v:shape id="Cuadro de texto 842972306" o:spid="_x0000_s1199" type="#_x0000_t202" style="position:absolute;left:26803;top:35599;width:6717;height:27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" filled="f" stroked="f">
                    <v:textbox inset="2.53958mm,2.53958mm,2.53958mm,2.53958mm">
                      <w:txbxContent>
                        <w:p w14:paraId="3D80D6D8" w14:textId="77777777" w:rsidR="00434AED" w:rsidRDefault="00000000">
                          <w:pPr>
                            <w:spacing w:line="240" w:lineRule="auto"/>
                            <w:textDirection w:val="btLr"/>
                          </w:pPr>
                          <w:r>
                            <w:rPr>
                              <w:rFonts w:ascii="Livvic" w:eastAsia="Livvic" w:hAnsi="Livvic" w:cs="Livvic"/>
                              <w:color w:val="2B302B"/>
                              <w:sz w:val="28"/>
                            </w:rPr>
                            <w:t>12</w:t>
                          </w:r>
                        </w:p>
                      </w:txbxContent>
                    </v:textbox>
                  </v:shape>
                  <v:shape id="Cuadro de texto 530145644" o:spid="_x0000_s1200" type="#_x0000_t202" style="position:absolute;left:35354;top:35599;width:6717;height:27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" filled="f" stroked="f">
                    <v:textbox inset="2.53958mm,2.53958mm,2.53958mm,2.53958mm">
                      <w:txbxContent>
                        <w:p w14:paraId="42274FF1" w14:textId="77777777" w:rsidR="00434AED" w:rsidRDefault="00000000">
                          <w:pPr>
                            <w:spacing w:line="240" w:lineRule="auto"/>
                            <w:textDirection w:val="btLr"/>
                          </w:pPr>
                          <w:r>
                            <w:rPr>
                              <w:rFonts w:ascii="Livvic" w:eastAsia="Livvic" w:hAnsi="Livvic" w:cs="Livvic"/>
                              <w:color w:val="2B302B"/>
                              <w:sz w:val="28"/>
                            </w:rPr>
                            <w:t>22</w:t>
                          </w:r>
                        </w:p>
                      </w:txbxContent>
                    </v:textbox>
                  </v:shape>
                  <v:shape id="Cuadro de texto 687450565" o:spid="_x0000_s1201" type="#_x0000_t202" style="position:absolute;left:44421;top:35599;width:6717;height:27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" filled="f" stroked="f">
                    <v:textbox inset="2.53958mm,2.53958mm,2.53958mm,2.53958mm">
                      <w:txbxContent>
                        <w:p w14:paraId="27639424" w14:textId="77777777" w:rsidR="00434AED" w:rsidRDefault="00000000">
                          <w:pPr>
                            <w:spacing w:line="240" w:lineRule="auto"/>
                            <w:textDirection w:val="btLr"/>
                          </w:pPr>
                          <w:r>
                            <w:rPr>
                              <w:rFonts w:ascii="Livvic" w:eastAsia="Livvic" w:hAnsi="Livvic" w:cs="Livvic"/>
                              <w:color w:val="2B302B"/>
                              <w:sz w:val="28"/>
                            </w:rPr>
                            <w:t>22</w:t>
                          </w:r>
                        </w:p>
                      </w:txbxContent>
                    </v:textbox>
                  </v:shape>
                  <v:shape id="Cuadro de texto 969729419" o:spid="_x0000_s1202" type="#_x0000_t202" style="position:absolute;left:53184;top:35599;width:6717;height:27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" filled="f" stroked="f">
                    <v:textbox inset="2.53958mm,2.53958mm,2.53958mm,2.53958mm">
                      <w:txbxContent>
                        <w:p w14:paraId="002AA912" w14:textId="77777777" w:rsidR="00434AED" w:rsidRDefault="00000000">
                          <w:pPr>
                            <w:spacing w:line="240" w:lineRule="auto"/>
                            <w:textDirection w:val="btLr"/>
                          </w:pPr>
                          <w:r>
                            <w:rPr>
                              <w:rFonts w:ascii="Livvic" w:eastAsia="Livvic" w:hAnsi="Livvic" w:cs="Livvic"/>
                              <w:color w:val="2B302B"/>
                              <w:sz w:val="28"/>
                            </w:rPr>
                            <w:t>48</w:t>
                          </w:r>
                        </w:p>
                      </w:txbxContent>
                    </v:textbox>
                  </v:shape>
                  <v:shape id="Cuadro de texto 496461514" o:spid="_x0000_s1203" type="#_x0000_t202" style="position:absolute;left:62023;top:35599;width:8349;height:27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" filled="f" stroked="f">
                    <v:textbox inset="2.53958mm,2.53958mm,2.53958mm,2.53958mm">
                      <w:txbxContent>
                        <w:p w14:paraId="6D94C693" w14:textId="77777777" w:rsidR="00434AED" w:rsidRDefault="00000000">
                          <w:pPr>
                            <w:spacing w:line="240" w:lineRule="auto"/>
                            <w:textDirection w:val="btLr"/>
                          </w:pPr>
                          <w:r>
                            <w:rPr>
                              <w:rFonts w:ascii="Livvic" w:eastAsia="Livvic" w:hAnsi="Livvic" w:cs="Livvic"/>
                              <w:color w:val="2B302B"/>
                              <w:sz w:val="28"/>
                            </w:rPr>
                            <w:t>269</w:t>
                          </w:r>
                        </w:p>
                      </w:txbxContent>
                    </v:textbox>
                  </v:shape>
                  <v:shape id="Cuadro de texto 208153278" o:spid="_x0000_s1204" type="#_x0000_t202" style="position:absolute;left:4477;top:45487;width:64764;height:111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" filled="f" stroked="f">
                    <v:textbox inset="2.53958mm,2.53958mm,2.53958mm,2.53958mm">
                      <w:txbxContent>
                        <w:p w14:paraId="43DF4D50" w14:textId="77777777" w:rsidR="00434AED" w:rsidRDefault="00000000">
                          <w:pPr>
                            <w:spacing w:line="240" w:lineRule="auto"/>
                            <w:textDirection w:val="btLr"/>
                          </w:pPr>
                          <w:r>
                            <w:rPr>
                              <w:color w:val="000000"/>
                              <w:sz w:val="28"/>
                            </w:rPr>
                            <w:t>Fig. Ingestas: Probabilidad estimada de que un abejorro responda extendiendo la probóscide frente al olor conocido a las 24hs de realizado el entrenamiento en función de la cantidad de ingestas que realizó el individuo durante la etapa de condicionamiento. Se modelo con tratamiento, nido y día como variables de efectos aleatorios, ningún contraste fue significativo (Tukey, p-valor&gt;0,05)</w:t>
                          </w:r>
                        </w:p>
                      </w:txbxContent>
                    </v:textbox>
                  </v:shape>
                  <w10:anchorlock/>
                </v:group>
              </w:pict>
            </mc:Fallback>
          </mc:AlternateContent>
        </w:r>
      </w:del>
    </w:p>
    <w:p w14:paraId="3502A313" w14:textId="7379F21C" w:rsidR="00434AED" w:rsidDel="004665C6" w:rsidRDefault="00000000">
      <w:pPr>
        <w:pStyle w:val="Ttulo2"/>
        <w:rPr>
          <w:del w:id="2039" w:author="julieta pellettieri" w:date="2025-05-23T17:00:00Z" w16du:dateUtc="2025-05-23T20:00:00Z"/>
        </w:rPr>
      </w:pPr>
      <w:bookmarkStart w:id="2040" w:name="_xtlkjun0pp0d" w:colFirst="0" w:colLast="0"/>
      <w:bookmarkEnd w:id="2040"/>
      <w:del w:id="2041" w:author="julieta pellettieri" w:date="2025-05-23T17:00:00Z" w16du:dateUtc="2025-05-23T20:00:00Z">
        <w:r w:rsidDel="004665C6">
          <w:delText>De aca en mas tengo que hacer los analisis de nuevo sin el filtro de &gt;= 2 ingestas a ver que pasa.</w:delText>
        </w:r>
      </w:del>
    </w:p>
    <w:p w14:paraId="4136E5FF" w14:textId="39D6F299" w:rsidR="00434AED" w:rsidDel="004665C6" w:rsidRDefault="00000000">
      <w:pPr>
        <w:pStyle w:val="Ttulo2"/>
        <w:rPr>
          <w:del w:id="2042" w:author="julieta pellettieri" w:date="2025-05-23T17:00:00Z" w16du:dateUtc="2025-05-23T20:00:00Z"/>
        </w:rPr>
      </w:pPr>
      <w:del w:id="2043" w:author="julieta pellettieri" w:date="2025-05-23T17:00:00Z" w16du:dateUtc="2025-05-23T20:00:00Z">
        <w:r w:rsidDel="004665C6">
          <w:delText>Memoria a largo término</w:delText>
        </w:r>
      </w:del>
    </w:p>
    <w:p w14:paraId="72223629" w14:textId="6C8D8B01" w:rsidR="00434AED" w:rsidDel="004665C6" w:rsidRDefault="00000000">
      <w:pPr>
        <w:pStyle w:val="Ttulo3"/>
        <w:rPr>
          <w:del w:id="2044" w:author="julieta pellettieri" w:date="2025-05-23T17:00:00Z" w16du:dateUtc="2025-05-23T20:00:00Z"/>
        </w:rPr>
      </w:pPr>
      <w:del w:id="2045" w:author="julieta pellettieri" w:date="2025-05-23T17:00:00Z" w16du:dateUtc="2025-05-23T20:00:00Z">
        <w:r w:rsidDel="004665C6">
          <w:delText>Analisis exploratorio</w:delText>
        </w:r>
      </w:del>
    </w:p>
    <w:p w14:paraId="2584AA86" w14:textId="4D779516" w:rsidR="00434AED" w:rsidDel="004665C6" w:rsidRDefault="00000000">
      <w:pPr>
        <w:pStyle w:val="Ttulo3"/>
        <w:rPr>
          <w:del w:id="2046" w:author="julieta pellettieri" w:date="2025-05-23T17:00:00Z" w16du:dateUtc="2025-05-23T20:00:00Z"/>
        </w:rPr>
      </w:pPr>
      <w:del w:id="2047" w:author="julieta pellettieri" w:date="2025-05-23T17:00:00Z" w16du:dateUtc="2025-05-23T20:00:00Z">
        <w:r w:rsidDel="004665C6">
          <w:delText>Modelado</w:delText>
        </w:r>
      </w:del>
    </w:p>
    <w:p w14:paraId="6D8E923F" w14:textId="1E13B80B" w:rsidR="00434AED" w:rsidDel="004665C6" w:rsidRDefault="00000000">
      <w:pPr>
        <w:rPr>
          <w:del w:id="2048" w:author="julieta pellettieri" w:date="2025-05-23T17:00:00Z" w16du:dateUtc="2025-05-23T20:00:00Z"/>
        </w:rPr>
      </w:pPr>
      <w:del w:id="2049" w:author="julieta pellettieri" w:date="2025-05-23T17:00:00Z" w16du:dateUtc="2025-05-23T20:00:00Z">
        <w:r w:rsidDel="004665C6">
          <w:delText xml:space="preserve">presentar mini conclusion de la seccion </w:delText>
        </w:r>
      </w:del>
    </w:p>
    <w:p w14:paraId="118D643D" w14:textId="36AEC4AD" w:rsidR="00434AED" w:rsidDel="004665C6" w:rsidRDefault="00000000">
      <w:pPr>
        <w:pStyle w:val="Ttulo2"/>
        <w:rPr>
          <w:del w:id="2050" w:author="julieta pellettieri" w:date="2025-05-23T17:00:00Z" w16du:dateUtc="2025-05-23T20:00:00Z"/>
        </w:rPr>
      </w:pPr>
      <w:bookmarkStart w:id="2051" w:name="_rhtn4a4gk2jj" w:colFirst="0" w:colLast="0"/>
      <w:bookmarkEnd w:id="2051"/>
      <w:del w:id="2052" w:author="julieta pellettieri" w:date="2025-05-23T17:00:00Z" w16du:dateUtc="2025-05-23T20:00:00Z">
        <w:r w:rsidDel="004665C6">
          <w:rPr>
            <w:noProof/>
          </w:rPr>
          <mc:AlternateContent>
            <mc:Choice Requires="wpg">
              <w:drawing>
                <wp:inline distT="114300" distB="114300" distL="114300" distR="114300" wp14:anchorId="6B068077" wp14:editId="737B514F">
                  <wp:extent cx="6453047" cy="3167798"/>
                  <wp:effectExtent l="0" t="0" r="0" b="0"/>
                  <wp:docPr id="5" name="Grupo 5"/>
                  <wp:cNvGraphicFramePr/>
                  <a:graphic xmlns:a="http://schemas.openxmlformats.org/drawingml/2006/main">
                    <a:graphicData uri="http://schemas.microsoft.com/office/word/2010/wordprocessingGroup">
                      <wpg:wgp>
                        <wpg:cNvGrpSpPr/>
                        <wpg:grpSpPr>
                          <a:xfrm>
                            <a:off x="0" y="0"/>
                            <a:ext cx="6453047" cy="3167798"/>
                            <a:chOff x="138050" y="272525"/>
                            <a:chExt cx="8424305" cy="4124025"/>
                          </a:xfrm>
                        </wpg:grpSpPr>
                        <wps:wsp>
                          <wps:cNvPr id="2025279796" name="Cuadro de texto 2025279796"/>
                          <wps:cNvSpPr txBox="1"/>
                          <wps:spPr>
                            <a:xfrm>
                              <a:off x="2893843" y="2593254"/>
                              <a:ext cx="5668512" cy="447195"/>
                            </a:xfrm>
                            <a:prstGeom prst="rect">
                              <a:avLst/>
                            </a:prstGeom>
                            <a:noFill/>
                            <a:ln>
                              <a:noFill/>
                            </a:ln>
                          </wps:spPr>
                          <wps:txbx>
                            <w:txbxContent>
                              <w:p w14:paraId="3E5EC8FC" w14:textId="77777777" w:rsidR="00434AED" w:rsidRDefault="00434AED">
                                <w:pPr>
                                  <w:spacing w:line="240" w:lineRule="auto"/>
                                  <w:textDirection w:val="btLr"/>
                                </w:pPr>
                              </w:p>
                            </w:txbxContent>
                          </wps:txbx>
                          <wps:bodyPr spcFirstLastPara="1" wrap="square" lIns="91425" tIns="91425" rIns="91425" bIns="91425" anchor="t" anchorCtr="0">
                            <a:spAutoFit/>
                          </wps:bodyPr>
                        </wps:wsp>
                        <pic:pic xmlns:pic="http://schemas.openxmlformats.org/drawingml/2006/picture">
                          <pic:nvPicPr>
                            <pic:cNvPr id="111" name="Shape 111"/>
                            <pic:cNvPicPr preferRelativeResize="0"/>
                          </pic:nvPicPr>
                          <pic:blipFill>
                            <a:blip r:embed="rId33">
                              <a:alphaModFix/>
                            </a:blip>
                            <a:stretch>
                              <a:fillRect/>
                            </a:stretch>
                          </pic:blipFill>
                          <pic:spPr>
                            <a:xfrm>
                              <a:off x="163425" y="272525"/>
                              <a:ext cx="5532275" cy="3421400"/>
                            </a:xfrm>
                            <a:prstGeom prst="rect">
                              <a:avLst/>
                            </a:prstGeom>
                            <a:noFill/>
                            <a:ln>
                              <a:noFill/>
                            </a:ln>
                          </pic:spPr>
                        </pic:pic>
                        <wps:wsp>
                          <wps:cNvPr id="1996915374" name="Cuadro de texto 1996915374"/>
                          <wps:cNvSpPr txBox="1"/>
                          <wps:spPr>
                            <a:xfrm>
                              <a:off x="138050" y="3584450"/>
                              <a:ext cx="5425800" cy="812100"/>
                            </a:xfrm>
                            <a:prstGeom prst="rect">
                              <a:avLst/>
                            </a:prstGeom>
                            <a:noFill/>
                            <a:ln>
                              <a:noFill/>
                            </a:ln>
                          </wps:spPr>
                          <wps:txbx>
                            <w:txbxContent>
                              <w:p w14:paraId="2841CB43" w14:textId="77777777" w:rsidR="00434AED" w:rsidRDefault="00000000">
                                <w:pPr>
                                  <w:spacing w:line="240" w:lineRule="auto"/>
                                  <w:textDirection w:val="btLr"/>
                                </w:pPr>
                                <w:r>
                                  <w:rPr>
                                    <w:color w:val="000000"/>
                                  </w:rPr>
                                  <w:t>Probabilidad de formar memoria a largo termino en funcion del tratamiento. Mas de dos ingestas, con nido 4 , VA dias y nido,Letras distintas implican diferencias significativas (pvalor&lt;0,05) con  Contraste de tukey.</w:t>
                                </w:r>
                              </w:p>
                            </w:txbxContent>
                          </wps:txbx>
                          <wps:bodyPr spcFirstLastPara="1" wrap="square" lIns="91425" tIns="91425" rIns="91425" bIns="91425" anchor="t" anchorCtr="0">
                            <a:noAutofit/>
                          </wps:bodyPr>
                        </wps:wsp>
                        <wps:wsp>
                          <wps:cNvPr id="189903594" name="Cuadro de texto 189903594"/>
                          <wps:cNvSpPr txBox="1"/>
                          <wps:spPr>
                            <a:xfrm>
                              <a:off x="1026225" y="1209050"/>
                              <a:ext cx="304500" cy="355200"/>
                            </a:xfrm>
                            <a:prstGeom prst="rect">
                              <a:avLst/>
                            </a:prstGeom>
                            <a:noFill/>
                            <a:ln>
                              <a:noFill/>
                            </a:ln>
                          </wps:spPr>
                          <wps:txbx>
                            <w:txbxContent>
                              <w:p w14:paraId="78A4D155" w14:textId="77777777" w:rsidR="00434AED" w:rsidRDefault="00000000">
                                <w:pPr>
                                  <w:spacing w:line="240" w:lineRule="auto"/>
                                  <w:textDirection w:val="btLr"/>
                                </w:pPr>
                                <w:r>
                                  <w:rPr>
                                    <w:color w:val="000000"/>
                                    <w:sz w:val="28"/>
                                  </w:rPr>
                                  <w:t>A</w:t>
                                </w:r>
                              </w:p>
                            </w:txbxContent>
                          </wps:txbx>
                          <wps:bodyPr spcFirstLastPara="1" wrap="square" lIns="91425" tIns="91425" rIns="91425" bIns="91425" anchor="t" anchorCtr="0">
                            <a:noAutofit/>
                          </wps:bodyPr>
                        </wps:wsp>
                        <wps:wsp>
                          <wps:cNvPr id="1507385429" name="Cuadro de texto 1507385429"/>
                          <wps:cNvSpPr txBox="1"/>
                          <wps:spPr>
                            <a:xfrm>
                              <a:off x="1391800" y="721950"/>
                              <a:ext cx="304500" cy="355200"/>
                            </a:xfrm>
                            <a:prstGeom prst="rect">
                              <a:avLst/>
                            </a:prstGeom>
                            <a:noFill/>
                            <a:ln>
                              <a:noFill/>
                            </a:ln>
                          </wps:spPr>
                          <wps:txbx>
                            <w:txbxContent>
                              <w:p w14:paraId="1B524335" w14:textId="77777777" w:rsidR="00434AED" w:rsidRDefault="00000000">
                                <w:pPr>
                                  <w:spacing w:line="240" w:lineRule="auto"/>
                                  <w:textDirection w:val="btLr"/>
                                </w:pPr>
                                <w:r>
                                  <w:rPr>
                                    <w:color w:val="000000"/>
                                    <w:sz w:val="28"/>
                                  </w:rPr>
                                  <w:t>A</w:t>
                                </w:r>
                              </w:p>
                            </w:txbxContent>
                          </wps:txbx>
                          <wps:bodyPr spcFirstLastPara="1" wrap="square" lIns="91425" tIns="91425" rIns="91425" bIns="91425" anchor="t" anchorCtr="0">
                            <a:noAutofit/>
                          </wps:bodyPr>
                        </wps:wsp>
                        <wps:wsp>
                          <wps:cNvPr id="29283390" name="Cuadro de texto 29283390"/>
                          <wps:cNvSpPr txBox="1"/>
                          <wps:spPr>
                            <a:xfrm>
                              <a:off x="2122800" y="640875"/>
                              <a:ext cx="304500" cy="355200"/>
                            </a:xfrm>
                            <a:prstGeom prst="rect">
                              <a:avLst/>
                            </a:prstGeom>
                            <a:noFill/>
                            <a:ln>
                              <a:noFill/>
                            </a:ln>
                          </wps:spPr>
                          <wps:txbx>
                            <w:txbxContent>
                              <w:p w14:paraId="2FF9907E" w14:textId="77777777" w:rsidR="00434AED" w:rsidRDefault="00000000">
                                <w:pPr>
                                  <w:spacing w:line="240" w:lineRule="auto"/>
                                  <w:textDirection w:val="btLr"/>
                                </w:pPr>
                                <w:r>
                                  <w:rPr>
                                    <w:color w:val="000000"/>
                                    <w:sz w:val="28"/>
                                  </w:rPr>
                                  <w:t>A</w:t>
                                </w:r>
                              </w:p>
                            </w:txbxContent>
                          </wps:txbx>
                          <wps:bodyPr spcFirstLastPara="1" wrap="square" lIns="91425" tIns="91425" rIns="91425" bIns="91425" anchor="t" anchorCtr="0">
                            <a:noAutofit/>
                          </wps:bodyPr>
                        </wps:wsp>
                        <wps:wsp>
                          <wps:cNvPr id="847879362" name="Cuadro de texto 847879362"/>
                          <wps:cNvSpPr txBox="1"/>
                          <wps:spPr>
                            <a:xfrm>
                              <a:off x="2777313" y="1128275"/>
                              <a:ext cx="304500" cy="355200"/>
                            </a:xfrm>
                            <a:prstGeom prst="rect">
                              <a:avLst/>
                            </a:prstGeom>
                            <a:noFill/>
                            <a:ln>
                              <a:noFill/>
                            </a:ln>
                          </wps:spPr>
                          <wps:txbx>
                            <w:txbxContent>
                              <w:p w14:paraId="037ED0EE" w14:textId="77777777" w:rsidR="00434AED" w:rsidRDefault="00000000">
                                <w:pPr>
                                  <w:spacing w:line="240" w:lineRule="auto"/>
                                  <w:textDirection w:val="btLr"/>
                                </w:pPr>
                                <w:r>
                                  <w:rPr>
                                    <w:color w:val="000000"/>
                                    <w:sz w:val="28"/>
                                  </w:rPr>
                                  <w:t>A</w:t>
                                </w:r>
                              </w:p>
                            </w:txbxContent>
                          </wps:txbx>
                          <wps:bodyPr spcFirstLastPara="1" wrap="square" lIns="91425" tIns="91425" rIns="91425" bIns="91425" anchor="t" anchorCtr="0">
                            <a:noAutofit/>
                          </wps:bodyPr>
                        </wps:wsp>
                        <wps:wsp>
                          <wps:cNvPr id="569263102" name="Cuadro de texto 569263102"/>
                          <wps:cNvSpPr txBox="1"/>
                          <wps:spPr>
                            <a:xfrm>
                              <a:off x="3505488" y="1128275"/>
                              <a:ext cx="304500" cy="355200"/>
                            </a:xfrm>
                            <a:prstGeom prst="rect">
                              <a:avLst/>
                            </a:prstGeom>
                            <a:noFill/>
                            <a:ln>
                              <a:noFill/>
                            </a:ln>
                          </wps:spPr>
                          <wps:txbx>
                            <w:txbxContent>
                              <w:p w14:paraId="37530621" w14:textId="77777777" w:rsidR="00434AED" w:rsidRDefault="00000000">
                                <w:pPr>
                                  <w:spacing w:line="240" w:lineRule="auto"/>
                                  <w:textDirection w:val="btLr"/>
                                </w:pPr>
                                <w:r>
                                  <w:rPr>
                                    <w:color w:val="000000"/>
                                    <w:sz w:val="28"/>
                                  </w:rPr>
                                  <w:t>A</w:t>
                                </w:r>
                              </w:p>
                            </w:txbxContent>
                          </wps:txbx>
                          <wps:bodyPr spcFirstLastPara="1" wrap="square" lIns="91425" tIns="91425" rIns="91425" bIns="91425" anchor="t" anchorCtr="0">
                            <a:noAutofit/>
                          </wps:bodyPr>
                        </wps:wsp>
                        <wps:wsp>
                          <wps:cNvPr id="585502" name="Cuadro de texto 585502"/>
                          <wps:cNvSpPr txBox="1"/>
                          <wps:spPr>
                            <a:xfrm>
                              <a:off x="4233663" y="853850"/>
                              <a:ext cx="304500" cy="355200"/>
                            </a:xfrm>
                            <a:prstGeom prst="rect">
                              <a:avLst/>
                            </a:prstGeom>
                            <a:noFill/>
                            <a:ln>
                              <a:noFill/>
                            </a:ln>
                          </wps:spPr>
                          <wps:txbx>
                            <w:txbxContent>
                              <w:p w14:paraId="47B40A99" w14:textId="77777777" w:rsidR="00434AED" w:rsidRDefault="00000000">
                                <w:pPr>
                                  <w:spacing w:line="240" w:lineRule="auto"/>
                                  <w:textDirection w:val="btLr"/>
                                </w:pPr>
                                <w:r>
                                  <w:rPr>
                                    <w:color w:val="000000"/>
                                    <w:sz w:val="28"/>
                                  </w:rPr>
                                  <w:t>A</w:t>
                                </w:r>
                              </w:p>
                            </w:txbxContent>
                          </wps:txbx>
                          <wps:bodyPr spcFirstLastPara="1" wrap="square" lIns="91425" tIns="91425" rIns="91425" bIns="91425" anchor="t" anchorCtr="0">
                            <a:noAutofit/>
                          </wps:bodyPr>
                        </wps:wsp>
                        <wps:wsp>
                          <wps:cNvPr id="881206334" name="Cuadro de texto 881206334"/>
                          <wps:cNvSpPr txBox="1"/>
                          <wps:spPr>
                            <a:xfrm>
                              <a:off x="4913913" y="1960450"/>
                              <a:ext cx="304500" cy="355200"/>
                            </a:xfrm>
                            <a:prstGeom prst="rect">
                              <a:avLst/>
                            </a:prstGeom>
                            <a:noFill/>
                            <a:ln>
                              <a:noFill/>
                            </a:ln>
                          </wps:spPr>
                          <wps:txbx>
                            <w:txbxContent>
                              <w:p w14:paraId="7272DC47" w14:textId="77777777" w:rsidR="00434AED" w:rsidRDefault="00000000">
                                <w:pPr>
                                  <w:spacing w:line="240" w:lineRule="auto"/>
                                  <w:textDirection w:val="btLr"/>
                                </w:pPr>
                                <w:r>
                                  <w:rPr>
                                    <w:color w:val="000000"/>
                                    <w:sz w:val="28"/>
                                  </w:rPr>
                                  <w:t>B</w:t>
                                </w:r>
                              </w:p>
                            </w:txbxContent>
                          </wps:txbx>
                          <wps:bodyPr spcFirstLastPara="1" wrap="square" lIns="91425" tIns="91425" rIns="91425" bIns="91425" anchor="t" anchorCtr="0">
                            <a:noAutofit/>
                          </wps:bodyPr>
                        </wps:wsp>
                      </wpg:wgp>
                    </a:graphicData>
                  </a:graphic>
                </wp:inline>
              </w:drawing>
            </mc:Choice>
            <mc:Fallback>
              <w:pict>
                <v:group w14:anchorId="6B068077" id="Grupo 5" o:spid="_x0000_s1205" style="width:508.1pt;height:249.45pt;mso-position-horizontal-relative:char;mso-position-vertical-relative:line" coordorigin="1380,2725" coordsize="84243,4124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">
                  <v:shape id="Cuadro de texto 2025279796" o:spid="_x0000_s1206" type="#_x0000_t202" style="position:absolute;left:28938;top:25932;width:56685;height:44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" filled="f" stroked="f">
                    <v:textbox style="mso-fit-shape-to-text:t" inset="2.53958mm,2.53958mm,2.53958mm,2.53958mm">
                      <w:txbxContent>
                        <w:p w14:paraId="3E5EC8FC" w14:textId="77777777" w:rsidR="00434AED" w:rsidRDefault="00434AED">
                          <w:pPr>
                            <w:spacing w:line="240" w:lineRule="auto"/>
                            <w:textDirection w:val="btLr"/>
                          </w:pPr>
                        </w:p>
                      </w:txbxContent>
                    </v:textbox>
                  </v:shape>
                  <v:shape id="Shape 111" o:spid="_x0000_s1207" type="#_x0000_t75" style="position:absolute;left:1634;top:2725;width:55323;height:34214;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">
                    <v:imagedata r:id="rId34" o:title=""/>
                  </v:shape>
                  <v:shape id="Cuadro de texto 1996915374" o:spid="_x0000_s1208" type="#_x0000_t202" style="position:absolute;left:1380;top:35844;width:54258;height:81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" filled="f" stroked="f">
                    <v:textbox inset="2.53958mm,2.53958mm,2.53958mm,2.53958mm">
                      <w:txbxContent>
                        <w:p w14:paraId="2841CB43" w14:textId="77777777" w:rsidR="00434AED" w:rsidRDefault="00000000">
                          <w:pPr>
                            <w:spacing w:line="240" w:lineRule="auto"/>
                            <w:textDirection w:val="btLr"/>
                          </w:pPr>
                          <w:r>
                            <w:rPr>
                              <w:color w:val="000000"/>
                            </w:rPr>
                            <w:t>Probabilidad de formar memoria a largo termino en funcion del tratamiento. Mas de dos ingestas, con nido 4 , VA dias y nido,Letras distintas implican diferencias significativas (pvalor&lt;0,05) con  Contraste de tukey.</w:t>
                          </w:r>
                        </w:p>
                      </w:txbxContent>
                    </v:textbox>
                  </v:shape>
                  <v:shape id="Cuadro de texto 189903594" o:spid="_x0000_s1209" type="#_x0000_t202" style="position:absolute;left:10262;top:12090;width:3045;height:35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" filled="f" stroked="f">
                    <v:textbox inset="2.53958mm,2.53958mm,2.53958mm,2.53958mm">
                      <w:txbxContent>
                        <w:p w14:paraId="78A4D155" w14:textId="77777777" w:rsidR="00434AED" w:rsidRDefault="00000000">
                          <w:pPr>
                            <w:spacing w:line="240" w:lineRule="auto"/>
                            <w:textDirection w:val="btLr"/>
                          </w:pPr>
                          <w:r>
                            <w:rPr>
                              <w:color w:val="000000"/>
                              <w:sz w:val="28"/>
                            </w:rPr>
                            <w:t>A</w:t>
                          </w:r>
                        </w:p>
                      </w:txbxContent>
                    </v:textbox>
                  </v:shape>
                  <v:shape id="Cuadro de texto 1507385429" o:spid="_x0000_s1210" type="#_x0000_t202" style="position:absolute;left:13918;top:7219;width:3045;height:35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" filled="f" stroked="f">
                    <v:textbox inset="2.53958mm,2.53958mm,2.53958mm,2.53958mm">
                      <w:txbxContent>
                        <w:p w14:paraId="1B524335" w14:textId="77777777" w:rsidR="00434AED" w:rsidRDefault="00000000">
                          <w:pPr>
                            <w:spacing w:line="240" w:lineRule="auto"/>
                            <w:textDirection w:val="btLr"/>
                          </w:pPr>
                          <w:r>
                            <w:rPr>
                              <w:color w:val="000000"/>
                              <w:sz w:val="28"/>
                            </w:rPr>
                            <w:t>A</w:t>
                          </w:r>
                        </w:p>
                      </w:txbxContent>
                    </v:textbox>
                  </v:shape>
                  <v:shape id="Cuadro de texto 29283390" o:spid="_x0000_s1211" type="#_x0000_t202" style="position:absolute;left:21228;top:6408;width:3045;height:35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" filled="f" stroked="f">
                    <v:textbox inset="2.53958mm,2.53958mm,2.53958mm,2.53958mm">
                      <w:txbxContent>
                        <w:p w14:paraId="2FF9907E" w14:textId="77777777" w:rsidR="00434AED" w:rsidRDefault="00000000">
                          <w:pPr>
                            <w:spacing w:line="240" w:lineRule="auto"/>
                            <w:textDirection w:val="btLr"/>
                          </w:pPr>
                          <w:r>
                            <w:rPr>
                              <w:color w:val="000000"/>
                              <w:sz w:val="28"/>
                            </w:rPr>
                            <w:t>A</w:t>
                          </w:r>
                        </w:p>
                      </w:txbxContent>
                    </v:textbox>
                  </v:shape>
                  <v:shape id="Cuadro de texto 847879362" o:spid="_x0000_s1212" type="#_x0000_t202" style="position:absolute;left:27773;top:11282;width:3045;height:35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" filled="f" stroked="f">
                    <v:textbox inset="2.53958mm,2.53958mm,2.53958mm,2.53958mm">
                      <w:txbxContent>
                        <w:p w14:paraId="037ED0EE" w14:textId="77777777" w:rsidR="00434AED" w:rsidRDefault="00000000">
                          <w:pPr>
                            <w:spacing w:line="240" w:lineRule="auto"/>
                            <w:textDirection w:val="btLr"/>
                          </w:pPr>
                          <w:r>
                            <w:rPr>
                              <w:color w:val="000000"/>
                              <w:sz w:val="28"/>
                            </w:rPr>
                            <w:t>A</w:t>
                          </w:r>
                        </w:p>
                      </w:txbxContent>
                    </v:textbox>
                  </v:shape>
                  <v:shape id="Cuadro de texto 569263102" o:spid="_x0000_s1213" type="#_x0000_t202" style="position:absolute;left:35054;top:11282;width:3045;height:35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" filled="f" stroked="f">
                    <v:textbox inset="2.53958mm,2.53958mm,2.53958mm,2.53958mm">
                      <w:txbxContent>
                        <w:p w14:paraId="37530621" w14:textId="77777777" w:rsidR="00434AED" w:rsidRDefault="00000000">
                          <w:pPr>
                            <w:spacing w:line="240" w:lineRule="auto"/>
                            <w:textDirection w:val="btLr"/>
                          </w:pPr>
                          <w:r>
                            <w:rPr>
                              <w:color w:val="000000"/>
                              <w:sz w:val="28"/>
                            </w:rPr>
                            <w:t>A</w:t>
                          </w:r>
                        </w:p>
                      </w:txbxContent>
                    </v:textbox>
                  </v:shape>
                  <v:shape id="Cuadro de texto 585502" o:spid="_x0000_s1214" type="#_x0000_t202" style="position:absolute;left:42336;top:8538;width:3045;height:35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" filled="f" stroked="f">
                    <v:textbox inset="2.53958mm,2.53958mm,2.53958mm,2.53958mm">
                      <w:txbxContent>
                        <w:p w14:paraId="47B40A99" w14:textId="77777777" w:rsidR="00434AED" w:rsidRDefault="00000000">
                          <w:pPr>
                            <w:spacing w:line="240" w:lineRule="auto"/>
                            <w:textDirection w:val="btLr"/>
                          </w:pPr>
                          <w:r>
                            <w:rPr>
                              <w:color w:val="000000"/>
                              <w:sz w:val="28"/>
                            </w:rPr>
                            <w:t>A</w:t>
                          </w:r>
                        </w:p>
                      </w:txbxContent>
                    </v:textbox>
                  </v:shape>
                  <v:shape id="Cuadro de texto 881206334" o:spid="_x0000_s1215" type="#_x0000_t202" style="position:absolute;left:49139;top:19604;width:3045;height:35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" filled="f" stroked="f">
                    <v:textbox inset="2.53958mm,2.53958mm,2.53958mm,2.53958mm">
                      <w:txbxContent>
                        <w:p w14:paraId="7272DC47" w14:textId="77777777" w:rsidR="00434AED" w:rsidRDefault="00000000">
                          <w:pPr>
                            <w:spacing w:line="240" w:lineRule="auto"/>
                            <w:textDirection w:val="btLr"/>
                          </w:pPr>
                          <w:r>
                            <w:rPr>
                              <w:color w:val="000000"/>
                              <w:sz w:val="28"/>
                            </w:rPr>
                            <w:t>B</w:t>
                          </w:r>
                        </w:p>
                      </w:txbxContent>
                    </v:textbox>
                  </v:shape>
                  <w10:anchorlock/>
                </v:group>
              </w:pict>
            </mc:Fallback>
          </mc:AlternateContent>
        </w:r>
      </w:del>
    </w:p>
    <w:p w14:paraId="784B3A78" w14:textId="69BBFF7B" w:rsidR="00434AED" w:rsidDel="004665C6" w:rsidRDefault="00434AED">
      <w:pPr>
        <w:pStyle w:val="Ttulo2"/>
        <w:rPr>
          <w:del w:id="2053" w:author="julieta pellettieri" w:date="2025-05-23T17:00:00Z" w16du:dateUtc="2025-05-23T20:00:00Z"/>
        </w:rPr>
      </w:pPr>
      <w:bookmarkStart w:id="2054" w:name="_76juvh6b4rof" w:colFirst="0" w:colLast="0"/>
      <w:bookmarkEnd w:id="2054"/>
    </w:p>
    <w:p w14:paraId="790F0447" w14:textId="2D6ACA11" w:rsidR="00434AED" w:rsidDel="004665C6" w:rsidRDefault="00000000">
      <w:pPr>
        <w:pStyle w:val="Ttulo2"/>
        <w:rPr>
          <w:del w:id="2055" w:author="julieta pellettieri" w:date="2025-05-23T17:00:00Z" w16du:dateUtc="2025-05-23T20:00:00Z"/>
        </w:rPr>
      </w:pPr>
      <w:del w:id="2056" w:author="julieta pellettieri" w:date="2025-05-23T17:00:00Z" w16du:dateUtc="2025-05-23T20:00:00Z">
        <w:r w:rsidDel="004665C6">
          <w:delText>Supervivencia</w:delText>
        </w:r>
      </w:del>
    </w:p>
    <w:p w14:paraId="50240D34" w14:textId="6AE17FDF" w:rsidR="00434AED" w:rsidDel="004665C6" w:rsidRDefault="00000000">
      <w:pPr>
        <w:pStyle w:val="Ttulo3"/>
        <w:rPr>
          <w:del w:id="2057" w:author="julieta pellettieri" w:date="2025-05-23T17:00:00Z" w16du:dateUtc="2025-05-23T20:00:00Z"/>
        </w:rPr>
      </w:pPr>
      <w:del w:id="2058" w:author="julieta pellettieri" w:date="2025-05-23T17:00:00Z" w16du:dateUtc="2025-05-23T20:00:00Z">
        <w:r w:rsidDel="004665C6">
          <w:delText>Analisis exploratorio</w:delText>
        </w:r>
      </w:del>
    </w:p>
    <w:p w14:paraId="121B7602" w14:textId="00C9DD9A" w:rsidR="00434AED" w:rsidDel="004665C6" w:rsidRDefault="00000000">
      <w:pPr>
        <w:pStyle w:val="Ttulo3"/>
        <w:rPr>
          <w:del w:id="2059" w:author="julieta pellettieri" w:date="2025-05-23T17:00:00Z" w16du:dateUtc="2025-05-23T20:00:00Z"/>
        </w:rPr>
      </w:pPr>
      <w:del w:id="2060" w:author="julieta pellettieri" w:date="2025-05-23T17:00:00Z" w16du:dateUtc="2025-05-23T20:00:00Z">
        <w:r w:rsidDel="004665C6">
          <w:delText>Modelado</w:delText>
        </w:r>
      </w:del>
    </w:p>
    <w:p w14:paraId="428AF6B4" w14:textId="4DDE0CF8" w:rsidR="00434AED" w:rsidDel="004665C6" w:rsidRDefault="00000000">
      <w:pPr>
        <w:rPr>
          <w:del w:id="2061" w:author="julieta pellettieri" w:date="2025-05-23T17:00:00Z" w16du:dateUtc="2025-05-23T20:00:00Z"/>
        </w:rPr>
      </w:pPr>
      <w:del w:id="2062" w:author="julieta pellettieri" w:date="2025-05-23T17:00:00Z" w16du:dateUtc="2025-05-23T20:00:00Z">
        <w:r w:rsidDel="004665C6">
          <w:delText xml:space="preserve">presentar mini conclusion de la seccion </w:delText>
        </w:r>
      </w:del>
    </w:p>
    <w:p w14:paraId="68273845" w14:textId="77777777" w:rsidR="00434AED" w:rsidRDefault="00434AED"/>
    <w:p w14:paraId="43A6A9F3" w14:textId="72AD7F7A" w:rsidR="00434AED" w:rsidRDefault="005966CA">
      <w:pPr>
        <w:rPr>
          <w:ins w:id="2063" w:author="julieta pellettieri" w:date="2025-05-23T18:16:00Z" w16du:dateUtc="2025-05-23T21:16:00Z"/>
        </w:rPr>
      </w:pPr>
      <w:ins w:id="2064" w:author="julieta pellettieri" w:date="2025-05-23T17:24:00Z" w16du:dateUtc="2025-05-23T20:24:00Z">
        <w:r>
          <w:t xml:space="preserve">Ahora bien, si tenemos en cuenta que la tasa de </w:t>
        </w:r>
      </w:ins>
      <w:ins w:id="2065" w:author="julieta pellettieri" w:date="2025-05-23T17:25:00Z" w16du:dateUtc="2025-05-23T20:25:00Z">
        <w:r>
          <w:t>adquisición</w:t>
        </w:r>
      </w:ins>
      <w:ins w:id="2066" w:author="julieta pellettieri" w:date="2025-05-23T17:24:00Z" w16du:dateUtc="2025-05-23T20:24:00Z">
        <w:r>
          <w:t xml:space="preserve"> no es la misma para todos los tratamientos es </w:t>
        </w:r>
      </w:ins>
      <w:ins w:id="2067" w:author="julieta pellettieri" w:date="2025-05-23T17:25:00Z" w16du:dateUtc="2025-05-23T20:25:00Z">
        <w:r>
          <w:t>pertinente</w:t>
        </w:r>
      </w:ins>
      <w:ins w:id="2068" w:author="julieta pellettieri" w:date="2025-05-23T17:24:00Z" w16du:dateUtc="2025-05-23T20:24:00Z">
        <w:r>
          <w:t xml:space="preserve"> e</w:t>
        </w:r>
      </w:ins>
      <w:ins w:id="2069" w:author="julieta pellettieri" w:date="2025-05-23T17:25:00Z" w16du:dateUtc="2025-05-23T20:25:00Z">
        <w:r>
          <w:t xml:space="preserve">valuar la </w:t>
        </w:r>
      </w:ins>
      <w:ins w:id="2070" w:author="julieta pellettieri" w:date="2025-05-23T18:16:00Z" w16du:dateUtc="2025-05-23T21:16:00Z">
        <w:r w:rsidR="00353A00">
          <w:t>memoria</w:t>
        </w:r>
      </w:ins>
      <w:ins w:id="2071" w:author="julieta pellettieri" w:date="2025-05-23T18:15:00Z" w16du:dateUtc="2025-05-23T21:15:00Z">
        <w:r w:rsidR="00353A00">
          <w:t xml:space="preserve"> </w:t>
        </w:r>
      </w:ins>
      <w:ins w:id="2072" w:author="julieta pellettieri" w:date="2025-05-23T17:25:00Z" w16du:dateUtc="2025-05-23T20:25:00Z">
        <w:r>
          <w:t xml:space="preserve">de aquellos que mostraron una adquisición exitosa durante la etapa de entrenamiento. Realizando ese filtro el tamaño muestral se </w:t>
        </w:r>
      </w:ins>
      <w:ins w:id="2073" w:author="julieta pellettieri" w:date="2025-05-23T17:26:00Z" w16du:dateUtc="2025-05-23T20:26:00Z">
        <w:r>
          <w:t>ve reducido y por</w:t>
        </w:r>
      </w:ins>
      <w:ins w:id="2074" w:author="julieta pellettieri" w:date="2025-05-23T17:29:00Z" w16du:dateUtc="2025-05-23T20:29:00Z">
        <w:r>
          <w:t xml:space="preserve"> </w:t>
        </w:r>
      </w:ins>
      <w:ins w:id="2075" w:author="julieta pellettieri" w:date="2025-05-23T17:26:00Z" w16du:dateUtc="2025-05-23T20:26:00Z">
        <w:r>
          <w:t>lo</w:t>
        </w:r>
      </w:ins>
      <w:ins w:id="2076" w:author="julieta pellettieri" w:date="2025-05-23T17:29:00Z" w16du:dateUtc="2025-05-23T20:29:00Z">
        <w:r>
          <w:t xml:space="preserve"> </w:t>
        </w:r>
      </w:ins>
      <w:ins w:id="2077" w:author="julieta pellettieri" w:date="2025-05-23T17:26:00Z" w16du:dateUtc="2025-05-23T20:26:00Z">
        <w:r>
          <w:t>tanto la potencia de las pruebas r</w:t>
        </w:r>
      </w:ins>
      <w:ins w:id="2078" w:author="julieta pellettieri" w:date="2025-05-23T18:16:00Z" w16du:dateUtc="2025-05-23T21:16:00Z">
        <w:r w:rsidR="00353A00">
          <w:t>ea</w:t>
        </w:r>
      </w:ins>
      <w:ins w:id="2079" w:author="julieta pellettieri" w:date="2025-05-23T17:26:00Z" w16du:dateUtc="2025-05-23T20:26:00Z">
        <w:r>
          <w:t xml:space="preserve">lizadas disminuye. Aun </w:t>
        </w:r>
      </w:ins>
      <w:ins w:id="2080" w:author="julieta pellettieri" w:date="2025-05-23T17:29:00Z" w16du:dateUtc="2025-05-23T20:29:00Z">
        <w:del w:id="2081" w:author="Walter Farina" w:date="2025-06-03T18:50:00Z" w16du:dateUtc="2025-06-03T09:50:00Z">
          <w:r w:rsidDel="00C916FA">
            <w:delText>así</w:delText>
          </w:r>
        </w:del>
      </w:ins>
      <w:ins w:id="2082" w:author="Walter Farina" w:date="2025-06-03T18:50:00Z" w16du:dateUtc="2025-06-03T09:50:00Z">
        <w:r w:rsidR="00C916FA">
          <w:t>así,</w:t>
        </w:r>
      </w:ins>
      <w:ins w:id="2083" w:author="julieta pellettieri" w:date="2025-05-23T17:26:00Z" w16du:dateUtc="2025-05-23T20:26:00Z">
        <w:r>
          <w:t xml:space="preserve"> realizando cont</w:t>
        </w:r>
      </w:ins>
      <w:ins w:id="2084" w:author="julieta pellettieri" w:date="2025-05-23T17:27:00Z" w16du:dateUtc="2025-05-23T20:27:00Z">
        <w:r>
          <w:t xml:space="preserve">raste contra el control se detectaron diferencias significativas para los tratamientos </w:t>
        </w:r>
      </w:ins>
      <w:ins w:id="2085" w:author="julieta pellettieri" w:date="2025-05-23T17:28:00Z" w16du:dateUtc="2025-05-23T20:28:00Z">
        <w:r>
          <w:t xml:space="preserve">CAF+ARG, </w:t>
        </w:r>
      </w:ins>
      <w:ins w:id="2086" w:author="julieta pellettieri" w:date="2025-05-23T17:27:00Z" w16du:dateUtc="2025-05-23T20:27:00Z">
        <w:r>
          <w:t xml:space="preserve">2 </w:t>
        </w:r>
      </w:ins>
      <w:ins w:id="2087" w:author="julieta pellettieri" w:date="2025-05-23T17:28:00Z" w16du:dateUtc="2025-05-23T20:28:00Z">
        <w:r>
          <w:t>CAF y</w:t>
        </w:r>
      </w:ins>
      <w:ins w:id="2088" w:author="julieta pellettieri" w:date="2025-05-23T17:27:00Z" w16du:dateUtc="2025-05-23T20:27:00Z">
        <w:r>
          <w:t xml:space="preserve"> 2 </w:t>
        </w:r>
      </w:ins>
      <w:ins w:id="2089" w:author="julieta pellettieri" w:date="2025-05-23T17:28:00Z" w16du:dateUtc="2025-05-23T20:28:00Z">
        <w:r>
          <w:t>CAF+ARG</w:t>
        </w:r>
      </w:ins>
      <w:ins w:id="2090" w:author="julieta pellettieri" w:date="2025-05-28T02:57:00Z" w16du:dateUtc="2025-05-28T05:57:00Z">
        <w:r w:rsidR="0083012E">
          <w:t xml:space="preserve"> (Wald test, </w:t>
        </w:r>
        <w:r w:rsidR="0083012E" w:rsidRPr="003E2BAD">
          <w:t>p-valor&lt;0,005)</w:t>
        </w:r>
      </w:ins>
      <w:ins w:id="2091" w:author="julieta pellettieri" w:date="2025-05-28T02:58:00Z" w16du:dateUtc="2025-05-28T05:58:00Z">
        <w:r w:rsidR="0083012E">
          <w:t xml:space="preserve"> (</w:t>
        </w:r>
        <w:proofErr w:type="spellStart"/>
        <w:r w:rsidR="0083012E">
          <w:t>Fig</w:t>
        </w:r>
        <w:proofErr w:type="spellEnd"/>
        <w:r w:rsidR="0083012E">
          <w:t xml:space="preserve"> 4.</w:t>
        </w:r>
      </w:ins>
      <w:ins w:id="2092" w:author="julieta pellettieri" w:date="2025-05-28T03:00:00Z" w16du:dateUtc="2025-05-28T06:00:00Z">
        <w:r w:rsidR="0083012E">
          <w:t>5</w:t>
        </w:r>
      </w:ins>
      <w:ins w:id="2093" w:author="julieta pellettieri" w:date="2025-05-28T02:58:00Z" w16du:dateUtc="2025-05-28T05:58:00Z">
        <w:r w:rsidR="0083012E">
          <w:t>)</w:t>
        </w:r>
      </w:ins>
    </w:p>
    <w:p w14:paraId="65E50AA7" w14:textId="77777777" w:rsidR="00353A00" w:rsidRDefault="00353A00">
      <w:pPr>
        <w:rPr>
          <w:ins w:id="2094" w:author="julieta pellettieri" w:date="2025-05-23T17:25:00Z" w16du:dateUtc="2025-05-23T20:25:00Z"/>
        </w:rPr>
      </w:pPr>
    </w:p>
    <w:p w14:paraId="4DAD804A" w14:textId="7BB358A2" w:rsidR="005966CA" w:rsidRDefault="005966CA">
      <w:pPr>
        <w:rPr>
          <w:ins w:id="2095" w:author="julieta pellettieri" w:date="2025-05-23T17:25:00Z" w16du:dateUtc="2025-05-23T20:25:00Z"/>
        </w:rPr>
      </w:pPr>
      <w:commentRangeStart w:id="2096"/>
      <w:commentRangeStart w:id="2097"/>
      <w:ins w:id="2098" w:author="julieta pellettieri" w:date="2025-05-23T17:29:00Z" w16du:dateUtc="2025-05-23T20:29:00Z">
        <w:r>
          <w:rPr>
            <w:noProof/>
          </w:rPr>
          <w:drawing>
            <wp:inline distT="0" distB="0" distL="0" distR="0" wp14:anchorId="199D4FB7" wp14:editId="44BA0AE5">
              <wp:extent cx="5733415" cy="3538220"/>
              <wp:effectExtent l="0" t="0" r="635" b="5080"/>
              <wp:docPr id="324838710"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3415" cy="3538220"/>
                      </a:xfrm>
                      <a:prstGeom prst="rect">
                        <a:avLst/>
                      </a:prstGeom>
                      <a:noFill/>
                      <a:ln>
                        <a:noFill/>
                      </a:ln>
                    </pic:spPr>
                  </pic:pic>
                </a:graphicData>
              </a:graphic>
            </wp:inline>
          </w:drawing>
        </w:r>
        <w:commentRangeEnd w:id="2096"/>
        <w:r>
          <w:rPr>
            <w:rStyle w:val="Refdecomentario"/>
          </w:rPr>
          <w:commentReference w:id="2096"/>
        </w:r>
      </w:ins>
      <w:commentRangeEnd w:id="2097"/>
      <w:r w:rsidR="00C916FA">
        <w:rPr>
          <w:rStyle w:val="Refdecomentario"/>
        </w:rPr>
        <w:commentReference w:id="2097"/>
      </w:r>
    </w:p>
    <w:p w14:paraId="518F1FCE" w14:textId="77777777" w:rsidR="005966CA" w:rsidRDefault="005966CA">
      <w:pPr>
        <w:rPr>
          <w:ins w:id="2099" w:author="julieta pellettieri" w:date="2025-05-23T17:25:00Z" w16du:dateUtc="2025-05-23T20:25:00Z"/>
        </w:rPr>
      </w:pPr>
    </w:p>
    <w:p w14:paraId="23B48E35" w14:textId="77777777" w:rsidR="005966CA" w:rsidRDefault="005966CA">
      <w:pPr>
        <w:rPr>
          <w:ins w:id="2100" w:author="julieta pellettieri" w:date="2025-05-23T17:25:00Z" w16du:dateUtc="2025-05-23T20:25:00Z"/>
        </w:rPr>
      </w:pPr>
    </w:p>
    <w:p w14:paraId="423F791E" w14:textId="68937622" w:rsidR="00892032" w:rsidRDefault="00B21C99" w:rsidP="00892032">
      <w:pPr>
        <w:rPr>
          <w:ins w:id="2101" w:author="julieta pellettieri" w:date="2025-06-02T23:55:00Z" w16du:dateUtc="2025-06-03T02:55:00Z"/>
          <w:b/>
          <w:bCs/>
        </w:rPr>
      </w:pPr>
      <w:ins w:id="2102" w:author="julieta pellettieri" w:date="2025-06-02T23:58:00Z" w16du:dateUtc="2025-06-03T02:58:00Z">
        <w:r w:rsidRPr="00B21C99">
          <w:rPr>
            <w:b/>
            <w:bCs/>
            <w:noProof/>
          </w:rPr>
          <w:lastRenderedPageBreak/>
          <w:drawing>
            <wp:anchor distT="0" distB="0" distL="114300" distR="114300" simplePos="0" relativeHeight="251665408" behindDoc="0" locked="0" layoutInCell="1" allowOverlap="1" wp14:anchorId="6CD0945E" wp14:editId="7C27D38F">
              <wp:simplePos x="0" y="0"/>
              <wp:positionH relativeFrom="margin">
                <wp:align>center</wp:align>
              </wp:positionH>
              <wp:positionV relativeFrom="paragraph">
                <wp:posOffset>352425</wp:posOffset>
              </wp:positionV>
              <wp:extent cx="2219635" cy="2534004"/>
              <wp:effectExtent l="0" t="0" r="9525" b="0"/>
              <wp:wrapTopAndBottom/>
              <wp:docPr id="11257197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19797" name=""/>
                      <pic:cNvPicPr/>
                    </pic:nvPicPr>
                    <pic:blipFill>
                      <a:blip r:embed="rId36">
                        <a:extLst>
                          <a:ext uri="{28A0092B-C50C-407E-A947-70E740481C1C}">
                            <a14:useLocalDpi xmlns:a14="http://schemas.microsoft.com/office/drawing/2010/main" val="0"/>
                          </a:ext>
                        </a:extLst>
                      </a:blip>
                      <a:stretch>
                        <a:fillRect/>
                      </a:stretch>
                    </pic:blipFill>
                    <pic:spPr>
                      <a:xfrm>
                        <a:off x="0" y="0"/>
                        <a:ext cx="2219635" cy="2534004"/>
                      </a:xfrm>
                      <a:prstGeom prst="rect">
                        <a:avLst/>
                      </a:prstGeom>
                    </pic:spPr>
                  </pic:pic>
                </a:graphicData>
              </a:graphic>
            </wp:anchor>
          </w:drawing>
        </w:r>
      </w:ins>
      <w:ins w:id="2103" w:author="julieta pellettieri" w:date="2025-06-02T23:55:00Z" w16du:dateUtc="2025-06-03T02:55:00Z">
        <w:r w:rsidR="00892032">
          <w:rPr>
            <w:b/>
            <w:bCs/>
          </w:rPr>
          <w:t xml:space="preserve">4.5 </w:t>
        </w:r>
      </w:ins>
      <w:ins w:id="2104" w:author="julieta pellettieri" w:date="2025-06-03T00:00:00Z" w16du:dateUtc="2025-06-03T03:00:00Z">
        <w:r>
          <w:rPr>
            <w:b/>
            <w:bCs/>
          </w:rPr>
          <w:t>Generalización</w:t>
        </w:r>
      </w:ins>
    </w:p>
    <w:p w14:paraId="306BBDE9" w14:textId="3CE6428A" w:rsidR="00892032" w:rsidRDefault="00892032" w:rsidP="00892032">
      <w:pPr>
        <w:rPr>
          <w:ins w:id="2105" w:author="julieta pellettieri" w:date="2025-06-02T23:55:00Z" w16du:dateUtc="2025-06-03T02:55:00Z"/>
          <w:b/>
          <w:bCs/>
        </w:rPr>
      </w:pPr>
    </w:p>
    <w:p w14:paraId="717672F8" w14:textId="16E9D6C6" w:rsidR="005966CA" w:rsidDel="00892032" w:rsidRDefault="00B21C99">
      <w:pPr>
        <w:rPr>
          <w:del w:id="2106" w:author="julieta pellettieri" w:date="2025-06-02T23:45:00Z" w16du:dateUtc="2025-06-03T02:45:00Z"/>
          <w:i/>
          <w:iCs/>
        </w:rPr>
      </w:pPr>
      <w:proofErr w:type="gramStart"/>
      <w:ins w:id="2107" w:author="julieta pellettieri" w:date="2025-06-02T23:59:00Z" w16du:dateUtc="2025-06-03T02:59:00Z">
        <w:r w:rsidRPr="00B21C99">
          <w:rPr>
            <w:b/>
            <w:bCs/>
            <w:i/>
            <w:iCs/>
            <w:rPrChange w:id="2108" w:author="julieta pellettieri" w:date="2025-06-02T23:59:00Z" w16du:dateUtc="2025-06-03T02:59:00Z">
              <w:rPr>
                <w:i/>
                <w:iCs/>
              </w:rPr>
            </w:rPrChange>
          </w:rPr>
          <w:t>Figura..</w:t>
        </w:r>
        <w:proofErr w:type="gramEnd"/>
        <w:r w:rsidRPr="00B21C99">
          <w:rPr>
            <w:b/>
            <w:bCs/>
            <w:i/>
            <w:iCs/>
            <w:rPrChange w:id="2109" w:author="julieta pellettieri" w:date="2025-06-02T23:59:00Z" w16du:dateUtc="2025-06-03T02:59:00Z">
              <w:rPr>
                <w:i/>
                <w:iCs/>
              </w:rPr>
            </w:rPrChange>
          </w:rPr>
          <w:t>:</w:t>
        </w:r>
        <w:r>
          <w:rPr>
            <w:i/>
            <w:iCs/>
          </w:rPr>
          <w:t xml:space="preserve"> </w:t>
        </w:r>
      </w:ins>
      <w:ins w:id="2110" w:author="julieta pellettieri" w:date="2025-06-02T23:59:00Z">
        <w:r w:rsidRPr="00B21C99">
          <w:rPr>
            <w:i/>
            <w:iCs/>
          </w:rPr>
          <w:t>Tasa de generalización a las 24 horas en abejorros expuestos a tratamientos con o sin compuestos no asociados (CNA). No se detectaron diferencias significativas entre tratamientos (p = 0.4575). Las barras representan la proporción de individuos que generalizaron la respuesta en cada grupo</w:t>
        </w:r>
      </w:ins>
      <w:ins w:id="2111" w:author="julieta pellettieri" w:date="2025-06-03T00:00:00Z" w16du:dateUtc="2025-06-03T03:00:00Z">
        <w:r>
          <w:rPr>
            <w:i/>
            <w:iCs/>
          </w:rPr>
          <w:t xml:space="preserve"> con intervalos de confianza del 95</w:t>
        </w:r>
        <w:proofErr w:type="gramStart"/>
        <w:r>
          <w:rPr>
            <w:i/>
            <w:iCs/>
          </w:rPr>
          <w:t xml:space="preserve">% </w:t>
        </w:r>
      </w:ins>
      <w:ins w:id="2112" w:author="julieta pellettieri" w:date="2025-06-02T23:59:00Z">
        <w:r w:rsidRPr="00B21C99">
          <w:rPr>
            <w:i/>
            <w:iCs/>
          </w:rPr>
          <w:t>.</w:t>
        </w:r>
        <w:proofErr w:type="gramEnd"/>
        <w:r w:rsidRPr="00B21C99">
          <w:rPr>
            <w:i/>
            <w:iCs/>
          </w:rPr>
          <w:t xml:space="preserve"> Letras iguales indican ausencia de diferencias significativas.</w:t>
        </w:r>
      </w:ins>
    </w:p>
    <w:p w14:paraId="23EFBC0B" w14:textId="77777777" w:rsidR="00892032" w:rsidRDefault="00892032" w:rsidP="007827FB">
      <w:pPr>
        <w:jc w:val="center"/>
        <w:rPr>
          <w:ins w:id="2113" w:author="julieta pellettieri" w:date="2025-06-02T23:55:00Z" w16du:dateUtc="2025-06-03T02:55:00Z"/>
          <w:i/>
          <w:iCs/>
        </w:rPr>
      </w:pPr>
    </w:p>
    <w:p w14:paraId="47C888A6" w14:textId="77777777" w:rsidR="00892032" w:rsidRPr="007827FB" w:rsidRDefault="00892032">
      <w:pPr>
        <w:jc w:val="center"/>
        <w:rPr>
          <w:ins w:id="2114" w:author="julieta pellettieri" w:date="2025-06-02T23:55:00Z" w16du:dateUtc="2025-06-03T02:55:00Z"/>
          <w:i/>
          <w:iCs/>
          <w:rPrChange w:id="2115" w:author="julieta pellettieri" w:date="2025-06-02T23:43:00Z" w16du:dateUtc="2025-06-03T02:43:00Z">
            <w:rPr>
              <w:ins w:id="2116" w:author="julieta pellettieri" w:date="2025-06-02T23:55:00Z" w16du:dateUtc="2025-06-03T02:55:00Z"/>
            </w:rPr>
          </w:rPrChange>
        </w:rPr>
        <w:pPrChange w:id="2117" w:author="julieta pellettieri" w:date="2025-06-02T23:43:00Z" w16du:dateUtc="2025-06-03T02:43:00Z">
          <w:pPr/>
        </w:pPrChange>
      </w:pPr>
    </w:p>
    <w:p w14:paraId="6BD2A4EB" w14:textId="77777777" w:rsidR="00434AED" w:rsidRDefault="00587855">
      <w:commentRangeStart w:id="2118"/>
      <w:r>
        <w:rPr>
          <w:noProof/>
        </w:rPr>
        <w:pict w14:anchorId="502AC899">
          <v:rect id="_x0000_i1025" alt="" style="width:441.9pt;height:.05pt;mso-width-percent:0;mso-height-percent:0;mso-width-percent:0;mso-height-percent:0" o:hralign="center" o:hrstd="t" o:hr="t" fillcolor="#a0a0a0" stroked="f"/>
        </w:pict>
      </w:r>
      <w:commentRangeEnd w:id="2118"/>
      <w:r w:rsidR="00C916FA">
        <w:rPr>
          <w:rStyle w:val="Refdecomentario"/>
        </w:rPr>
        <w:commentReference w:id="2118"/>
      </w:r>
    </w:p>
    <w:p w14:paraId="0B0DBCD1" w14:textId="30FAD910" w:rsidR="00434AED" w:rsidRDefault="00FA2089" w:rsidP="00FA2089">
      <w:pPr>
        <w:pStyle w:val="Ttulo1"/>
        <w:rPr>
          <w:ins w:id="2119" w:author="julieta pellettieri" w:date="2025-05-23T18:17:00Z" w16du:dateUtc="2025-05-23T21:17:00Z"/>
        </w:rPr>
      </w:pPr>
      <w:ins w:id="2120" w:author="julieta pellettieri" w:date="2025-05-27T19:52:00Z" w16du:dateUtc="2025-05-27T22:52:00Z">
        <w:r>
          <w:t>5.</w:t>
        </w:r>
      </w:ins>
      <w:ins w:id="2121" w:author="julieta pellettieri" w:date="2025-05-28T01:23:00Z" w16du:dateUtc="2025-05-28T04:23:00Z">
        <w:r w:rsidR="00613E9E">
          <w:t xml:space="preserve">Discusion y </w:t>
        </w:r>
      </w:ins>
      <w:r>
        <w:t>Conclusiones</w:t>
      </w:r>
    </w:p>
    <w:p w14:paraId="68DE30D7" w14:textId="17A2FDA2" w:rsidR="00353A00" w:rsidRDefault="00353A00" w:rsidP="00353A00">
      <w:pPr>
        <w:rPr>
          <w:ins w:id="2122" w:author="julieta pellettieri" w:date="2025-05-28T03:02:00Z" w16du:dateUtc="2025-05-28T06:02:00Z"/>
        </w:rPr>
      </w:pPr>
      <w:ins w:id="2123" w:author="julieta pellettieri" w:date="2025-05-23T18:17:00Z">
        <w:r w:rsidRPr="00353A00">
          <w:rPr>
            <w:lang w:val="es-ES"/>
          </w:rPr>
          <w:t>La cafeína en altas dosis (tanto sola como en conjunto con arginina) mostró efectos positivos sobre la etapa de adquisición lo cual se podría asociar al efecto comportamental de la misma. </w:t>
        </w:r>
      </w:ins>
    </w:p>
    <w:p w14:paraId="752E7BEF" w14:textId="77777777" w:rsidR="0083012E" w:rsidRPr="0083012E" w:rsidRDefault="0083012E">
      <w:pPr>
        <w:rPr>
          <w:ins w:id="2124" w:author="julieta pellettieri" w:date="2025-05-28T03:02:00Z"/>
          <w:lang w:val="es-ES"/>
        </w:rPr>
        <w:pPrChange w:id="2125" w:author="julieta pellettieri" w:date="2025-05-28T03:02:00Z" w16du:dateUtc="2025-05-28T06:02:00Z">
          <w:pPr>
            <w:numPr>
              <w:numId w:val="31"/>
            </w:numPr>
            <w:tabs>
              <w:tab w:val="num" w:pos="720"/>
            </w:tabs>
            <w:ind w:left="720" w:hanging="360"/>
          </w:pPr>
        </w:pPrChange>
      </w:pPr>
      <w:ins w:id="2126" w:author="julieta pellettieri" w:date="2025-05-28T03:02:00Z">
        <w:r w:rsidRPr="0083012E">
          <w:rPr>
            <w:lang w:val="es-ES"/>
          </w:rPr>
          <w:t xml:space="preserve">Todas las combinaciones y dosis de CNA evaluadas mostraron efectos positivos sobre la formación de memoria a largo término y supervivencia lo que las posiciona como buenos </w:t>
        </w:r>
        <w:proofErr w:type="spellStart"/>
        <w:r w:rsidRPr="0083012E">
          <w:rPr>
            <w:lang w:val="es-ES"/>
          </w:rPr>
          <w:t>enhancers</w:t>
        </w:r>
        <w:proofErr w:type="spellEnd"/>
        <w:r w:rsidRPr="0083012E">
          <w:rPr>
            <w:lang w:val="es-ES"/>
          </w:rPr>
          <w:t>.</w:t>
        </w:r>
      </w:ins>
    </w:p>
    <w:p w14:paraId="1355795C" w14:textId="77777777" w:rsidR="0083012E" w:rsidRPr="0083012E" w:rsidRDefault="0083012E">
      <w:pPr>
        <w:rPr>
          <w:ins w:id="2127" w:author="julieta pellettieri" w:date="2025-05-28T03:02:00Z"/>
          <w:lang w:val="es-ES"/>
        </w:rPr>
        <w:pPrChange w:id="2128" w:author="julieta pellettieri" w:date="2025-05-28T03:02:00Z" w16du:dateUtc="2025-05-28T06:02:00Z">
          <w:pPr>
            <w:numPr>
              <w:numId w:val="31"/>
            </w:numPr>
            <w:tabs>
              <w:tab w:val="num" w:pos="720"/>
            </w:tabs>
            <w:ind w:left="720" w:hanging="360"/>
          </w:pPr>
        </w:pPrChange>
      </w:pPr>
      <w:ins w:id="2129" w:author="julieta pellettieri" w:date="2025-05-28T03:02:00Z">
        <w:r w:rsidRPr="0083012E">
          <w:rPr>
            <w:lang w:val="es-ES"/>
          </w:rPr>
          <w:t xml:space="preserve">A diferencia de lo que se esperaba no se evidenciaron efectos de los CNA sobre la tasa de </w:t>
        </w:r>
        <w:proofErr w:type="gramStart"/>
        <w:r w:rsidRPr="0083012E">
          <w:rPr>
            <w:lang w:val="es-ES"/>
          </w:rPr>
          <w:t>generalización</w:t>
        </w:r>
        <w:proofErr w:type="gramEnd"/>
        <w:r w:rsidRPr="0083012E">
          <w:rPr>
            <w:lang w:val="es-ES"/>
          </w:rPr>
          <w:t xml:space="preserve"> aunque se reconoce cierta tendencia a una disminución de </w:t>
        </w:r>
        <w:proofErr w:type="gramStart"/>
        <w:r w:rsidRPr="0083012E">
          <w:rPr>
            <w:lang w:val="es-ES"/>
          </w:rPr>
          <w:t>la misma</w:t>
        </w:r>
        <w:proofErr w:type="gramEnd"/>
        <w:r w:rsidRPr="0083012E">
          <w:rPr>
            <w:lang w:val="es-ES"/>
          </w:rPr>
          <w:t xml:space="preserve">. </w:t>
        </w:r>
      </w:ins>
    </w:p>
    <w:p w14:paraId="1B79FE49" w14:textId="77777777" w:rsidR="0083012E" w:rsidRDefault="0083012E" w:rsidP="00353A00">
      <w:pPr>
        <w:rPr>
          <w:ins w:id="2130" w:author="julieta pellettieri" w:date="2025-05-27T13:21:00Z" w16du:dateUtc="2025-05-27T16:21:00Z"/>
        </w:rPr>
      </w:pPr>
    </w:p>
    <w:p w14:paraId="175F9D1D" w14:textId="77777777" w:rsidR="0047184B" w:rsidRDefault="0047184B" w:rsidP="00353A00">
      <w:pPr>
        <w:rPr>
          <w:ins w:id="2131" w:author="julieta pellettieri" w:date="2025-05-27T13:21:00Z" w16du:dateUtc="2025-05-27T16:21:00Z"/>
        </w:rPr>
      </w:pPr>
    </w:p>
    <w:p w14:paraId="117A42FF" w14:textId="77777777" w:rsidR="0047184B" w:rsidRDefault="0047184B" w:rsidP="00353A00">
      <w:pPr>
        <w:rPr>
          <w:ins w:id="2132" w:author="julieta pellettieri" w:date="2025-05-27T13:21:00Z" w16du:dateUtc="2025-05-27T16:21:00Z"/>
        </w:rPr>
      </w:pPr>
    </w:p>
    <w:p w14:paraId="2FA4394E" w14:textId="77777777" w:rsidR="0047184B" w:rsidRDefault="0047184B" w:rsidP="00353A00">
      <w:pPr>
        <w:rPr>
          <w:ins w:id="2133" w:author="julieta pellettieri" w:date="2025-05-27T13:21:00Z" w16du:dateUtc="2025-05-27T16:21:00Z"/>
        </w:rPr>
      </w:pPr>
    </w:p>
    <w:p w14:paraId="1D850BB5" w14:textId="1636A802" w:rsidR="0047184B" w:rsidRPr="00FA2089" w:rsidRDefault="0047184B">
      <w:pPr>
        <w:pStyle w:val="Prrafodelista"/>
        <w:numPr>
          <w:ilvl w:val="0"/>
          <w:numId w:val="13"/>
        </w:numPr>
        <w:rPr>
          <w:ins w:id="2134" w:author="julieta pellettieri" w:date="2025-05-27T15:46:00Z" w16du:dateUtc="2025-05-27T18:46:00Z"/>
          <w:b/>
          <w:bCs/>
          <w:rPrChange w:id="2135" w:author="julieta pellettieri" w:date="2025-05-27T19:54:00Z" w16du:dateUtc="2025-05-27T22:54:00Z">
            <w:rPr>
              <w:ins w:id="2136" w:author="julieta pellettieri" w:date="2025-05-27T15:46:00Z" w16du:dateUtc="2025-05-27T18:46:00Z"/>
            </w:rPr>
          </w:rPrChange>
        </w:rPr>
        <w:pPrChange w:id="2137" w:author="julieta pellettieri" w:date="2025-05-27T19:54:00Z" w16du:dateUtc="2025-05-27T22:54:00Z">
          <w:pPr/>
        </w:pPrChange>
      </w:pPr>
      <w:ins w:id="2138" w:author="julieta pellettieri" w:date="2025-05-27T13:21:00Z" w16du:dateUtc="2025-05-27T16:21:00Z">
        <w:r w:rsidRPr="00FA2089">
          <w:rPr>
            <w:b/>
            <w:bCs/>
            <w:rPrChange w:id="2139" w:author="julieta pellettieri" w:date="2025-05-27T19:54:00Z" w16du:dateUtc="2025-05-27T22:54:00Z">
              <w:rPr/>
            </w:rPrChange>
          </w:rPr>
          <w:t>Bibliograf</w:t>
        </w:r>
      </w:ins>
      <w:ins w:id="2140" w:author="julieta pellettieri" w:date="2025-05-27T19:55:00Z" w16du:dateUtc="2025-05-27T22:55:00Z">
        <w:r w:rsidR="00FA2089">
          <w:rPr>
            <w:b/>
            <w:bCs/>
          </w:rPr>
          <w:t>í</w:t>
        </w:r>
      </w:ins>
      <w:ins w:id="2141" w:author="julieta pellettieri" w:date="2025-05-27T13:21:00Z" w16du:dateUtc="2025-05-27T16:21:00Z">
        <w:r w:rsidRPr="00FA2089">
          <w:rPr>
            <w:b/>
            <w:bCs/>
            <w:rPrChange w:id="2142" w:author="julieta pellettieri" w:date="2025-05-27T19:54:00Z" w16du:dateUtc="2025-05-27T22:54:00Z">
              <w:rPr/>
            </w:rPrChange>
          </w:rPr>
          <w:t>a</w:t>
        </w:r>
      </w:ins>
    </w:p>
    <w:p w14:paraId="5BF87228" w14:textId="77777777" w:rsidR="005F649F" w:rsidRPr="005F649F" w:rsidRDefault="005F649F" w:rsidP="00353A00">
      <w:pPr>
        <w:rPr>
          <w:ins w:id="2143" w:author="julieta pellettieri" w:date="2025-05-27T13:21:00Z" w16du:dateUtc="2025-05-27T16:21:00Z"/>
          <w:b/>
          <w:bCs/>
          <w:rPrChange w:id="2144" w:author="julieta pellettieri" w:date="2025-05-27T15:46:00Z" w16du:dateUtc="2025-05-27T18:46:00Z">
            <w:rPr>
              <w:ins w:id="2145" w:author="julieta pellettieri" w:date="2025-05-27T13:21:00Z" w16du:dateUtc="2025-05-27T16:21:00Z"/>
            </w:rPr>
          </w:rPrChange>
        </w:rPr>
      </w:pPr>
    </w:p>
    <w:p w14:paraId="185E6A77" w14:textId="77777777" w:rsidR="0047184B" w:rsidRPr="008F3915" w:rsidRDefault="0047184B" w:rsidP="0047184B">
      <w:pPr>
        <w:rPr>
          <w:ins w:id="2146" w:author="julieta pellettieri" w:date="2025-05-27T13:23:00Z" w16du:dateUtc="2025-05-27T16:23:00Z"/>
          <w:color w:val="000000"/>
          <w:sz w:val="20"/>
          <w:szCs w:val="20"/>
          <w:lang w:val="en-US"/>
          <w:rPrChange w:id="2147" w:author="Walter Farina" w:date="2025-06-03T13:20:00Z" w16du:dateUtc="2025-06-03T04:20:00Z">
            <w:rPr>
              <w:ins w:id="2148" w:author="julieta pellettieri" w:date="2025-05-27T13:23:00Z" w16du:dateUtc="2025-05-27T16:23:00Z"/>
              <w:color w:val="000000"/>
              <w:sz w:val="20"/>
              <w:szCs w:val="20"/>
            </w:rPr>
          </w:rPrChange>
        </w:rPr>
      </w:pPr>
      <w:ins w:id="2149" w:author="julieta pellettieri" w:date="2025-05-27T13:22:00Z" w16du:dateUtc="2025-05-27T16:22:00Z">
        <w:r w:rsidRPr="008F3915">
          <w:rPr>
            <w:color w:val="000000"/>
            <w:sz w:val="20"/>
            <w:szCs w:val="20"/>
            <w:lang w:val="en-US"/>
            <w:rPrChange w:id="2150" w:author="Walter Farina" w:date="2025-06-03T13:20:00Z" w16du:dateUtc="2025-06-03T04:20:00Z">
              <w:rPr>
                <w:color w:val="000000"/>
                <w:sz w:val="20"/>
                <w:szCs w:val="20"/>
              </w:rPr>
            </w:rPrChange>
          </w:rPr>
          <w:t xml:space="preserve">Macri I, Latorre Estivalis JM, </w:t>
        </w:r>
        <w:proofErr w:type="spellStart"/>
        <w:r w:rsidRPr="008F3915">
          <w:rPr>
            <w:color w:val="000000"/>
            <w:sz w:val="20"/>
            <w:szCs w:val="20"/>
            <w:lang w:val="en-US"/>
            <w:rPrChange w:id="2151" w:author="Walter Farina" w:date="2025-06-03T13:20:00Z" w16du:dateUtc="2025-06-03T04:20:00Z">
              <w:rPr>
                <w:color w:val="000000"/>
                <w:sz w:val="20"/>
                <w:szCs w:val="20"/>
              </w:rPr>
            </w:rPrChange>
          </w:rPr>
          <w:t>Derguy</w:t>
        </w:r>
        <w:proofErr w:type="spellEnd"/>
        <w:r w:rsidRPr="008F3915">
          <w:rPr>
            <w:color w:val="000000"/>
            <w:sz w:val="20"/>
            <w:szCs w:val="20"/>
            <w:lang w:val="en-US"/>
            <w:rPrChange w:id="2152" w:author="Walter Farina" w:date="2025-06-03T13:20:00Z" w16du:dateUtc="2025-06-03T04:20:00Z">
              <w:rPr>
                <w:color w:val="000000"/>
                <w:sz w:val="20"/>
                <w:szCs w:val="20"/>
              </w:rPr>
            </w:rPrChange>
          </w:rPr>
          <w:t xml:space="preserve"> MR; Nery D, Cristos DS, Zavala JA, Farina WM. Detoxification response in </w:t>
        </w:r>
        <w:proofErr w:type="gramStart"/>
        <w:r w:rsidRPr="008F3915">
          <w:rPr>
            <w:color w:val="000000"/>
            <w:sz w:val="20"/>
            <w:szCs w:val="20"/>
            <w:lang w:val="en-US"/>
            <w:rPrChange w:id="2153" w:author="Walter Farina" w:date="2025-06-03T13:20:00Z" w16du:dateUtc="2025-06-03T04:20:00Z">
              <w:rPr>
                <w:color w:val="000000"/>
                <w:sz w:val="20"/>
                <w:szCs w:val="20"/>
              </w:rPr>
            </w:rPrChange>
          </w:rPr>
          <w:t>honey bee</w:t>
        </w:r>
        <w:proofErr w:type="gramEnd"/>
        <w:r w:rsidRPr="008F3915">
          <w:rPr>
            <w:color w:val="000000"/>
            <w:sz w:val="20"/>
            <w:szCs w:val="20"/>
            <w:lang w:val="en-US"/>
            <w:rPrChange w:id="2154" w:author="Walter Farina" w:date="2025-06-03T13:20:00Z" w16du:dateUtc="2025-06-03T04:20:00Z">
              <w:rPr>
                <w:color w:val="000000"/>
                <w:sz w:val="20"/>
                <w:szCs w:val="20"/>
              </w:rPr>
            </w:rPrChange>
          </w:rPr>
          <w:t xml:space="preserve"> larvae exposed to agricultural intensification. </w:t>
        </w:r>
        <w:r w:rsidRPr="008F3915">
          <w:rPr>
            <w:i/>
            <w:iCs/>
            <w:color w:val="000000"/>
            <w:sz w:val="20"/>
            <w:szCs w:val="20"/>
            <w:lang w:val="en-US"/>
            <w:rPrChange w:id="2155" w:author="Walter Farina" w:date="2025-06-03T13:20:00Z" w16du:dateUtc="2025-06-03T04:20:00Z">
              <w:rPr>
                <w:i/>
                <w:iCs/>
                <w:color w:val="000000"/>
                <w:sz w:val="20"/>
                <w:szCs w:val="20"/>
              </w:rPr>
            </w:rPrChange>
          </w:rPr>
          <w:t>The Science of the Total Environment, 978,</w:t>
        </w:r>
        <w:r w:rsidRPr="008F3915">
          <w:rPr>
            <w:color w:val="11618C"/>
            <w:sz w:val="20"/>
            <w:szCs w:val="20"/>
            <w:lang w:val="en-US"/>
            <w:rPrChange w:id="2156" w:author="Walter Farina" w:date="2025-06-03T13:20:00Z" w16du:dateUtc="2025-06-03T04:20:00Z">
              <w:rPr>
                <w:color w:val="11618C"/>
                <w:sz w:val="20"/>
                <w:szCs w:val="20"/>
              </w:rPr>
            </w:rPrChange>
          </w:rPr>
          <w:t xml:space="preserve"> </w:t>
        </w:r>
        <w:r w:rsidRPr="008F3915">
          <w:rPr>
            <w:color w:val="000000"/>
            <w:sz w:val="20"/>
            <w:szCs w:val="20"/>
            <w:lang w:val="en-US"/>
            <w:rPrChange w:id="2157" w:author="Walter Farina" w:date="2025-06-03T13:20:00Z" w16du:dateUtc="2025-06-03T04:20:00Z">
              <w:rPr>
                <w:color w:val="000000"/>
                <w:sz w:val="20"/>
                <w:szCs w:val="20"/>
              </w:rPr>
            </w:rPrChange>
          </w:rPr>
          <w:t xml:space="preserve">179388. </w:t>
        </w:r>
        <w:r>
          <w:fldChar w:fldCharType="begin"/>
        </w:r>
        <w:r w:rsidRPr="008F3915">
          <w:rPr>
            <w:lang w:val="en-US"/>
            <w:rPrChange w:id="2158" w:author="Walter Farina" w:date="2025-06-03T13:20:00Z" w16du:dateUtc="2025-06-03T04:20:00Z">
              <w:rPr/>
            </w:rPrChange>
          </w:rPr>
          <w:instrText>HYPERLINK "https://doi.org/10.1016/j.scitotenv.2025.179388"</w:instrText>
        </w:r>
        <w:r>
          <w:fldChar w:fldCharType="separate"/>
        </w:r>
        <w:r w:rsidRPr="008F3915">
          <w:rPr>
            <w:rStyle w:val="Hipervnculo"/>
            <w:sz w:val="20"/>
            <w:szCs w:val="20"/>
            <w:lang w:val="en-US"/>
            <w:rPrChange w:id="2159" w:author="Walter Farina" w:date="2025-06-03T13:20:00Z" w16du:dateUtc="2025-06-03T04:20:00Z">
              <w:rPr>
                <w:rStyle w:val="Hipervnculo"/>
                <w:sz w:val="20"/>
                <w:szCs w:val="20"/>
              </w:rPr>
            </w:rPrChange>
          </w:rPr>
          <w:t>https://doi.org/10.1016/j.scitotenv.2025.179388</w:t>
        </w:r>
        <w:r>
          <w:fldChar w:fldCharType="end"/>
        </w:r>
        <w:r w:rsidRPr="008F3915">
          <w:rPr>
            <w:color w:val="000000"/>
            <w:sz w:val="20"/>
            <w:szCs w:val="20"/>
            <w:lang w:val="en-US"/>
            <w:rPrChange w:id="2160" w:author="Walter Farina" w:date="2025-06-03T13:20:00Z" w16du:dateUtc="2025-06-03T04:20:00Z">
              <w:rPr>
                <w:color w:val="000000"/>
                <w:sz w:val="20"/>
                <w:szCs w:val="20"/>
              </w:rPr>
            </w:rPrChange>
          </w:rPr>
          <w:t xml:space="preserve">  </w:t>
        </w:r>
      </w:ins>
    </w:p>
    <w:p w14:paraId="6F7677CE" w14:textId="77777777" w:rsidR="0047184B" w:rsidRPr="008F3915" w:rsidRDefault="0047184B" w:rsidP="0047184B">
      <w:pPr>
        <w:rPr>
          <w:ins w:id="2161" w:author="julieta pellettieri" w:date="2025-05-27T13:22:00Z" w16du:dateUtc="2025-05-27T16:22:00Z"/>
          <w:lang w:val="en-US"/>
          <w:rPrChange w:id="2162" w:author="Walter Farina" w:date="2025-06-03T13:20:00Z" w16du:dateUtc="2025-06-03T04:20:00Z">
            <w:rPr>
              <w:ins w:id="2163" w:author="julieta pellettieri" w:date="2025-05-27T13:22:00Z" w16du:dateUtc="2025-05-27T16:22:00Z"/>
            </w:rPr>
          </w:rPrChange>
        </w:rPr>
      </w:pPr>
    </w:p>
    <w:p w14:paraId="431DE666" w14:textId="792728F9" w:rsidR="0047184B" w:rsidRDefault="0047184B" w:rsidP="0047184B">
      <w:pPr>
        <w:rPr>
          <w:ins w:id="2164" w:author="julieta pellettieri" w:date="2025-05-27T13:23:00Z" w16du:dateUtc="2025-05-27T16:23:00Z"/>
        </w:rPr>
      </w:pPr>
      <w:ins w:id="2165" w:author="julieta pellettieri" w:date="2025-05-27T13:22:00Z" w16du:dateUtc="2025-05-27T16:22:00Z">
        <w:r>
          <w:rPr>
            <w:color w:val="000000"/>
            <w:sz w:val="20"/>
            <w:szCs w:val="20"/>
          </w:rPr>
          <w:t>Macri IN, Moja PJ, Latorre-</w:t>
        </w:r>
        <w:proofErr w:type="spellStart"/>
        <w:r>
          <w:rPr>
            <w:color w:val="000000"/>
            <w:sz w:val="20"/>
            <w:szCs w:val="20"/>
          </w:rPr>
          <w:t>Estivalis</w:t>
        </w:r>
        <w:proofErr w:type="spellEnd"/>
        <w:r>
          <w:rPr>
            <w:color w:val="000000"/>
            <w:sz w:val="20"/>
            <w:szCs w:val="20"/>
          </w:rPr>
          <w:t xml:space="preserve"> JM, </w:t>
        </w:r>
        <w:proofErr w:type="spellStart"/>
        <w:r>
          <w:rPr>
            <w:color w:val="000000"/>
            <w:sz w:val="20"/>
            <w:szCs w:val="20"/>
          </w:rPr>
          <w:t>Cristos</w:t>
        </w:r>
        <w:proofErr w:type="spellEnd"/>
        <w:r>
          <w:rPr>
            <w:color w:val="000000"/>
            <w:sz w:val="20"/>
            <w:szCs w:val="20"/>
          </w:rPr>
          <w:t xml:space="preserve"> DS, Zavala JA, Farina WM (2024). </w:t>
        </w:r>
        <w:r w:rsidRPr="008F3915">
          <w:rPr>
            <w:color w:val="000000"/>
            <w:sz w:val="20"/>
            <w:szCs w:val="20"/>
            <w:lang w:val="en-US"/>
            <w:rPrChange w:id="2166" w:author="Walter Farina" w:date="2025-06-03T13:20:00Z" w16du:dateUtc="2025-06-03T04:20:00Z">
              <w:rPr>
                <w:color w:val="000000"/>
                <w:sz w:val="20"/>
                <w:szCs w:val="20"/>
              </w:rPr>
            </w:rPrChange>
          </w:rPr>
          <w:t xml:space="preserve">Agricultural intensification impairs behavioral </w:t>
        </w:r>
        <w:proofErr w:type="gramStart"/>
        <w:r w:rsidRPr="008F3915">
          <w:rPr>
            <w:color w:val="000000"/>
            <w:sz w:val="20"/>
            <w:szCs w:val="20"/>
            <w:lang w:val="en-US"/>
            <w:rPrChange w:id="2167" w:author="Walter Farina" w:date="2025-06-03T13:20:00Z" w16du:dateUtc="2025-06-03T04:20:00Z">
              <w:rPr>
                <w:color w:val="000000"/>
                <w:sz w:val="20"/>
                <w:szCs w:val="20"/>
              </w:rPr>
            </w:rPrChange>
          </w:rPr>
          <w:t>abilities</w:t>
        </w:r>
        <w:proofErr w:type="gramEnd"/>
        <w:r w:rsidRPr="008F3915">
          <w:rPr>
            <w:color w:val="000000"/>
            <w:sz w:val="20"/>
            <w:szCs w:val="20"/>
            <w:lang w:val="en-US"/>
            <w:rPrChange w:id="2168" w:author="Walter Farina" w:date="2025-06-03T13:20:00Z" w16du:dateUtc="2025-06-03T04:20:00Z">
              <w:rPr>
                <w:color w:val="000000"/>
                <w:sz w:val="20"/>
                <w:szCs w:val="20"/>
              </w:rPr>
            </w:rPrChange>
          </w:rPr>
          <w:t xml:space="preserve"> and the expression of genes associated with social responsiveness in </w:t>
        </w:r>
        <w:proofErr w:type="gramStart"/>
        <w:r w:rsidRPr="008F3915">
          <w:rPr>
            <w:color w:val="000000"/>
            <w:sz w:val="20"/>
            <w:szCs w:val="20"/>
            <w:lang w:val="en-US"/>
            <w:rPrChange w:id="2169" w:author="Walter Farina" w:date="2025-06-03T13:20:00Z" w16du:dateUtc="2025-06-03T04:20:00Z">
              <w:rPr>
                <w:color w:val="000000"/>
                <w:sz w:val="20"/>
                <w:szCs w:val="20"/>
              </w:rPr>
            </w:rPrChange>
          </w:rPr>
          <w:t>honey bees</w:t>
        </w:r>
        <w:proofErr w:type="gramEnd"/>
        <w:r w:rsidRPr="008F3915">
          <w:rPr>
            <w:color w:val="000000"/>
            <w:sz w:val="20"/>
            <w:szCs w:val="20"/>
            <w:lang w:val="en-US"/>
            <w:rPrChange w:id="2170" w:author="Walter Farina" w:date="2025-06-03T13:20:00Z" w16du:dateUtc="2025-06-03T04:20:00Z">
              <w:rPr>
                <w:color w:val="000000"/>
                <w:sz w:val="20"/>
                <w:szCs w:val="20"/>
              </w:rPr>
            </w:rPrChange>
          </w:rPr>
          <w:t xml:space="preserve">. </w:t>
        </w:r>
        <w:proofErr w:type="spellStart"/>
        <w:r>
          <w:rPr>
            <w:i/>
            <w:iCs/>
            <w:color w:val="000000"/>
            <w:sz w:val="20"/>
            <w:szCs w:val="20"/>
          </w:rPr>
          <w:t>One</w:t>
        </w:r>
        <w:proofErr w:type="spellEnd"/>
        <w:r>
          <w:rPr>
            <w:i/>
            <w:iCs/>
            <w:color w:val="000000"/>
            <w:sz w:val="20"/>
            <w:szCs w:val="20"/>
          </w:rPr>
          <w:t xml:space="preserve"> </w:t>
        </w:r>
        <w:proofErr w:type="spellStart"/>
        <w:r>
          <w:rPr>
            <w:i/>
            <w:iCs/>
            <w:color w:val="000000"/>
            <w:sz w:val="20"/>
            <w:szCs w:val="20"/>
          </w:rPr>
          <w:t>Earth</w:t>
        </w:r>
        <w:proofErr w:type="spellEnd"/>
        <w:r>
          <w:rPr>
            <w:color w:val="000000"/>
            <w:sz w:val="20"/>
            <w:szCs w:val="20"/>
          </w:rPr>
          <w:t>, 7 (9): 1569-1586.</w:t>
        </w:r>
        <w:r>
          <w:rPr>
            <w:i/>
            <w:iCs/>
            <w:color w:val="000000"/>
            <w:sz w:val="20"/>
            <w:szCs w:val="20"/>
          </w:rPr>
          <w:t xml:space="preserve"> </w:t>
        </w:r>
        <w:r>
          <w:fldChar w:fldCharType="begin"/>
        </w:r>
        <w:r>
          <w:instrText>HYPERLINK "https://doi.org/10.1016/j.oneear.2024.07.012"</w:instrText>
        </w:r>
        <w:r>
          <w:fldChar w:fldCharType="separate"/>
        </w:r>
        <w:r w:rsidRPr="00BF1A43">
          <w:rPr>
            <w:rStyle w:val="Hipervnculo"/>
            <w:sz w:val="20"/>
            <w:szCs w:val="20"/>
          </w:rPr>
          <w:t>https://doi.org/10.1016/j.oneear.2024.07.012</w:t>
        </w:r>
        <w:r>
          <w:fldChar w:fldCharType="end"/>
        </w:r>
      </w:ins>
    </w:p>
    <w:p w14:paraId="5B7E13EA" w14:textId="77777777" w:rsidR="0047184B" w:rsidRDefault="0047184B" w:rsidP="0047184B">
      <w:pPr>
        <w:rPr>
          <w:ins w:id="2171" w:author="julieta pellettieri" w:date="2025-05-27T13:22:00Z" w16du:dateUtc="2025-05-27T16:22:00Z"/>
        </w:rPr>
      </w:pPr>
    </w:p>
    <w:p w14:paraId="60620054" w14:textId="6B3F9F74" w:rsidR="0047184B" w:rsidRDefault="0047184B" w:rsidP="0047184B">
      <w:pPr>
        <w:rPr>
          <w:ins w:id="2172" w:author="julieta pellettieri" w:date="2025-05-27T13:23:00Z" w16du:dateUtc="2025-05-27T16:23:00Z"/>
          <w:sz w:val="20"/>
          <w:szCs w:val="20"/>
          <w:lang w:val="es-ES"/>
        </w:rPr>
      </w:pPr>
      <w:ins w:id="2173" w:author="julieta pellettieri" w:date="2025-05-27T13:22:00Z" w16du:dateUtc="2025-05-27T16:22:00Z">
        <w:r w:rsidRPr="003420F9">
          <w:rPr>
            <w:sz w:val="20"/>
            <w:szCs w:val="20"/>
            <w:lang w:val="es-ES"/>
          </w:rPr>
          <w:t xml:space="preserve"> Diaz, D (1960). «Notas sobre un </w:t>
        </w:r>
        <w:proofErr w:type="spellStart"/>
        <w:r w:rsidRPr="003420F9">
          <w:rPr>
            <w:sz w:val="20"/>
            <w:szCs w:val="20"/>
            <w:lang w:val="es-ES"/>
          </w:rPr>
          <w:t>ninho</w:t>
        </w:r>
        <w:proofErr w:type="spellEnd"/>
        <w:r w:rsidRPr="003420F9">
          <w:rPr>
            <w:sz w:val="20"/>
            <w:szCs w:val="20"/>
            <w:lang w:val="es-ES"/>
          </w:rPr>
          <w:t> </w:t>
        </w:r>
        <w:proofErr w:type="spellStart"/>
        <w:r w:rsidRPr="003420F9">
          <w:rPr>
            <w:i/>
            <w:iCs/>
            <w:sz w:val="20"/>
            <w:szCs w:val="20"/>
            <w:lang w:val="es-ES"/>
          </w:rPr>
          <w:t>Bombus</w:t>
        </w:r>
        <w:proofErr w:type="spellEnd"/>
        <w:r w:rsidRPr="003420F9">
          <w:rPr>
            <w:sz w:val="20"/>
            <w:szCs w:val="20"/>
            <w:lang w:val="es-ES"/>
          </w:rPr>
          <w:t> </w:t>
        </w:r>
        <w:proofErr w:type="spellStart"/>
        <w:r w:rsidRPr="003420F9">
          <w:rPr>
            <w:sz w:val="20"/>
            <w:szCs w:val="20"/>
            <w:lang w:val="es-ES"/>
          </w:rPr>
          <w:t>construio</w:t>
        </w:r>
        <w:proofErr w:type="spellEnd"/>
        <w:r w:rsidRPr="003420F9">
          <w:rPr>
            <w:sz w:val="20"/>
            <w:szCs w:val="20"/>
            <w:lang w:val="es-ES"/>
          </w:rPr>
          <w:t xml:space="preserve"> </w:t>
        </w:r>
        <w:proofErr w:type="spellStart"/>
        <w:r w:rsidRPr="003420F9">
          <w:rPr>
            <w:sz w:val="20"/>
            <w:szCs w:val="20"/>
            <w:lang w:val="es-ES"/>
          </w:rPr>
          <w:t>acima</w:t>
        </w:r>
        <w:proofErr w:type="spellEnd"/>
        <w:r w:rsidRPr="003420F9">
          <w:rPr>
            <w:sz w:val="20"/>
            <w:szCs w:val="20"/>
            <w:lang w:val="es-ES"/>
          </w:rPr>
          <w:t xml:space="preserve"> do chao». </w:t>
        </w:r>
        <w:r w:rsidRPr="003420F9">
          <w:rPr>
            <w:i/>
            <w:iCs/>
            <w:sz w:val="20"/>
            <w:szCs w:val="20"/>
            <w:lang w:val="es-ES"/>
          </w:rPr>
          <w:t xml:space="preserve">Revista Brasileira de </w:t>
        </w:r>
        <w:proofErr w:type="spellStart"/>
        <w:r w:rsidRPr="003420F9">
          <w:rPr>
            <w:i/>
            <w:iCs/>
            <w:sz w:val="20"/>
            <w:szCs w:val="20"/>
            <w:lang w:val="es-ES"/>
          </w:rPr>
          <w:t>Entomologia</w:t>
        </w:r>
        <w:proofErr w:type="spellEnd"/>
        <w:r w:rsidRPr="003420F9">
          <w:rPr>
            <w:sz w:val="20"/>
            <w:szCs w:val="20"/>
            <w:lang w:val="es-ES"/>
          </w:rPr>
          <w:t> </w:t>
        </w:r>
        <w:r w:rsidRPr="003420F9">
          <w:rPr>
            <w:b/>
            <w:bCs/>
            <w:sz w:val="20"/>
            <w:szCs w:val="20"/>
            <w:lang w:val="es-ES"/>
          </w:rPr>
          <w:t>9</w:t>
        </w:r>
        <w:r w:rsidRPr="003420F9">
          <w:rPr>
            <w:sz w:val="20"/>
            <w:szCs w:val="20"/>
            <w:lang w:val="es-ES"/>
          </w:rPr>
          <w:t>: 147-153.</w:t>
        </w:r>
      </w:ins>
    </w:p>
    <w:p w14:paraId="6091BC68" w14:textId="77777777" w:rsidR="0047184B" w:rsidRDefault="0047184B" w:rsidP="0047184B">
      <w:pPr>
        <w:rPr>
          <w:ins w:id="2174" w:author="julieta pellettieri" w:date="2025-05-27T13:23:00Z" w16du:dateUtc="2025-05-27T16:23:00Z"/>
          <w:sz w:val="20"/>
          <w:szCs w:val="20"/>
          <w:lang w:val="es-ES"/>
        </w:rPr>
      </w:pPr>
    </w:p>
    <w:p w14:paraId="0DE0C3FB" w14:textId="77777777" w:rsidR="0047184B" w:rsidRDefault="0047184B" w:rsidP="0047184B">
      <w:pPr>
        <w:pStyle w:val="Textocomentario"/>
        <w:rPr>
          <w:ins w:id="2175" w:author="julieta pellettieri" w:date="2025-05-27T13:23:00Z" w16du:dateUtc="2025-05-27T16:23:00Z"/>
          <w:lang w:val="es-ES"/>
        </w:rPr>
      </w:pPr>
      <w:ins w:id="2176" w:author="julieta pellettieri" w:date="2025-05-27T13:23:00Z" w16du:dateUtc="2025-05-27T16:23:00Z">
        <w:r w:rsidRPr="008F3915">
          <w:rPr>
            <w:lang w:val="en-US"/>
            <w:rPrChange w:id="2177" w:author="Walter Farina" w:date="2025-06-03T13:20:00Z" w16du:dateUtc="2025-06-03T04:20:00Z">
              <w:rPr>
                <w:lang w:val="es-ES"/>
              </w:rPr>
            </w:rPrChange>
          </w:rPr>
          <w:t>Gonzalez, Victor; Rasmussen, Claus (January 2001). </w:t>
        </w:r>
        <w:r w:rsidRPr="009C7AEB">
          <w:rPr>
            <w:lang w:val="es-ES"/>
          </w:rPr>
          <w:fldChar w:fldCharType="begin"/>
        </w:r>
        <w:r w:rsidRPr="008F3915">
          <w:rPr>
            <w:lang w:val="en-US"/>
            <w:rPrChange w:id="2178" w:author="Walter Farina" w:date="2025-06-03T13:20:00Z" w16du:dateUtc="2025-06-03T04:20:00Z">
              <w:rPr>
                <w:lang w:val="es-ES"/>
              </w:rPr>
            </w:rPrChange>
          </w:rPr>
          <w:instrText>HYPERLINK "https://www.researchgate.net/publication/252644618"</w:instrText>
        </w:r>
        <w:r w:rsidRPr="009C7AEB">
          <w:rPr>
            <w:lang w:val="es-ES"/>
          </w:rPr>
        </w:r>
        <w:r w:rsidRPr="009C7AEB">
          <w:rPr>
            <w:lang w:val="es-ES"/>
          </w:rPr>
          <w:fldChar w:fldCharType="separate"/>
        </w:r>
        <w:r w:rsidRPr="008F3915">
          <w:rPr>
            <w:rStyle w:val="Hipervnculo"/>
            <w:lang w:val="en-US"/>
            <w:rPrChange w:id="2179" w:author="Walter Farina" w:date="2025-06-03T13:20:00Z" w16du:dateUtc="2025-06-03T04:20:00Z">
              <w:rPr>
                <w:rStyle w:val="Hipervnculo"/>
                <w:lang w:val="es-ES"/>
              </w:rPr>
            </w:rPrChange>
          </w:rPr>
          <w:t>«Ecology and nesting behavior of </w:t>
        </w:r>
        <w:r w:rsidRPr="008F3915">
          <w:rPr>
            <w:rStyle w:val="Hipervnculo"/>
            <w:i/>
            <w:iCs/>
            <w:lang w:val="en-US"/>
            <w:rPrChange w:id="2180" w:author="Walter Farina" w:date="2025-06-03T13:20:00Z" w16du:dateUtc="2025-06-03T04:20:00Z">
              <w:rPr>
                <w:rStyle w:val="Hipervnculo"/>
                <w:i/>
                <w:iCs/>
                <w:lang w:val="es-ES"/>
              </w:rPr>
            </w:rPrChange>
          </w:rPr>
          <w:t>Bombus atratus</w:t>
        </w:r>
        <w:r w:rsidRPr="008F3915">
          <w:rPr>
            <w:rStyle w:val="Hipervnculo"/>
            <w:lang w:val="en-US"/>
            <w:rPrChange w:id="2181" w:author="Walter Farina" w:date="2025-06-03T13:20:00Z" w16du:dateUtc="2025-06-03T04:20:00Z">
              <w:rPr>
                <w:rStyle w:val="Hipervnculo"/>
                <w:lang w:val="es-ES"/>
              </w:rPr>
            </w:rPrChange>
          </w:rPr>
          <w:t xml:space="preserve"> Franklin in Andean Highlands (Hymenoptera: </w:t>
        </w:r>
        <w:proofErr w:type="gramStart"/>
        <w:r w:rsidRPr="008F3915">
          <w:rPr>
            <w:rStyle w:val="Hipervnculo"/>
            <w:lang w:val="en-US"/>
            <w:rPrChange w:id="2182" w:author="Walter Farina" w:date="2025-06-03T13:20:00Z" w16du:dateUtc="2025-06-03T04:20:00Z">
              <w:rPr>
                <w:rStyle w:val="Hipervnculo"/>
                <w:lang w:val="es-ES"/>
              </w:rPr>
            </w:rPrChange>
          </w:rPr>
          <w:t>Apidae)»</w:t>
        </w:r>
        <w:proofErr w:type="gramEnd"/>
        <w:r w:rsidRPr="009C7AEB">
          <w:fldChar w:fldCharType="end"/>
        </w:r>
        <w:r w:rsidRPr="008F3915">
          <w:rPr>
            <w:lang w:val="en-US"/>
            <w:rPrChange w:id="2183" w:author="Walter Farina" w:date="2025-06-03T13:20:00Z" w16du:dateUtc="2025-06-03T04:20:00Z">
              <w:rPr>
                <w:lang w:val="es-ES"/>
              </w:rPr>
            </w:rPrChange>
          </w:rPr>
          <w:t>. </w:t>
        </w:r>
        <w:proofErr w:type="spellStart"/>
        <w:r w:rsidRPr="009C7AEB">
          <w:rPr>
            <w:i/>
            <w:iCs/>
            <w:lang w:val="es-ES"/>
          </w:rPr>
          <w:t>Journal</w:t>
        </w:r>
        <w:proofErr w:type="spellEnd"/>
        <w:r w:rsidRPr="009C7AEB">
          <w:rPr>
            <w:i/>
            <w:iCs/>
            <w:lang w:val="es-ES"/>
          </w:rPr>
          <w:t xml:space="preserve"> </w:t>
        </w:r>
        <w:proofErr w:type="spellStart"/>
        <w:r w:rsidRPr="009C7AEB">
          <w:rPr>
            <w:i/>
            <w:iCs/>
            <w:lang w:val="es-ES"/>
          </w:rPr>
          <w:t>of</w:t>
        </w:r>
        <w:proofErr w:type="spellEnd"/>
        <w:r w:rsidRPr="009C7AEB">
          <w:rPr>
            <w:i/>
            <w:iCs/>
            <w:lang w:val="es-ES"/>
          </w:rPr>
          <w:t xml:space="preserve"> </w:t>
        </w:r>
        <w:proofErr w:type="spellStart"/>
        <w:r w:rsidRPr="009C7AEB">
          <w:rPr>
            <w:i/>
            <w:iCs/>
            <w:lang w:val="es-ES"/>
          </w:rPr>
          <w:t>Hymenoptera</w:t>
        </w:r>
        <w:proofErr w:type="spellEnd"/>
        <w:r w:rsidRPr="009C7AEB">
          <w:rPr>
            <w:i/>
            <w:iCs/>
            <w:lang w:val="es-ES"/>
          </w:rPr>
          <w:t xml:space="preserve"> </w:t>
        </w:r>
        <w:proofErr w:type="spellStart"/>
        <w:r w:rsidRPr="009C7AEB">
          <w:rPr>
            <w:i/>
            <w:iCs/>
            <w:lang w:val="es-ES"/>
          </w:rPr>
          <w:t>Research</w:t>
        </w:r>
        <w:proofErr w:type="spellEnd"/>
        <w:r w:rsidRPr="009C7AEB">
          <w:rPr>
            <w:lang w:val="es-ES"/>
          </w:rPr>
          <w:t> </w:t>
        </w:r>
        <w:r w:rsidRPr="009C7AEB">
          <w:rPr>
            <w:b/>
            <w:bCs/>
            <w:lang w:val="es-ES"/>
          </w:rPr>
          <w:t>13</w:t>
        </w:r>
        <w:r w:rsidRPr="009C7AEB">
          <w:rPr>
            <w:lang w:val="es-ES"/>
          </w:rPr>
          <w:t> (2): 234-242. Consultado el 26 de septiembre de 2015.</w:t>
        </w:r>
      </w:ins>
    </w:p>
    <w:p w14:paraId="1361E286" w14:textId="77777777" w:rsidR="0047184B" w:rsidRPr="009C7AEB" w:rsidRDefault="0047184B">
      <w:pPr>
        <w:pStyle w:val="Textocomentario"/>
        <w:rPr>
          <w:ins w:id="2184" w:author="julieta pellettieri" w:date="2025-05-27T13:23:00Z" w16du:dateUtc="2025-05-27T16:23:00Z"/>
          <w:lang w:val="es-ES"/>
        </w:rPr>
        <w:pPrChange w:id="2185" w:author="julieta pellettieri" w:date="2025-05-27T13:23:00Z" w16du:dateUtc="2025-05-27T16:23:00Z">
          <w:pPr>
            <w:pStyle w:val="Textocomentario"/>
            <w:numPr>
              <w:numId w:val="11"/>
            </w:numPr>
            <w:tabs>
              <w:tab w:val="num" w:pos="720"/>
            </w:tabs>
            <w:ind w:left="720" w:hanging="360"/>
          </w:pPr>
        </w:pPrChange>
      </w:pPr>
    </w:p>
    <w:p w14:paraId="02CB2B2F" w14:textId="66D927B9" w:rsidR="0047184B" w:rsidRPr="009C7AEB" w:rsidRDefault="0047184B">
      <w:pPr>
        <w:pStyle w:val="Textocomentario"/>
        <w:rPr>
          <w:ins w:id="2186" w:author="julieta pellettieri" w:date="2025-05-27T13:23:00Z" w16du:dateUtc="2025-05-27T16:23:00Z"/>
          <w:lang w:val="es-ES"/>
        </w:rPr>
        <w:pPrChange w:id="2187" w:author="julieta pellettieri" w:date="2025-05-27T13:23:00Z" w16du:dateUtc="2025-05-27T16:23:00Z">
          <w:pPr>
            <w:pStyle w:val="Textocomentario"/>
            <w:numPr>
              <w:numId w:val="11"/>
            </w:numPr>
            <w:tabs>
              <w:tab w:val="num" w:pos="720"/>
            </w:tabs>
            <w:ind w:left="720" w:hanging="360"/>
          </w:pPr>
        </w:pPrChange>
      </w:pPr>
      <w:ins w:id="2188" w:author="julieta pellettieri" w:date="2025-05-27T13:23:00Z" w16du:dateUtc="2025-05-27T16:23:00Z">
        <w:r w:rsidRPr="008F3915">
          <w:rPr>
            <w:lang w:val="en-US"/>
            <w:rPrChange w:id="2189" w:author="Walter Farina" w:date="2025-06-03T13:20:00Z" w16du:dateUtc="2025-06-03T04:20:00Z">
              <w:rPr>
                <w:lang w:val="es-ES"/>
              </w:rPr>
            </w:rPrChange>
          </w:rPr>
          <w:t>Cameron, S.D (1998). </w:t>
        </w:r>
        <w:r w:rsidRPr="009C7AEB">
          <w:rPr>
            <w:lang w:val="es-ES"/>
          </w:rPr>
          <w:fldChar w:fldCharType="begin"/>
        </w:r>
        <w:r w:rsidRPr="008F3915">
          <w:rPr>
            <w:lang w:val="en-US"/>
            <w:rPrChange w:id="2190" w:author="Walter Farina" w:date="2025-06-03T13:20:00Z" w16du:dateUtc="2025-06-03T04:20:00Z">
              <w:rPr>
                <w:lang w:val="es-ES"/>
              </w:rPr>
            </w:rPrChange>
          </w:rPr>
          <w:instrText>HYPERLINK "http://www.life.illinois.edu/scameron/pdfs/Mediators%20of%20dominance%20and%20reproductive%20success.pdf"</w:instrText>
        </w:r>
        <w:r w:rsidRPr="009C7AEB">
          <w:rPr>
            <w:lang w:val="es-ES"/>
          </w:rPr>
        </w:r>
        <w:r w:rsidRPr="009C7AEB">
          <w:rPr>
            <w:lang w:val="es-ES"/>
          </w:rPr>
          <w:fldChar w:fldCharType="separate"/>
        </w:r>
        <w:r w:rsidRPr="008F3915">
          <w:rPr>
            <w:rStyle w:val="Hipervnculo"/>
            <w:lang w:val="en-US"/>
            <w:rPrChange w:id="2191" w:author="Walter Farina" w:date="2025-06-03T13:20:00Z" w16du:dateUtc="2025-06-03T04:20:00Z">
              <w:rPr>
                <w:rStyle w:val="Hipervnculo"/>
                <w:lang w:val="es-ES"/>
              </w:rPr>
            </w:rPrChange>
          </w:rPr>
          <w:t>«Mediators of dominance and reproductive success among queens in the cyclically polygynous neotropical bumble bee </w:t>
        </w:r>
        <w:r w:rsidRPr="008F3915">
          <w:rPr>
            <w:rStyle w:val="Hipervnculo"/>
            <w:i/>
            <w:iCs/>
            <w:lang w:val="en-US"/>
            <w:rPrChange w:id="2192" w:author="Walter Farina" w:date="2025-06-03T13:20:00Z" w16du:dateUtc="2025-06-03T04:20:00Z">
              <w:rPr>
                <w:rStyle w:val="Hipervnculo"/>
                <w:i/>
                <w:iCs/>
                <w:lang w:val="es-ES"/>
              </w:rPr>
            </w:rPrChange>
          </w:rPr>
          <w:t>Bombus atratus</w:t>
        </w:r>
        <w:r w:rsidRPr="008F3915">
          <w:rPr>
            <w:rStyle w:val="Hipervnculo"/>
            <w:lang w:val="en-US"/>
            <w:rPrChange w:id="2193" w:author="Walter Farina" w:date="2025-06-03T13:20:00Z" w16du:dateUtc="2025-06-03T04:20:00Z">
              <w:rPr>
                <w:rStyle w:val="Hipervnculo"/>
                <w:lang w:val="es-ES"/>
              </w:rPr>
            </w:rPrChange>
          </w:rPr>
          <w:t> </w:t>
        </w:r>
        <w:proofErr w:type="gramStart"/>
        <w:r w:rsidRPr="008F3915">
          <w:rPr>
            <w:rStyle w:val="Hipervnculo"/>
            <w:lang w:val="en-US"/>
            <w:rPrChange w:id="2194" w:author="Walter Farina" w:date="2025-06-03T13:20:00Z" w16du:dateUtc="2025-06-03T04:20:00Z">
              <w:rPr>
                <w:rStyle w:val="Hipervnculo"/>
                <w:lang w:val="es-ES"/>
              </w:rPr>
            </w:rPrChange>
          </w:rPr>
          <w:t>Franklin.»</w:t>
        </w:r>
        <w:proofErr w:type="gramEnd"/>
        <w:r w:rsidRPr="009C7AEB">
          <w:fldChar w:fldCharType="end"/>
        </w:r>
        <w:r w:rsidRPr="009C7AEB">
          <w:rPr>
            <w:lang w:val="es-ES"/>
          </w:rPr>
          <w:t>. </w:t>
        </w:r>
        <w:proofErr w:type="spellStart"/>
        <w:r w:rsidRPr="009C7AEB">
          <w:rPr>
            <w:i/>
            <w:iCs/>
            <w:lang w:val="es-ES"/>
          </w:rPr>
          <w:t>Insectes</w:t>
        </w:r>
        <w:proofErr w:type="spellEnd"/>
        <w:r w:rsidRPr="009C7AEB">
          <w:rPr>
            <w:i/>
            <w:iCs/>
            <w:lang w:val="es-ES"/>
          </w:rPr>
          <w:t xml:space="preserve"> </w:t>
        </w:r>
        <w:proofErr w:type="spellStart"/>
        <w:r w:rsidRPr="009C7AEB">
          <w:rPr>
            <w:i/>
            <w:iCs/>
            <w:lang w:val="es-ES"/>
          </w:rPr>
          <w:t>Sociaux</w:t>
        </w:r>
        <w:proofErr w:type="spellEnd"/>
        <w:r w:rsidRPr="009C7AEB">
          <w:rPr>
            <w:lang w:val="es-ES"/>
          </w:rPr>
          <w:t> </w:t>
        </w:r>
        <w:r w:rsidRPr="009C7AEB">
          <w:rPr>
            <w:b/>
            <w:bCs/>
            <w:lang w:val="es-ES"/>
          </w:rPr>
          <w:t>45</w:t>
        </w:r>
        <w:r w:rsidRPr="009C7AEB">
          <w:rPr>
            <w:lang w:val="es-ES"/>
          </w:rPr>
          <w:t> (2): 135-149. </w:t>
        </w:r>
        <w:r w:rsidRPr="009C7AEB">
          <w:rPr>
            <w:lang w:val="es-ES"/>
          </w:rPr>
          <w:fldChar w:fldCharType="begin"/>
        </w:r>
        <w:r w:rsidRPr="009C7AEB">
          <w:rPr>
            <w:lang w:val="es-ES"/>
          </w:rPr>
          <w:instrText>HYPERLINK "https://es.wikipedia.org/wiki/Digital_object_identifier" \o "Digital object identifier"</w:instrText>
        </w:r>
        <w:r w:rsidRPr="009C7AEB">
          <w:rPr>
            <w:lang w:val="es-ES"/>
          </w:rPr>
        </w:r>
        <w:r w:rsidRPr="009C7AEB">
          <w:rPr>
            <w:lang w:val="es-ES"/>
          </w:rPr>
          <w:fldChar w:fldCharType="separate"/>
        </w:r>
        <w:r w:rsidRPr="009C7AEB">
          <w:rPr>
            <w:rStyle w:val="Hipervnculo"/>
            <w:lang w:val="es-ES"/>
          </w:rPr>
          <w:t>doi</w:t>
        </w:r>
        <w:r w:rsidRPr="009C7AEB">
          <w:fldChar w:fldCharType="end"/>
        </w:r>
        <w:r w:rsidRPr="009C7AEB">
          <w:rPr>
            <w:lang w:val="es-ES"/>
          </w:rPr>
          <w:t>:</w:t>
        </w:r>
        <w:r w:rsidRPr="009C7AEB">
          <w:rPr>
            <w:lang w:val="es-ES"/>
          </w:rPr>
          <w:fldChar w:fldCharType="begin"/>
        </w:r>
        <w:r w:rsidRPr="009C7AEB">
          <w:rPr>
            <w:lang w:val="es-ES"/>
          </w:rPr>
          <w:instrText>HYPERLINK "https://dx.doi.org/10.1007%2Fs000400050075"</w:instrText>
        </w:r>
        <w:r w:rsidRPr="009C7AEB">
          <w:rPr>
            <w:lang w:val="es-ES"/>
          </w:rPr>
        </w:r>
        <w:r w:rsidRPr="009C7AEB">
          <w:rPr>
            <w:lang w:val="es-ES"/>
          </w:rPr>
          <w:fldChar w:fldCharType="separate"/>
        </w:r>
        <w:r w:rsidRPr="009C7AEB">
          <w:rPr>
            <w:rStyle w:val="Hipervnculo"/>
            <w:lang w:val="es-ES"/>
          </w:rPr>
          <w:t>10.1007/s000400050075</w:t>
        </w:r>
        <w:r w:rsidRPr="009C7AEB">
          <w:fldChar w:fldCharType="end"/>
        </w:r>
        <w:r w:rsidRPr="009C7AEB">
          <w:rPr>
            <w:lang w:val="es-ES"/>
          </w:rPr>
          <w:t>. Consultado el 27 de septiembre de 2015.</w:t>
        </w:r>
      </w:ins>
    </w:p>
    <w:p w14:paraId="17A4D9CF" w14:textId="77777777" w:rsidR="0047184B" w:rsidRDefault="0047184B" w:rsidP="0047184B">
      <w:pPr>
        <w:rPr>
          <w:ins w:id="2195" w:author="julieta pellettieri" w:date="2025-05-28T01:05:00Z" w16du:dateUtc="2025-05-28T04:05:00Z"/>
          <w:lang w:val="es-ES"/>
        </w:rPr>
      </w:pPr>
    </w:p>
    <w:p w14:paraId="648DA242" w14:textId="41AE9C21" w:rsidR="0002226B" w:rsidRPr="008F3915" w:rsidRDefault="0002226B" w:rsidP="0047184B">
      <w:pPr>
        <w:rPr>
          <w:ins w:id="2196" w:author="julieta pellettieri" w:date="2025-05-28T01:15:00Z" w16du:dateUtc="2025-05-28T04:15:00Z"/>
          <w:lang w:val="en-US"/>
          <w:rPrChange w:id="2197" w:author="Walter Farina" w:date="2025-06-03T13:20:00Z" w16du:dateUtc="2025-06-03T04:20:00Z">
            <w:rPr>
              <w:ins w:id="2198" w:author="julieta pellettieri" w:date="2025-05-28T01:15:00Z" w16du:dateUtc="2025-05-28T04:15:00Z"/>
            </w:rPr>
          </w:rPrChange>
        </w:rPr>
      </w:pPr>
      <w:proofErr w:type="spellStart"/>
      <w:ins w:id="2199" w:author="julieta pellettieri" w:date="2025-05-28T01:14:00Z" w16du:dateUtc="2025-05-28T04:14:00Z">
        <w:r>
          <w:rPr>
            <w:color w:val="000000"/>
            <w:sz w:val="20"/>
            <w:szCs w:val="20"/>
          </w:rPr>
          <w:t>Estravis</w:t>
        </w:r>
        <w:proofErr w:type="spellEnd"/>
        <w:r>
          <w:rPr>
            <w:color w:val="000000"/>
            <w:sz w:val="20"/>
            <w:szCs w:val="20"/>
          </w:rPr>
          <w:t xml:space="preserve"> Barcala MC, </w:t>
        </w:r>
        <w:proofErr w:type="spellStart"/>
        <w:r>
          <w:rPr>
            <w:color w:val="000000"/>
            <w:sz w:val="20"/>
            <w:szCs w:val="20"/>
          </w:rPr>
          <w:t>Palottini</w:t>
        </w:r>
        <w:proofErr w:type="spellEnd"/>
        <w:r>
          <w:rPr>
            <w:color w:val="000000"/>
            <w:sz w:val="20"/>
            <w:szCs w:val="20"/>
          </w:rPr>
          <w:t xml:space="preserve"> F, Farina WM (2021). </w:t>
        </w:r>
        <w:r w:rsidRPr="008F3915">
          <w:rPr>
            <w:color w:val="000000"/>
            <w:sz w:val="20"/>
            <w:szCs w:val="20"/>
            <w:lang w:val="en-US"/>
            <w:rPrChange w:id="2200" w:author="Walter Farina" w:date="2025-06-03T13:20:00Z" w16du:dateUtc="2025-06-03T04:20:00Z">
              <w:rPr>
                <w:color w:val="000000"/>
                <w:sz w:val="20"/>
                <w:szCs w:val="20"/>
              </w:rPr>
            </w:rPrChange>
          </w:rPr>
          <w:t xml:space="preserve">Learning of a mimic odor combined with nectar </w:t>
        </w:r>
        <w:proofErr w:type="spellStart"/>
        <w:r w:rsidRPr="008F3915">
          <w:rPr>
            <w:color w:val="000000"/>
            <w:sz w:val="20"/>
            <w:szCs w:val="20"/>
            <w:lang w:val="en-US"/>
            <w:rPrChange w:id="2201" w:author="Walter Farina" w:date="2025-06-03T13:20:00Z" w16du:dateUtc="2025-06-03T04:20:00Z">
              <w:rPr>
                <w:color w:val="000000"/>
                <w:sz w:val="20"/>
                <w:szCs w:val="20"/>
              </w:rPr>
            </w:rPrChange>
          </w:rPr>
          <w:t>nonsugar</w:t>
        </w:r>
        <w:proofErr w:type="spellEnd"/>
        <w:r w:rsidRPr="008F3915">
          <w:rPr>
            <w:color w:val="000000"/>
            <w:sz w:val="20"/>
            <w:szCs w:val="20"/>
            <w:lang w:val="en-US"/>
            <w:rPrChange w:id="2202" w:author="Walter Farina" w:date="2025-06-03T13:20:00Z" w16du:dateUtc="2025-06-03T04:20:00Z">
              <w:rPr>
                <w:color w:val="000000"/>
                <w:sz w:val="20"/>
                <w:szCs w:val="20"/>
              </w:rPr>
            </w:rPrChange>
          </w:rPr>
          <w:t xml:space="preserve"> compounds enhances honeybee pollination of a commercial crop. </w:t>
        </w:r>
        <w:r w:rsidRPr="008F3915">
          <w:rPr>
            <w:i/>
            <w:iCs/>
            <w:color w:val="000000"/>
            <w:sz w:val="20"/>
            <w:szCs w:val="20"/>
            <w:lang w:val="en-US"/>
            <w:rPrChange w:id="2203" w:author="Walter Farina" w:date="2025-06-03T13:20:00Z" w16du:dateUtc="2025-06-03T04:20:00Z">
              <w:rPr>
                <w:i/>
                <w:iCs/>
                <w:color w:val="000000"/>
                <w:sz w:val="20"/>
                <w:szCs w:val="20"/>
              </w:rPr>
            </w:rPrChange>
          </w:rPr>
          <w:t xml:space="preserve">Scientific Reports </w:t>
        </w:r>
        <w:r w:rsidRPr="008F3915">
          <w:rPr>
            <w:color w:val="212121"/>
            <w:sz w:val="20"/>
            <w:szCs w:val="20"/>
            <w:highlight w:val="white"/>
            <w:lang w:val="en-US"/>
            <w:rPrChange w:id="2204" w:author="Walter Farina" w:date="2025-06-03T13:20:00Z" w16du:dateUtc="2025-06-03T04:20:00Z">
              <w:rPr>
                <w:color w:val="212121"/>
                <w:sz w:val="20"/>
                <w:szCs w:val="20"/>
                <w:highlight w:val="white"/>
              </w:rPr>
            </w:rPrChange>
          </w:rPr>
          <w:t xml:space="preserve">11, 23918 (2021). </w:t>
        </w:r>
        <w:r>
          <w:fldChar w:fldCharType="begin"/>
        </w:r>
        <w:r w:rsidRPr="008F3915">
          <w:rPr>
            <w:lang w:val="en-US"/>
            <w:rPrChange w:id="2205" w:author="Walter Farina" w:date="2025-06-03T13:20:00Z" w16du:dateUtc="2025-06-03T04:20:00Z">
              <w:rPr/>
            </w:rPrChange>
          </w:rPr>
          <w:instrText>HYPERLINK "https://doi.org/10.1038/s41598-021-03305-9"</w:instrText>
        </w:r>
        <w:r>
          <w:fldChar w:fldCharType="separate"/>
        </w:r>
        <w:r w:rsidRPr="008F3915">
          <w:rPr>
            <w:rStyle w:val="Hipervnculo"/>
            <w:sz w:val="20"/>
            <w:szCs w:val="20"/>
            <w:highlight w:val="white"/>
            <w:lang w:val="en-US"/>
            <w:rPrChange w:id="2206" w:author="Walter Farina" w:date="2025-06-03T13:20:00Z" w16du:dateUtc="2025-06-03T04:20:00Z">
              <w:rPr>
                <w:rStyle w:val="Hipervnculo"/>
                <w:sz w:val="20"/>
                <w:szCs w:val="20"/>
                <w:highlight w:val="white"/>
              </w:rPr>
            </w:rPrChange>
          </w:rPr>
          <w:t>https://doi.org/10.1038/s41598-021-03305-9</w:t>
        </w:r>
        <w:r>
          <w:fldChar w:fldCharType="end"/>
        </w:r>
      </w:ins>
    </w:p>
    <w:p w14:paraId="465A8607" w14:textId="77777777" w:rsidR="0002226B" w:rsidRPr="008F3915" w:rsidRDefault="0002226B" w:rsidP="0047184B">
      <w:pPr>
        <w:rPr>
          <w:ins w:id="2207" w:author="julieta pellettieri" w:date="2025-05-28T01:15:00Z" w16du:dateUtc="2025-05-28T04:15:00Z"/>
          <w:lang w:val="en-US"/>
          <w:rPrChange w:id="2208" w:author="Walter Farina" w:date="2025-06-03T13:20:00Z" w16du:dateUtc="2025-06-03T04:20:00Z">
            <w:rPr>
              <w:ins w:id="2209" w:author="julieta pellettieri" w:date="2025-05-28T01:15:00Z" w16du:dateUtc="2025-05-28T04:15:00Z"/>
            </w:rPr>
          </w:rPrChange>
        </w:rPr>
      </w:pPr>
    </w:p>
    <w:p w14:paraId="69588B63" w14:textId="2ABC7C15" w:rsidR="0002226B" w:rsidRDefault="0002226B" w:rsidP="0047184B">
      <w:pPr>
        <w:rPr>
          <w:ins w:id="2210" w:author="julieta pellettieri" w:date="2025-05-28T01:24:00Z" w16du:dateUtc="2025-05-28T04:24:00Z"/>
        </w:rPr>
      </w:pPr>
      <w:ins w:id="2211" w:author="julieta pellettieri" w:date="2025-05-28T01:15:00Z" w16du:dateUtc="2025-05-28T04:15:00Z">
        <w:r w:rsidRPr="008F3915">
          <w:rPr>
            <w:color w:val="000000"/>
            <w:sz w:val="20"/>
            <w:szCs w:val="20"/>
            <w:lang w:val="en-US"/>
            <w:rPrChange w:id="2212" w:author="Walter Farina" w:date="2025-06-03T13:20:00Z" w16du:dateUtc="2025-06-03T04:20:00Z">
              <w:rPr>
                <w:color w:val="000000"/>
                <w:sz w:val="20"/>
                <w:szCs w:val="20"/>
              </w:rPr>
            </w:rPrChange>
          </w:rPr>
          <w:t xml:space="preserve">Verellen F, </w:t>
        </w:r>
        <w:proofErr w:type="spellStart"/>
        <w:r w:rsidRPr="008F3915">
          <w:rPr>
            <w:color w:val="000000"/>
            <w:sz w:val="20"/>
            <w:szCs w:val="20"/>
            <w:lang w:val="en-US"/>
            <w:rPrChange w:id="2213" w:author="Walter Farina" w:date="2025-06-03T13:20:00Z" w16du:dateUtc="2025-06-03T04:20:00Z">
              <w:rPr>
                <w:color w:val="000000"/>
                <w:sz w:val="20"/>
                <w:szCs w:val="20"/>
              </w:rPr>
            </w:rPrChange>
          </w:rPr>
          <w:t>Palottini</w:t>
        </w:r>
        <w:proofErr w:type="spellEnd"/>
        <w:r w:rsidRPr="008F3915">
          <w:rPr>
            <w:color w:val="000000"/>
            <w:sz w:val="20"/>
            <w:szCs w:val="20"/>
            <w:lang w:val="en-US"/>
            <w:rPrChange w:id="2214" w:author="Walter Farina" w:date="2025-06-03T13:20:00Z" w16du:dateUtc="2025-06-03T04:20:00Z">
              <w:rPr>
                <w:color w:val="000000"/>
                <w:sz w:val="20"/>
                <w:szCs w:val="20"/>
              </w:rPr>
            </w:rPrChange>
          </w:rPr>
          <w:t xml:space="preserve"> F, </w:t>
        </w:r>
        <w:proofErr w:type="spellStart"/>
        <w:r w:rsidRPr="008F3915">
          <w:rPr>
            <w:color w:val="000000"/>
            <w:sz w:val="20"/>
            <w:szCs w:val="20"/>
            <w:lang w:val="en-US"/>
            <w:rPrChange w:id="2215" w:author="Walter Farina" w:date="2025-06-03T13:20:00Z" w16du:dateUtc="2025-06-03T04:20:00Z">
              <w:rPr>
                <w:color w:val="000000"/>
                <w:sz w:val="20"/>
                <w:szCs w:val="20"/>
              </w:rPr>
            </w:rPrChange>
          </w:rPr>
          <w:t>Estravis-Barcala</w:t>
        </w:r>
        <w:proofErr w:type="spellEnd"/>
        <w:r w:rsidRPr="008F3915">
          <w:rPr>
            <w:color w:val="000000"/>
            <w:sz w:val="20"/>
            <w:szCs w:val="20"/>
            <w:lang w:val="en-US"/>
            <w:rPrChange w:id="2216" w:author="Walter Farina" w:date="2025-06-03T13:20:00Z" w16du:dateUtc="2025-06-03T04:20:00Z">
              <w:rPr>
                <w:color w:val="000000"/>
                <w:sz w:val="20"/>
                <w:szCs w:val="20"/>
              </w:rPr>
            </w:rPrChange>
          </w:rPr>
          <w:t xml:space="preserve"> MC, Farina WM (2025). Sugar conditioning combined with nectar </w:t>
        </w:r>
        <w:proofErr w:type="spellStart"/>
        <w:r w:rsidRPr="008F3915">
          <w:rPr>
            <w:color w:val="000000"/>
            <w:sz w:val="20"/>
            <w:szCs w:val="20"/>
            <w:lang w:val="en-US"/>
            <w:rPrChange w:id="2217" w:author="Walter Farina" w:date="2025-06-03T13:20:00Z" w16du:dateUtc="2025-06-03T04:20:00Z">
              <w:rPr>
                <w:color w:val="000000"/>
                <w:sz w:val="20"/>
                <w:szCs w:val="20"/>
              </w:rPr>
            </w:rPrChange>
          </w:rPr>
          <w:t>nonsugar</w:t>
        </w:r>
        <w:proofErr w:type="spellEnd"/>
        <w:r w:rsidRPr="008F3915">
          <w:rPr>
            <w:color w:val="000000"/>
            <w:sz w:val="20"/>
            <w:szCs w:val="20"/>
            <w:lang w:val="en-US"/>
            <w:rPrChange w:id="2218" w:author="Walter Farina" w:date="2025-06-03T13:20:00Z" w16du:dateUtc="2025-06-03T04:20:00Z">
              <w:rPr>
                <w:color w:val="000000"/>
                <w:sz w:val="20"/>
                <w:szCs w:val="20"/>
              </w:rPr>
            </w:rPrChange>
          </w:rPr>
          <w:t xml:space="preserve"> compounds enhances </w:t>
        </w:r>
        <w:proofErr w:type="gramStart"/>
        <w:r w:rsidRPr="008F3915">
          <w:rPr>
            <w:color w:val="000000"/>
            <w:sz w:val="20"/>
            <w:szCs w:val="20"/>
            <w:lang w:val="en-US"/>
            <w:rPrChange w:id="2219" w:author="Walter Farina" w:date="2025-06-03T13:20:00Z" w16du:dateUtc="2025-06-03T04:20:00Z">
              <w:rPr>
                <w:color w:val="000000"/>
                <w:sz w:val="20"/>
                <w:szCs w:val="20"/>
              </w:rPr>
            </w:rPrChange>
          </w:rPr>
          <w:t>honey bee</w:t>
        </w:r>
        <w:proofErr w:type="gramEnd"/>
        <w:r w:rsidRPr="008F3915">
          <w:rPr>
            <w:color w:val="000000"/>
            <w:sz w:val="20"/>
            <w:szCs w:val="20"/>
            <w:lang w:val="en-US"/>
            <w:rPrChange w:id="2220" w:author="Walter Farina" w:date="2025-06-03T13:20:00Z" w16du:dateUtc="2025-06-03T04:20:00Z">
              <w:rPr>
                <w:color w:val="000000"/>
                <w:sz w:val="20"/>
                <w:szCs w:val="20"/>
              </w:rPr>
            </w:rPrChange>
          </w:rPr>
          <w:t xml:space="preserve"> pollen foraging in a </w:t>
        </w:r>
        <w:proofErr w:type="spellStart"/>
        <w:r w:rsidRPr="008F3915">
          <w:rPr>
            <w:color w:val="000000"/>
            <w:sz w:val="20"/>
            <w:szCs w:val="20"/>
            <w:lang w:val="en-US"/>
            <w:rPrChange w:id="2221" w:author="Walter Farina" w:date="2025-06-03T13:20:00Z" w16du:dateUtc="2025-06-03T04:20:00Z">
              <w:rPr>
                <w:color w:val="000000"/>
                <w:sz w:val="20"/>
                <w:szCs w:val="20"/>
              </w:rPr>
            </w:rPrChange>
          </w:rPr>
          <w:t>nectarless</w:t>
        </w:r>
        <w:proofErr w:type="spellEnd"/>
        <w:r w:rsidRPr="008F3915">
          <w:rPr>
            <w:color w:val="000000"/>
            <w:sz w:val="20"/>
            <w:szCs w:val="20"/>
            <w:lang w:val="en-US"/>
            <w:rPrChange w:id="2222" w:author="Walter Farina" w:date="2025-06-03T13:20:00Z" w16du:dateUtc="2025-06-03T04:20:00Z">
              <w:rPr>
                <w:color w:val="000000"/>
                <w:sz w:val="20"/>
                <w:szCs w:val="20"/>
              </w:rPr>
            </w:rPrChange>
          </w:rPr>
          <w:t xml:space="preserve"> </w:t>
        </w:r>
        <w:proofErr w:type="spellStart"/>
        <w:r w:rsidRPr="008F3915">
          <w:rPr>
            <w:color w:val="000000"/>
            <w:sz w:val="20"/>
            <w:szCs w:val="20"/>
            <w:lang w:val="en-US"/>
            <w:rPrChange w:id="2223" w:author="Walter Farina" w:date="2025-06-03T13:20:00Z" w16du:dateUtc="2025-06-03T04:20:00Z">
              <w:rPr>
                <w:color w:val="000000"/>
                <w:sz w:val="20"/>
                <w:szCs w:val="20"/>
              </w:rPr>
            </w:rPrChange>
          </w:rPr>
          <w:t>diocious</w:t>
        </w:r>
        <w:proofErr w:type="spellEnd"/>
        <w:r w:rsidRPr="008F3915">
          <w:rPr>
            <w:color w:val="000000"/>
            <w:sz w:val="20"/>
            <w:szCs w:val="20"/>
            <w:lang w:val="en-US"/>
            <w:rPrChange w:id="2224" w:author="Walter Farina" w:date="2025-06-03T13:20:00Z" w16du:dateUtc="2025-06-03T04:20:00Z">
              <w:rPr>
                <w:color w:val="000000"/>
                <w:sz w:val="20"/>
                <w:szCs w:val="20"/>
              </w:rPr>
            </w:rPrChange>
          </w:rPr>
          <w:t xml:space="preserve"> crop. </w:t>
        </w:r>
        <w:proofErr w:type="spellStart"/>
        <w:r>
          <w:rPr>
            <w:i/>
            <w:iCs/>
            <w:color w:val="000000"/>
            <w:sz w:val="20"/>
            <w:szCs w:val="20"/>
          </w:rPr>
          <w:t>Scientific</w:t>
        </w:r>
        <w:proofErr w:type="spellEnd"/>
        <w:r>
          <w:rPr>
            <w:i/>
            <w:iCs/>
            <w:color w:val="000000"/>
            <w:sz w:val="20"/>
            <w:szCs w:val="20"/>
          </w:rPr>
          <w:t xml:space="preserve"> </w:t>
        </w:r>
        <w:proofErr w:type="spellStart"/>
        <w:r>
          <w:rPr>
            <w:i/>
            <w:iCs/>
            <w:color w:val="000000"/>
            <w:sz w:val="20"/>
            <w:szCs w:val="20"/>
          </w:rPr>
          <w:t>Reports</w:t>
        </w:r>
        <w:proofErr w:type="spellEnd"/>
        <w:r>
          <w:rPr>
            <w:i/>
            <w:iCs/>
            <w:color w:val="000000"/>
            <w:sz w:val="20"/>
            <w:szCs w:val="20"/>
          </w:rPr>
          <w:t xml:space="preserve"> </w:t>
        </w:r>
        <w:r>
          <w:rPr>
            <w:color w:val="212121"/>
            <w:sz w:val="20"/>
            <w:szCs w:val="20"/>
            <w:highlight w:val="white"/>
          </w:rPr>
          <w:t xml:space="preserve">15, 1756 (2025). </w:t>
        </w:r>
        <w:r>
          <w:fldChar w:fldCharType="begin"/>
        </w:r>
        <w:r>
          <w:instrText>HYPERLINK "https://doi.org/10.1038/s41598-025-85494-1"</w:instrText>
        </w:r>
        <w:r>
          <w:fldChar w:fldCharType="separate"/>
        </w:r>
        <w:r w:rsidRPr="00532A84">
          <w:rPr>
            <w:rStyle w:val="Hipervnculo"/>
            <w:sz w:val="20"/>
            <w:szCs w:val="20"/>
            <w:highlight w:val="white"/>
          </w:rPr>
          <w:t>https://doi.org/10.1038/s41598-025-85494-1</w:t>
        </w:r>
        <w:r>
          <w:fldChar w:fldCharType="end"/>
        </w:r>
      </w:ins>
    </w:p>
    <w:p w14:paraId="47EDC707" w14:textId="77777777" w:rsidR="00935119" w:rsidRDefault="00935119" w:rsidP="0047184B">
      <w:pPr>
        <w:rPr>
          <w:ins w:id="2225" w:author="julieta pellettieri" w:date="2025-05-28T01:24:00Z" w16du:dateUtc="2025-05-28T04:24:00Z"/>
        </w:rPr>
      </w:pPr>
    </w:p>
    <w:p w14:paraId="48E461F9" w14:textId="77777777" w:rsidR="00935119" w:rsidRPr="00935119" w:rsidRDefault="00935119" w:rsidP="00935119">
      <w:pPr>
        <w:numPr>
          <w:ilvl w:val="0"/>
          <w:numId w:val="14"/>
        </w:numPr>
        <w:rPr>
          <w:ins w:id="2226" w:author="julieta pellettieri" w:date="2025-05-28T01:24:00Z"/>
          <w:lang w:val="es-ES"/>
        </w:rPr>
      </w:pPr>
      <w:proofErr w:type="spellStart"/>
      <w:ins w:id="2227" w:author="julieta pellettieri" w:date="2025-05-28T01:24:00Z">
        <w:r w:rsidRPr="00935119">
          <w:rPr>
            <w:lang w:val="es-ES"/>
          </w:rPr>
          <w:t>Alston</w:t>
        </w:r>
        <w:proofErr w:type="spellEnd"/>
        <w:r w:rsidRPr="00935119">
          <w:rPr>
            <w:lang w:val="es-ES"/>
          </w:rPr>
          <w:t xml:space="preserve"> et al., 2007</w:t>
        </w:r>
      </w:ins>
    </w:p>
    <w:p w14:paraId="7C8F7C0C" w14:textId="77777777" w:rsidR="00935119" w:rsidRPr="00935119" w:rsidRDefault="00935119" w:rsidP="00935119">
      <w:pPr>
        <w:numPr>
          <w:ilvl w:val="0"/>
          <w:numId w:val="14"/>
        </w:numPr>
        <w:rPr>
          <w:ins w:id="2228" w:author="julieta pellettieri" w:date="2025-05-28T01:24:00Z"/>
          <w:lang w:val="es-ES"/>
        </w:rPr>
      </w:pPr>
      <w:proofErr w:type="spellStart"/>
      <w:ins w:id="2229" w:author="julieta pellettieri" w:date="2025-05-28T01:24:00Z">
        <w:r w:rsidRPr="00935119">
          <w:rPr>
            <w:lang w:val="es-ES"/>
          </w:rPr>
          <w:t>Ammari</w:t>
        </w:r>
        <w:proofErr w:type="spellEnd"/>
        <w:r w:rsidRPr="00935119">
          <w:rPr>
            <w:lang w:val="es-ES"/>
          </w:rPr>
          <w:t>, 1977</w:t>
        </w:r>
      </w:ins>
    </w:p>
    <w:p w14:paraId="2796DC76" w14:textId="77777777" w:rsidR="00935119" w:rsidRPr="00935119" w:rsidRDefault="00935119" w:rsidP="00935119">
      <w:pPr>
        <w:numPr>
          <w:ilvl w:val="0"/>
          <w:numId w:val="14"/>
        </w:numPr>
        <w:rPr>
          <w:ins w:id="2230" w:author="julieta pellettieri" w:date="2025-05-28T01:24:00Z"/>
          <w:lang w:val="es-ES"/>
        </w:rPr>
      </w:pPr>
      <w:proofErr w:type="spellStart"/>
      <w:ins w:id="2231" w:author="julieta pellettieri" w:date="2025-05-28T01:24:00Z">
        <w:r w:rsidRPr="00935119">
          <w:rPr>
            <w:lang w:val="es-ES"/>
          </w:rPr>
          <w:t>Anton</w:t>
        </w:r>
        <w:proofErr w:type="spellEnd"/>
        <w:r w:rsidRPr="00935119">
          <w:rPr>
            <w:lang w:val="es-ES"/>
          </w:rPr>
          <w:t xml:space="preserve"> &amp; </w:t>
        </w:r>
        <w:proofErr w:type="spellStart"/>
        <w:r w:rsidRPr="00935119">
          <w:rPr>
            <w:lang w:val="es-ES"/>
          </w:rPr>
          <w:t>Homberg</w:t>
        </w:r>
        <w:proofErr w:type="spellEnd"/>
        <w:r w:rsidRPr="00935119">
          <w:rPr>
            <w:lang w:val="es-ES"/>
          </w:rPr>
          <w:t>, 2013</w:t>
        </w:r>
      </w:ins>
    </w:p>
    <w:p w14:paraId="61945755" w14:textId="77777777" w:rsidR="00935119" w:rsidRPr="00935119" w:rsidRDefault="00935119" w:rsidP="00935119">
      <w:pPr>
        <w:numPr>
          <w:ilvl w:val="0"/>
          <w:numId w:val="14"/>
        </w:numPr>
        <w:rPr>
          <w:ins w:id="2232" w:author="julieta pellettieri" w:date="2025-05-28T01:24:00Z"/>
          <w:lang w:val="es-ES"/>
        </w:rPr>
      </w:pPr>
      <w:ins w:id="2233" w:author="julieta pellettieri" w:date="2025-05-28T01:24:00Z">
        <w:r w:rsidRPr="00935119">
          <w:rPr>
            <w:lang w:val="es-ES"/>
          </w:rPr>
          <w:t>Baker &amp; Baker, 1976</w:t>
        </w:r>
      </w:ins>
    </w:p>
    <w:p w14:paraId="12E74820" w14:textId="77777777" w:rsidR="00935119" w:rsidRPr="00935119" w:rsidRDefault="00935119" w:rsidP="00935119">
      <w:pPr>
        <w:numPr>
          <w:ilvl w:val="0"/>
          <w:numId w:val="14"/>
        </w:numPr>
        <w:rPr>
          <w:ins w:id="2234" w:author="julieta pellettieri" w:date="2025-05-28T01:24:00Z"/>
          <w:lang w:val="es-ES"/>
        </w:rPr>
      </w:pPr>
      <w:ins w:id="2235" w:author="julieta pellettieri" w:date="2025-05-28T01:24:00Z">
        <w:r w:rsidRPr="00935119">
          <w:rPr>
            <w:lang w:val="es-ES"/>
          </w:rPr>
          <w:t>Balbuena et al., 2015</w:t>
        </w:r>
      </w:ins>
    </w:p>
    <w:p w14:paraId="4DC6AAD9" w14:textId="77777777" w:rsidR="00935119" w:rsidRPr="00935119" w:rsidRDefault="00935119" w:rsidP="00935119">
      <w:pPr>
        <w:numPr>
          <w:ilvl w:val="0"/>
          <w:numId w:val="14"/>
        </w:numPr>
        <w:rPr>
          <w:ins w:id="2236" w:author="julieta pellettieri" w:date="2025-05-28T01:24:00Z"/>
          <w:lang w:val="es-ES"/>
        </w:rPr>
      </w:pPr>
      <w:ins w:id="2237" w:author="julieta pellettieri" w:date="2025-05-28T01:24:00Z">
        <w:r w:rsidRPr="00935119">
          <w:rPr>
            <w:lang w:val="es-ES"/>
          </w:rPr>
          <w:t>Balsam, 1985</w:t>
        </w:r>
      </w:ins>
    </w:p>
    <w:p w14:paraId="59951BA6" w14:textId="77777777" w:rsidR="00935119" w:rsidRPr="00935119" w:rsidRDefault="00935119" w:rsidP="00935119">
      <w:pPr>
        <w:numPr>
          <w:ilvl w:val="0"/>
          <w:numId w:val="14"/>
        </w:numPr>
        <w:rPr>
          <w:ins w:id="2238" w:author="julieta pellettieri" w:date="2025-05-28T01:24:00Z"/>
          <w:lang w:val="es-ES"/>
        </w:rPr>
      </w:pPr>
      <w:proofErr w:type="spellStart"/>
      <w:ins w:id="2239" w:author="julieta pellettieri" w:date="2025-05-28T01:24:00Z">
        <w:r w:rsidRPr="00935119">
          <w:rPr>
            <w:lang w:val="es-ES"/>
          </w:rPr>
          <w:t>Baude</w:t>
        </w:r>
        <w:proofErr w:type="spellEnd"/>
        <w:r w:rsidRPr="00935119">
          <w:rPr>
            <w:lang w:val="es-ES"/>
          </w:rPr>
          <w:t xml:space="preserve"> et al., 2016</w:t>
        </w:r>
      </w:ins>
    </w:p>
    <w:p w14:paraId="4852A0D2" w14:textId="77777777" w:rsidR="00935119" w:rsidRPr="00935119" w:rsidRDefault="00935119" w:rsidP="00935119">
      <w:pPr>
        <w:numPr>
          <w:ilvl w:val="0"/>
          <w:numId w:val="14"/>
        </w:numPr>
        <w:rPr>
          <w:ins w:id="2240" w:author="julieta pellettieri" w:date="2025-05-28T01:24:00Z"/>
          <w:lang w:val="es-ES"/>
        </w:rPr>
      </w:pPr>
      <w:proofErr w:type="spellStart"/>
      <w:ins w:id="2241" w:author="julieta pellettieri" w:date="2025-05-28T01:24:00Z">
        <w:r w:rsidRPr="00935119">
          <w:rPr>
            <w:lang w:val="es-ES"/>
          </w:rPr>
          <w:t>Biesmeijer</w:t>
        </w:r>
        <w:proofErr w:type="spellEnd"/>
        <w:r w:rsidRPr="00935119">
          <w:rPr>
            <w:lang w:val="es-ES"/>
          </w:rPr>
          <w:t xml:space="preserve"> et al., 2006</w:t>
        </w:r>
      </w:ins>
    </w:p>
    <w:p w14:paraId="24F07940" w14:textId="77777777" w:rsidR="00935119" w:rsidRPr="00935119" w:rsidRDefault="00935119" w:rsidP="00935119">
      <w:pPr>
        <w:numPr>
          <w:ilvl w:val="0"/>
          <w:numId w:val="14"/>
        </w:numPr>
        <w:rPr>
          <w:ins w:id="2242" w:author="julieta pellettieri" w:date="2025-05-28T01:24:00Z"/>
          <w:lang w:val="es-ES"/>
        </w:rPr>
      </w:pPr>
      <w:proofErr w:type="spellStart"/>
      <w:ins w:id="2243" w:author="julieta pellettieri" w:date="2025-05-28T01:24:00Z">
        <w:r w:rsidRPr="00935119">
          <w:rPr>
            <w:lang w:val="es-ES"/>
          </w:rPr>
          <w:t>Brosi</w:t>
        </w:r>
        <w:proofErr w:type="spellEnd"/>
        <w:r w:rsidRPr="00935119">
          <w:rPr>
            <w:lang w:val="es-ES"/>
          </w:rPr>
          <w:t xml:space="preserve"> et al., 2008</w:t>
        </w:r>
      </w:ins>
    </w:p>
    <w:p w14:paraId="12A0D166" w14:textId="77777777" w:rsidR="00935119" w:rsidRPr="00935119" w:rsidRDefault="00935119" w:rsidP="00935119">
      <w:pPr>
        <w:numPr>
          <w:ilvl w:val="0"/>
          <w:numId w:val="15"/>
        </w:numPr>
        <w:rPr>
          <w:ins w:id="2244" w:author="julieta pellettieri" w:date="2025-05-28T01:24:00Z"/>
          <w:lang w:val="es-ES"/>
        </w:rPr>
      </w:pPr>
      <w:ins w:id="2245" w:author="julieta pellettieri" w:date="2025-05-28T01:24:00Z">
        <w:r w:rsidRPr="00935119">
          <w:rPr>
            <w:lang w:val="es-ES"/>
          </w:rPr>
          <w:t>Cameron, 1998</w:t>
        </w:r>
      </w:ins>
    </w:p>
    <w:p w14:paraId="3E8E0182" w14:textId="77777777" w:rsidR="00935119" w:rsidRPr="00935119" w:rsidRDefault="00935119" w:rsidP="00935119">
      <w:pPr>
        <w:numPr>
          <w:ilvl w:val="0"/>
          <w:numId w:val="15"/>
        </w:numPr>
        <w:rPr>
          <w:ins w:id="2246" w:author="julieta pellettieri" w:date="2025-05-28T01:24:00Z"/>
          <w:lang w:val="es-ES"/>
        </w:rPr>
      </w:pPr>
      <w:proofErr w:type="spellStart"/>
      <w:ins w:id="2247" w:author="julieta pellettieri" w:date="2025-05-28T01:24:00Z">
        <w:r w:rsidRPr="00935119">
          <w:rPr>
            <w:lang w:val="es-ES"/>
          </w:rPr>
          <w:t>Chalisova</w:t>
        </w:r>
        <w:proofErr w:type="spellEnd"/>
        <w:r w:rsidRPr="00935119">
          <w:rPr>
            <w:lang w:val="es-ES"/>
          </w:rPr>
          <w:t xml:space="preserve"> et al., 2011</w:t>
        </w:r>
      </w:ins>
    </w:p>
    <w:p w14:paraId="7526ADAA" w14:textId="77777777" w:rsidR="00935119" w:rsidRPr="00935119" w:rsidRDefault="00935119" w:rsidP="00935119">
      <w:pPr>
        <w:numPr>
          <w:ilvl w:val="0"/>
          <w:numId w:val="15"/>
        </w:numPr>
        <w:rPr>
          <w:ins w:id="2248" w:author="julieta pellettieri" w:date="2025-05-28T01:24:00Z"/>
          <w:lang w:val="es-ES"/>
        </w:rPr>
      </w:pPr>
      <w:proofErr w:type="spellStart"/>
      <w:ins w:id="2249" w:author="julieta pellettieri" w:date="2025-05-28T01:24:00Z">
        <w:r w:rsidRPr="00935119">
          <w:rPr>
            <w:lang w:val="es-ES"/>
          </w:rPr>
          <w:t>Couvillon</w:t>
        </w:r>
        <w:proofErr w:type="spellEnd"/>
        <w:r w:rsidRPr="00935119">
          <w:rPr>
            <w:lang w:val="es-ES"/>
          </w:rPr>
          <w:t xml:space="preserve"> et al., 2015</w:t>
        </w:r>
      </w:ins>
    </w:p>
    <w:p w14:paraId="4080A9F9" w14:textId="77777777" w:rsidR="00935119" w:rsidRPr="00935119" w:rsidRDefault="00935119" w:rsidP="00935119">
      <w:pPr>
        <w:numPr>
          <w:ilvl w:val="0"/>
          <w:numId w:val="16"/>
        </w:numPr>
        <w:rPr>
          <w:ins w:id="2250" w:author="julieta pellettieri" w:date="2025-05-28T01:24:00Z"/>
          <w:lang w:val="es-ES"/>
        </w:rPr>
      </w:pPr>
      <w:ins w:id="2251" w:author="julieta pellettieri" w:date="2025-05-28T01:24:00Z">
        <w:r w:rsidRPr="00935119">
          <w:rPr>
            <w:lang w:val="es-ES"/>
          </w:rPr>
          <w:t>Díaz, 1960</w:t>
        </w:r>
      </w:ins>
    </w:p>
    <w:p w14:paraId="230587F5" w14:textId="77777777" w:rsidR="00935119" w:rsidRPr="00935119" w:rsidRDefault="00935119" w:rsidP="00935119">
      <w:pPr>
        <w:numPr>
          <w:ilvl w:val="0"/>
          <w:numId w:val="16"/>
        </w:numPr>
        <w:rPr>
          <w:ins w:id="2252" w:author="julieta pellettieri" w:date="2025-05-28T01:24:00Z"/>
          <w:lang w:val="es-ES"/>
        </w:rPr>
      </w:pPr>
      <w:proofErr w:type="spellStart"/>
      <w:ins w:id="2253" w:author="julieta pellettieri" w:date="2025-05-28T01:24:00Z">
        <w:r w:rsidRPr="00935119">
          <w:rPr>
            <w:lang w:val="es-ES"/>
          </w:rPr>
          <w:t>Dornhaus</w:t>
        </w:r>
        <w:proofErr w:type="spellEnd"/>
        <w:r w:rsidRPr="00935119">
          <w:rPr>
            <w:lang w:val="es-ES"/>
          </w:rPr>
          <w:t xml:space="preserve"> &amp; </w:t>
        </w:r>
        <w:proofErr w:type="spellStart"/>
        <w:r w:rsidRPr="00935119">
          <w:rPr>
            <w:lang w:val="es-ES"/>
          </w:rPr>
          <w:t>Chittka</w:t>
        </w:r>
        <w:proofErr w:type="spellEnd"/>
        <w:r w:rsidRPr="00935119">
          <w:rPr>
            <w:lang w:val="es-ES"/>
          </w:rPr>
          <w:t>, 2004</w:t>
        </w:r>
      </w:ins>
    </w:p>
    <w:p w14:paraId="1EBCA243" w14:textId="77777777" w:rsidR="00935119" w:rsidRPr="00935119" w:rsidRDefault="00935119" w:rsidP="00935119">
      <w:pPr>
        <w:numPr>
          <w:ilvl w:val="0"/>
          <w:numId w:val="17"/>
        </w:numPr>
        <w:rPr>
          <w:ins w:id="2254" w:author="julieta pellettieri" w:date="2025-05-28T01:24:00Z"/>
          <w:lang w:val="es-ES"/>
        </w:rPr>
      </w:pPr>
      <w:ins w:id="2255" w:author="julieta pellettieri" w:date="2025-05-28T01:24:00Z">
        <w:r w:rsidRPr="00935119">
          <w:rPr>
            <w:lang w:val="es-ES"/>
          </w:rPr>
          <w:t>Ebbinghaus, 1964</w:t>
        </w:r>
      </w:ins>
    </w:p>
    <w:p w14:paraId="45A9B437" w14:textId="77777777" w:rsidR="00935119" w:rsidRPr="00935119" w:rsidRDefault="00935119" w:rsidP="00935119">
      <w:pPr>
        <w:numPr>
          <w:ilvl w:val="0"/>
          <w:numId w:val="17"/>
        </w:numPr>
        <w:rPr>
          <w:ins w:id="2256" w:author="julieta pellettieri" w:date="2025-05-28T01:24:00Z"/>
          <w:lang w:val="es-ES"/>
        </w:rPr>
      </w:pPr>
      <w:proofErr w:type="spellStart"/>
      <w:ins w:id="2257" w:author="julieta pellettieri" w:date="2025-05-28T01:24:00Z">
        <w:r w:rsidRPr="00935119">
          <w:rPr>
            <w:lang w:val="es-ES"/>
          </w:rPr>
          <w:t>Eisenhardt</w:t>
        </w:r>
        <w:proofErr w:type="spellEnd"/>
        <w:r w:rsidRPr="00935119">
          <w:rPr>
            <w:lang w:val="es-ES"/>
          </w:rPr>
          <w:t>, 2012</w:t>
        </w:r>
      </w:ins>
    </w:p>
    <w:p w14:paraId="1A736D96" w14:textId="77777777" w:rsidR="00935119" w:rsidRPr="00935119" w:rsidRDefault="00935119" w:rsidP="00935119">
      <w:pPr>
        <w:numPr>
          <w:ilvl w:val="0"/>
          <w:numId w:val="17"/>
        </w:numPr>
        <w:rPr>
          <w:ins w:id="2258" w:author="julieta pellettieri" w:date="2025-05-28T01:24:00Z"/>
          <w:lang w:val="es-ES"/>
        </w:rPr>
      </w:pPr>
      <w:proofErr w:type="spellStart"/>
      <w:ins w:id="2259" w:author="julieta pellettieri" w:date="2025-05-28T01:24:00Z">
        <w:r w:rsidRPr="00935119">
          <w:rPr>
            <w:lang w:val="es-ES"/>
          </w:rPr>
          <w:t>Estravis</w:t>
        </w:r>
        <w:proofErr w:type="spellEnd"/>
        <w:r w:rsidRPr="00935119">
          <w:rPr>
            <w:lang w:val="es-ES"/>
          </w:rPr>
          <w:t xml:space="preserve"> et al., 2021</w:t>
        </w:r>
      </w:ins>
    </w:p>
    <w:p w14:paraId="00563789" w14:textId="77777777" w:rsidR="00935119" w:rsidRPr="00935119" w:rsidRDefault="00935119" w:rsidP="00935119">
      <w:pPr>
        <w:numPr>
          <w:ilvl w:val="0"/>
          <w:numId w:val="18"/>
        </w:numPr>
        <w:rPr>
          <w:ins w:id="2260" w:author="julieta pellettieri" w:date="2025-05-28T01:24:00Z"/>
          <w:lang w:val="es-ES"/>
        </w:rPr>
      </w:pPr>
      <w:ins w:id="2261" w:author="julieta pellettieri" w:date="2025-05-28T01:24:00Z">
        <w:r w:rsidRPr="00935119">
          <w:rPr>
            <w:lang w:val="es-ES"/>
          </w:rPr>
          <w:t>Farina et al., 2019</w:t>
        </w:r>
      </w:ins>
    </w:p>
    <w:p w14:paraId="069D302E" w14:textId="77777777" w:rsidR="00935119" w:rsidRPr="00935119" w:rsidRDefault="00935119" w:rsidP="00935119">
      <w:pPr>
        <w:numPr>
          <w:ilvl w:val="0"/>
          <w:numId w:val="18"/>
        </w:numPr>
        <w:rPr>
          <w:ins w:id="2262" w:author="julieta pellettieri" w:date="2025-05-28T01:24:00Z"/>
          <w:lang w:val="es-ES"/>
        </w:rPr>
      </w:pPr>
      <w:proofErr w:type="spellStart"/>
      <w:ins w:id="2263" w:author="julieta pellettieri" w:date="2025-05-28T01:24:00Z">
        <w:r w:rsidRPr="00935119">
          <w:rPr>
            <w:lang w:val="es-ES"/>
          </w:rPr>
          <w:t>Frings</w:t>
        </w:r>
        <w:proofErr w:type="spellEnd"/>
        <w:r w:rsidRPr="00935119">
          <w:rPr>
            <w:lang w:val="es-ES"/>
          </w:rPr>
          <w:t>, 1944</w:t>
        </w:r>
      </w:ins>
    </w:p>
    <w:p w14:paraId="680A3491" w14:textId="77777777" w:rsidR="00935119" w:rsidRPr="00935119" w:rsidRDefault="00935119" w:rsidP="00935119">
      <w:pPr>
        <w:numPr>
          <w:ilvl w:val="0"/>
          <w:numId w:val="19"/>
        </w:numPr>
        <w:rPr>
          <w:ins w:id="2264" w:author="julieta pellettieri" w:date="2025-05-28T01:24:00Z"/>
          <w:lang w:val="es-ES"/>
        </w:rPr>
      </w:pPr>
      <w:ins w:id="2265" w:author="julieta pellettieri" w:date="2025-05-28T01:24:00Z">
        <w:r w:rsidRPr="00935119">
          <w:rPr>
            <w:lang w:val="es-ES"/>
          </w:rPr>
          <w:t>Gerber et al., 1996</w:t>
        </w:r>
      </w:ins>
    </w:p>
    <w:p w14:paraId="6A8F7FA1" w14:textId="77777777" w:rsidR="00935119" w:rsidRPr="00935119" w:rsidRDefault="00935119" w:rsidP="00935119">
      <w:pPr>
        <w:numPr>
          <w:ilvl w:val="0"/>
          <w:numId w:val="19"/>
        </w:numPr>
        <w:rPr>
          <w:ins w:id="2266" w:author="julieta pellettieri" w:date="2025-05-28T01:24:00Z"/>
          <w:lang w:val="es-ES"/>
        </w:rPr>
      </w:pPr>
      <w:proofErr w:type="spellStart"/>
      <w:ins w:id="2267" w:author="julieta pellettieri" w:date="2025-05-28T01:24:00Z">
        <w:r w:rsidRPr="00935119">
          <w:rPr>
            <w:lang w:val="es-ES"/>
          </w:rPr>
          <w:t>Gonzalez</w:t>
        </w:r>
        <w:proofErr w:type="spellEnd"/>
        <w:r w:rsidRPr="00935119">
          <w:rPr>
            <w:lang w:val="es-ES"/>
          </w:rPr>
          <w:t xml:space="preserve"> et al., 2001</w:t>
        </w:r>
      </w:ins>
    </w:p>
    <w:p w14:paraId="1E204557" w14:textId="77777777" w:rsidR="00935119" w:rsidRPr="00935119" w:rsidRDefault="00935119" w:rsidP="00935119">
      <w:pPr>
        <w:numPr>
          <w:ilvl w:val="0"/>
          <w:numId w:val="19"/>
        </w:numPr>
        <w:rPr>
          <w:ins w:id="2268" w:author="julieta pellettieri" w:date="2025-05-28T01:24:00Z"/>
          <w:lang w:val="es-ES"/>
        </w:rPr>
      </w:pPr>
      <w:proofErr w:type="spellStart"/>
      <w:ins w:id="2269" w:author="julieta pellettieri" w:date="2025-05-28T01:24:00Z">
        <w:r w:rsidRPr="00935119">
          <w:rPr>
            <w:lang w:val="es-ES"/>
          </w:rPr>
          <w:t>Goulson</w:t>
        </w:r>
        <w:proofErr w:type="spellEnd"/>
        <w:r w:rsidRPr="00935119">
          <w:rPr>
            <w:lang w:val="es-ES"/>
          </w:rPr>
          <w:t xml:space="preserve"> et al., 2015</w:t>
        </w:r>
      </w:ins>
    </w:p>
    <w:p w14:paraId="3F3F7971" w14:textId="77777777" w:rsidR="00935119" w:rsidRPr="00935119" w:rsidRDefault="00935119" w:rsidP="00935119">
      <w:pPr>
        <w:numPr>
          <w:ilvl w:val="0"/>
          <w:numId w:val="20"/>
        </w:numPr>
        <w:rPr>
          <w:ins w:id="2270" w:author="julieta pellettieri" w:date="2025-05-28T01:24:00Z"/>
          <w:lang w:val="es-ES"/>
        </w:rPr>
      </w:pPr>
      <w:proofErr w:type="spellStart"/>
      <w:ins w:id="2271" w:author="julieta pellettieri" w:date="2025-05-28T01:24:00Z">
        <w:r w:rsidRPr="00935119">
          <w:rPr>
            <w:lang w:val="es-ES"/>
          </w:rPr>
          <w:t>Hammer</w:t>
        </w:r>
        <w:proofErr w:type="spellEnd"/>
        <w:r w:rsidRPr="00935119">
          <w:rPr>
            <w:lang w:val="es-ES"/>
          </w:rPr>
          <w:t>, 1997</w:t>
        </w:r>
      </w:ins>
    </w:p>
    <w:p w14:paraId="0122BA86" w14:textId="77777777" w:rsidR="00935119" w:rsidRPr="00935119" w:rsidRDefault="00935119" w:rsidP="00935119">
      <w:pPr>
        <w:numPr>
          <w:ilvl w:val="0"/>
          <w:numId w:val="20"/>
        </w:numPr>
        <w:rPr>
          <w:ins w:id="2272" w:author="julieta pellettieri" w:date="2025-05-28T01:24:00Z"/>
          <w:lang w:val="es-ES"/>
        </w:rPr>
      </w:pPr>
      <w:proofErr w:type="spellStart"/>
      <w:ins w:id="2273" w:author="julieta pellettieri" w:date="2025-05-28T01:24:00Z">
        <w:r w:rsidRPr="00935119">
          <w:rPr>
            <w:lang w:val="es-ES"/>
          </w:rPr>
          <w:t>Hasselmo</w:t>
        </w:r>
        <w:proofErr w:type="spellEnd"/>
        <w:r w:rsidRPr="00935119">
          <w:rPr>
            <w:lang w:val="es-ES"/>
          </w:rPr>
          <w:t>, 1995</w:t>
        </w:r>
      </w:ins>
    </w:p>
    <w:p w14:paraId="2C5A4B52" w14:textId="77777777" w:rsidR="00935119" w:rsidRPr="00935119" w:rsidRDefault="00935119" w:rsidP="00935119">
      <w:pPr>
        <w:numPr>
          <w:ilvl w:val="0"/>
          <w:numId w:val="20"/>
        </w:numPr>
        <w:rPr>
          <w:ins w:id="2274" w:author="julieta pellettieri" w:date="2025-05-28T01:24:00Z"/>
          <w:lang w:val="es-ES"/>
        </w:rPr>
      </w:pPr>
      <w:ins w:id="2275" w:author="julieta pellettieri" w:date="2025-05-28T01:24:00Z">
        <w:r w:rsidRPr="00935119">
          <w:rPr>
            <w:lang w:val="es-ES"/>
          </w:rPr>
          <w:t>Herbert et al., 2014</w:t>
        </w:r>
      </w:ins>
    </w:p>
    <w:p w14:paraId="1EB7036F" w14:textId="77777777" w:rsidR="00935119" w:rsidRPr="00935119" w:rsidRDefault="00935119" w:rsidP="00935119">
      <w:pPr>
        <w:numPr>
          <w:ilvl w:val="0"/>
          <w:numId w:val="21"/>
        </w:numPr>
        <w:rPr>
          <w:ins w:id="2276" w:author="julieta pellettieri" w:date="2025-05-28T01:24:00Z"/>
          <w:lang w:val="es-ES"/>
        </w:rPr>
      </w:pPr>
      <w:ins w:id="2277" w:author="julieta pellettieri" w:date="2025-05-28T01:24:00Z">
        <w:r w:rsidRPr="00935119">
          <w:rPr>
            <w:lang w:val="es-ES"/>
          </w:rPr>
          <w:t>Kandel et al., 1992</w:t>
        </w:r>
      </w:ins>
    </w:p>
    <w:p w14:paraId="6E0B7261" w14:textId="77777777" w:rsidR="00935119" w:rsidRPr="00935119" w:rsidRDefault="00935119" w:rsidP="00935119">
      <w:pPr>
        <w:numPr>
          <w:ilvl w:val="0"/>
          <w:numId w:val="21"/>
        </w:numPr>
        <w:rPr>
          <w:ins w:id="2278" w:author="julieta pellettieri" w:date="2025-05-28T01:24:00Z"/>
          <w:lang w:val="es-ES"/>
        </w:rPr>
      </w:pPr>
      <w:proofErr w:type="spellStart"/>
      <w:ins w:id="2279" w:author="julieta pellettieri" w:date="2025-05-28T01:24:00Z">
        <w:r w:rsidRPr="00935119">
          <w:rPr>
            <w:lang w:val="es-ES"/>
          </w:rPr>
          <w:t>Krisko</w:t>
        </w:r>
        <w:proofErr w:type="spellEnd"/>
        <w:r w:rsidRPr="00935119">
          <w:rPr>
            <w:lang w:val="es-ES"/>
          </w:rPr>
          <w:t xml:space="preserve"> et al., 2005</w:t>
        </w:r>
      </w:ins>
    </w:p>
    <w:p w14:paraId="719123CC" w14:textId="77777777" w:rsidR="00935119" w:rsidRPr="00935119" w:rsidRDefault="00935119" w:rsidP="00935119">
      <w:pPr>
        <w:numPr>
          <w:ilvl w:val="0"/>
          <w:numId w:val="22"/>
        </w:numPr>
        <w:rPr>
          <w:ins w:id="2280" w:author="julieta pellettieri" w:date="2025-05-28T01:24:00Z"/>
          <w:lang w:val="es-ES"/>
        </w:rPr>
      </w:pPr>
      <w:ins w:id="2281" w:author="julieta pellettieri" w:date="2025-05-28T01:24:00Z">
        <w:r w:rsidRPr="00935119">
          <w:rPr>
            <w:lang w:val="es-ES"/>
          </w:rPr>
          <w:t>Lee, 2000</w:t>
        </w:r>
      </w:ins>
    </w:p>
    <w:p w14:paraId="68172A84" w14:textId="77777777" w:rsidR="00935119" w:rsidRPr="00935119" w:rsidRDefault="00935119" w:rsidP="00935119">
      <w:pPr>
        <w:numPr>
          <w:ilvl w:val="0"/>
          <w:numId w:val="22"/>
        </w:numPr>
        <w:rPr>
          <w:ins w:id="2282" w:author="julieta pellettieri" w:date="2025-05-28T01:24:00Z"/>
          <w:lang w:val="es-ES"/>
        </w:rPr>
      </w:pPr>
      <w:ins w:id="2283" w:author="julieta pellettieri" w:date="2025-05-28T01:24:00Z">
        <w:r w:rsidRPr="00935119">
          <w:rPr>
            <w:lang w:val="es-ES"/>
          </w:rPr>
          <w:t>León-Carmona &amp; Galano, 2011</w:t>
        </w:r>
      </w:ins>
    </w:p>
    <w:p w14:paraId="5BC6E8E3" w14:textId="77777777" w:rsidR="00935119" w:rsidRPr="00935119" w:rsidRDefault="00935119" w:rsidP="00935119">
      <w:pPr>
        <w:numPr>
          <w:ilvl w:val="0"/>
          <w:numId w:val="22"/>
        </w:numPr>
        <w:rPr>
          <w:ins w:id="2284" w:author="julieta pellettieri" w:date="2025-05-28T01:24:00Z"/>
          <w:lang w:val="es-ES"/>
        </w:rPr>
      </w:pPr>
      <w:proofErr w:type="spellStart"/>
      <w:ins w:id="2285" w:author="julieta pellettieri" w:date="2025-05-28T01:24:00Z">
        <w:r w:rsidRPr="00935119">
          <w:rPr>
            <w:lang w:val="es-ES"/>
          </w:rPr>
          <w:t>Lopatina</w:t>
        </w:r>
        <w:proofErr w:type="spellEnd"/>
        <w:r w:rsidRPr="00935119">
          <w:rPr>
            <w:lang w:val="es-ES"/>
          </w:rPr>
          <w:t>, 2017</w:t>
        </w:r>
      </w:ins>
    </w:p>
    <w:p w14:paraId="715366D3" w14:textId="77777777" w:rsidR="00935119" w:rsidRPr="00935119" w:rsidRDefault="00935119" w:rsidP="00935119">
      <w:pPr>
        <w:numPr>
          <w:ilvl w:val="0"/>
          <w:numId w:val="23"/>
        </w:numPr>
        <w:rPr>
          <w:ins w:id="2286" w:author="julieta pellettieri" w:date="2025-05-28T01:24:00Z"/>
          <w:lang w:val="es-ES"/>
        </w:rPr>
      </w:pPr>
      <w:ins w:id="2287" w:author="julieta pellettieri" w:date="2025-05-28T01:24:00Z">
        <w:r w:rsidRPr="00935119">
          <w:rPr>
            <w:lang w:val="es-ES"/>
          </w:rPr>
          <w:lastRenderedPageBreak/>
          <w:t>Macri et al., 2024, 2025</w:t>
        </w:r>
      </w:ins>
    </w:p>
    <w:p w14:paraId="279C946E" w14:textId="77777777" w:rsidR="00935119" w:rsidRPr="00935119" w:rsidRDefault="00935119" w:rsidP="00935119">
      <w:pPr>
        <w:numPr>
          <w:ilvl w:val="0"/>
          <w:numId w:val="23"/>
        </w:numPr>
        <w:rPr>
          <w:ins w:id="2288" w:author="julieta pellettieri" w:date="2025-05-28T01:24:00Z"/>
          <w:lang w:val="es-ES"/>
        </w:rPr>
      </w:pPr>
      <w:ins w:id="2289" w:author="julieta pellettieri" w:date="2025-05-28T01:24:00Z">
        <w:r w:rsidRPr="00935119">
          <w:rPr>
            <w:lang w:val="es-ES"/>
          </w:rPr>
          <w:t>Mackintosh, 1994</w:t>
        </w:r>
      </w:ins>
    </w:p>
    <w:p w14:paraId="3CF70977" w14:textId="612376AE" w:rsidR="00935119" w:rsidRPr="00935119" w:rsidRDefault="00935119">
      <w:pPr>
        <w:numPr>
          <w:ilvl w:val="0"/>
          <w:numId w:val="23"/>
        </w:numPr>
        <w:ind w:left="2880" w:hanging="2520"/>
        <w:rPr>
          <w:ins w:id="2290" w:author="julieta pellettieri" w:date="2025-05-28T01:24:00Z"/>
          <w:lang w:val="es-ES"/>
        </w:rPr>
        <w:pPrChange w:id="2291" w:author="julieta pellettieri" w:date="2025-05-28T01:27:00Z" w16du:dateUtc="2025-05-28T04:27:00Z">
          <w:pPr>
            <w:numPr>
              <w:numId w:val="23"/>
            </w:numPr>
            <w:tabs>
              <w:tab w:val="num" w:pos="720"/>
            </w:tabs>
            <w:ind w:left="720" w:hanging="360"/>
          </w:pPr>
        </w:pPrChange>
      </w:pPr>
      <w:ins w:id="2292" w:author="julieta pellettieri" w:date="2025-05-28T01:24:00Z">
        <w:r w:rsidRPr="00935119">
          <w:rPr>
            <w:lang w:val="es-ES"/>
          </w:rPr>
          <w:t>Marchi, 202</w:t>
        </w:r>
      </w:ins>
      <w:ins w:id="2293" w:author="julieta pellettieri" w:date="2025-05-28T01:27:00Z" w16du:dateUtc="2025-05-28T04:27:00Z">
        <w:r w:rsidR="00D121D2">
          <w:rPr>
            <w:lang w:val="es-ES"/>
          </w:rPr>
          <w:t>0</w:t>
        </w:r>
      </w:ins>
    </w:p>
    <w:p w14:paraId="6C32FB56" w14:textId="77777777" w:rsidR="00935119" w:rsidRPr="00935119" w:rsidRDefault="00935119" w:rsidP="00935119">
      <w:pPr>
        <w:numPr>
          <w:ilvl w:val="0"/>
          <w:numId w:val="23"/>
        </w:numPr>
        <w:rPr>
          <w:ins w:id="2294" w:author="julieta pellettieri" w:date="2025-05-28T01:24:00Z"/>
          <w:lang w:val="es-ES"/>
        </w:rPr>
      </w:pPr>
      <w:proofErr w:type="spellStart"/>
      <w:ins w:id="2295" w:author="julieta pellettieri" w:date="2025-05-28T01:24:00Z">
        <w:r w:rsidRPr="00935119">
          <w:rPr>
            <w:lang w:val="es-ES"/>
          </w:rPr>
          <w:t>Margulies</w:t>
        </w:r>
        <w:proofErr w:type="spellEnd"/>
        <w:r w:rsidRPr="00935119">
          <w:rPr>
            <w:lang w:val="es-ES"/>
          </w:rPr>
          <w:t xml:space="preserve"> et al., 2005</w:t>
        </w:r>
      </w:ins>
    </w:p>
    <w:p w14:paraId="7AE0FBAA" w14:textId="66ED580B" w:rsidR="00935119" w:rsidRPr="00935119" w:rsidRDefault="00935119" w:rsidP="00935119">
      <w:pPr>
        <w:numPr>
          <w:ilvl w:val="0"/>
          <w:numId w:val="23"/>
        </w:numPr>
        <w:rPr>
          <w:ins w:id="2296" w:author="julieta pellettieri" w:date="2025-05-28T01:24:00Z"/>
          <w:lang w:val="es-ES"/>
        </w:rPr>
      </w:pPr>
      <w:proofErr w:type="spellStart"/>
      <w:ins w:id="2297" w:author="julieta pellettieri" w:date="2025-05-28T01:24:00Z">
        <w:r w:rsidRPr="00935119">
          <w:rPr>
            <w:lang w:val="es-ES"/>
          </w:rPr>
          <w:t>Menzel</w:t>
        </w:r>
        <w:proofErr w:type="spellEnd"/>
        <w:r w:rsidRPr="00935119">
          <w:rPr>
            <w:lang w:val="es-ES"/>
          </w:rPr>
          <w:t xml:space="preserve">, 2001 </w:t>
        </w:r>
      </w:ins>
    </w:p>
    <w:p w14:paraId="2423987A" w14:textId="77777777" w:rsidR="00935119" w:rsidRPr="00935119" w:rsidRDefault="00935119" w:rsidP="00935119">
      <w:pPr>
        <w:numPr>
          <w:ilvl w:val="0"/>
          <w:numId w:val="23"/>
        </w:numPr>
        <w:rPr>
          <w:ins w:id="2298" w:author="julieta pellettieri" w:date="2025-05-28T01:24:00Z"/>
          <w:lang w:val="es-ES"/>
        </w:rPr>
      </w:pPr>
      <w:proofErr w:type="spellStart"/>
      <w:ins w:id="2299" w:author="julieta pellettieri" w:date="2025-05-28T01:24:00Z">
        <w:r w:rsidRPr="00935119">
          <w:rPr>
            <w:lang w:val="es-ES"/>
          </w:rPr>
          <w:t>Menzel</w:t>
        </w:r>
        <w:proofErr w:type="spellEnd"/>
        <w:r w:rsidRPr="00935119">
          <w:rPr>
            <w:lang w:val="es-ES"/>
          </w:rPr>
          <w:t xml:space="preserve"> &amp; Müller, 1996</w:t>
        </w:r>
      </w:ins>
    </w:p>
    <w:p w14:paraId="049D5392" w14:textId="77777777" w:rsidR="00935119" w:rsidRPr="00935119" w:rsidRDefault="00935119" w:rsidP="00935119">
      <w:pPr>
        <w:numPr>
          <w:ilvl w:val="0"/>
          <w:numId w:val="23"/>
        </w:numPr>
        <w:rPr>
          <w:ins w:id="2300" w:author="julieta pellettieri" w:date="2025-05-28T01:24:00Z"/>
          <w:lang w:val="es-ES"/>
        </w:rPr>
      </w:pPr>
      <w:proofErr w:type="spellStart"/>
      <w:ins w:id="2301" w:author="julieta pellettieri" w:date="2025-05-28T01:24:00Z">
        <w:r w:rsidRPr="00935119">
          <w:rPr>
            <w:lang w:val="es-ES"/>
          </w:rPr>
          <w:t>Menzel</w:t>
        </w:r>
        <w:proofErr w:type="spellEnd"/>
        <w:r w:rsidRPr="00935119">
          <w:rPr>
            <w:lang w:val="es-ES"/>
          </w:rPr>
          <w:t xml:space="preserve"> y </w:t>
        </w:r>
        <w:proofErr w:type="spellStart"/>
        <w:r w:rsidRPr="00935119">
          <w:rPr>
            <w:lang w:val="es-ES"/>
          </w:rPr>
          <w:t>Giurfa</w:t>
        </w:r>
        <w:proofErr w:type="spellEnd"/>
        <w:r w:rsidRPr="00935119">
          <w:rPr>
            <w:lang w:val="es-ES"/>
          </w:rPr>
          <w:t>, 2001</w:t>
        </w:r>
      </w:ins>
    </w:p>
    <w:p w14:paraId="229BB3F3" w14:textId="77777777" w:rsidR="00935119" w:rsidRPr="00935119" w:rsidRDefault="00935119" w:rsidP="00935119">
      <w:pPr>
        <w:numPr>
          <w:ilvl w:val="0"/>
          <w:numId w:val="23"/>
        </w:numPr>
        <w:rPr>
          <w:ins w:id="2302" w:author="julieta pellettieri" w:date="2025-05-28T01:24:00Z"/>
          <w:lang w:val="es-ES"/>
        </w:rPr>
      </w:pPr>
      <w:proofErr w:type="spellStart"/>
      <w:ins w:id="2303" w:author="julieta pellettieri" w:date="2025-05-28T01:24:00Z">
        <w:r w:rsidRPr="00935119">
          <w:rPr>
            <w:lang w:val="es-ES"/>
          </w:rPr>
          <w:t>Menzel</w:t>
        </w:r>
        <w:proofErr w:type="spellEnd"/>
        <w:r w:rsidRPr="00935119">
          <w:rPr>
            <w:lang w:val="es-ES"/>
          </w:rPr>
          <w:t>, 2012</w:t>
        </w:r>
      </w:ins>
    </w:p>
    <w:p w14:paraId="4A5335B0" w14:textId="77777777" w:rsidR="00935119" w:rsidRPr="00935119" w:rsidRDefault="00935119" w:rsidP="00935119">
      <w:pPr>
        <w:numPr>
          <w:ilvl w:val="0"/>
          <w:numId w:val="23"/>
        </w:numPr>
        <w:rPr>
          <w:ins w:id="2304" w:author="julieta pellettieri" w:date="2025-05-28T01:24:00Z"/>
          <w:lang w:val="es-ES"/>
        </w:rPr>
      </w:pPr>
      <w:proofErr w:type="spellStart"/>
      <w:ins w:id="2305" w:author="julieta pellettieri" w:date="2025-05-28T01:24:00Z">
        <w:r w:rsidRPr="00935119">
          <w:rPr>
            <w:lang w:val="es-ES"/>
          </w:rPr>
          <w:t>Michener</w:t>
        </w:r>
        <w:proofErr w:type="spellEnd"/>
        <w:r w:rsidRPr="00935119">
          <w:rPr>
            <w:lang w:val="es-ES"/>
          </w:rPr>
          <w:t>, 1969</w:t>
        </w:r>
      </w:ins>
    </w:p>
    <w:p w14:paraId="753F748E" w14:textId="77777777" w:rsidR="00935119" w:rsidRPr="00935119" w:rsidRDefault="00935119" w:rsidP="00935119">
      <w:pPr>
        <w:numPr>
          <w:ilvl w:val="0"/>
          <w:numId w:val="23"/>
        </w:numPr>
        <w:rPr>
          <w:ins w:id="2306" w:author="julieta pellettieri" w:date="2025-05-28T01:24:00Z"/>
          <w:lang w:val="es-ES"/>
        </w:rPr>
      </w:pPr>
      <w:ins w:id="2307" w:author="julieta pellettieri" w:date="2025-05-28T01:24:00Z">
        <w:r w:rsidRPr="00935119">
          <w:rPr>
            <w:lang w:val="es-ES"/>
          </w:rPr>
          <w:t xml:space="preserve">Müller y </w:t>
        </w:r>
        <w:proofErr w:type="spellStart"/>
        <w:r w:rsidRPr="00935119">
          <w:rPr>
            <w:lang w:val="es-ES"/>
          </w:rPr>
          <w:t>Pilzecker</w:t>
        </w:r>
        <w:proofErr w:type="spellEnd"/>
        <w:r w:rsidRPr="00935119">
          <w:rPr>
            <w:lang w:val="es-ES"/>
          </w:rPr>
          <w:t>, 1900</w:t>
        </w:r>
      </w:ins>
    </w:p>
    <w:p w14:paraId="1E6760B4" w14:textId="77777777" w:rsidR="00935119" w:rsidRPr="00935119" w:rsidRDefault="00935119" w:rsidP="00935119">
      <w:pPr>
        <w:numPr>
          <w:ilvl w:val="0"/>
          <w:numId w:val="23"/>
        </w:numPr>
        <w:rPr>
          <w:ins w:id="2308" w:author="julieta pellettieri" w:date="2025-05-28T01:24:00Z"/>
          <w:lang w:val="es-ES"/>
        </w:rPr>
      </w:pPr>
      <w:ins w:id="2309" w:author="julieta pellettieri" w:date="2025-05-28T01:24:00Z">
        <w:r w:rsidRPr="00935119">
          <w:rPr>
            <w:lang w:val="es-ES"/>
          </w:rPr>
          <w:t>Müller, 1996, 1997, 2000</w:t>
        </w:r>
      </w:ins>
    </w:p>
    <w:p w14:paraId="2C9FF888" w14:textId="395B48AC" w:rsidR="00935119" w:rsidRPr="00935119" w:rsidRDefault="00935119" w:rsidP="00935119">
      <w:pPr>
        <w:numPr>
          <w:ilvl w:val="0"/>
          <w:numId w:val="24"/>
        </w:numPr>
        <w:rPr>
          <w:ins w:id="2310" w:author="julieta pellettieri" w:date="2025-05-28T01:24:00Z"/>
          <w:lang w:val="es-ES"/>
        </w:rPr>
      </w:pPr>
      <w:ins w:id="2311" w:author="julieta pellettieri" w:date="2025-05-28T01:24:00Z">
        <w:r w:rsidRPr="00935119">
          <w:rPr>
            <w:lang w:val="es-ES"/>
          </w:rPr>
          <w:t xml:space="preserve">Nery et al., 2020 </w:t>
        </w:r>
      </w:ins>
    </w:p>
    <w:p w14:paraId="0BB721F3" w14:textId="3095B0BF" w:rsidR="00935119" w:rsidRPr="00935119" w:rsidRDefault="00935119">
      <w:pPr>
        <w:numPr>
          <w:ilvl w:val="0"/>
          <w:numId w:val="24"/>
        </w:numPr>
        <w:rPr>
          <w:ins w:id="2312" w:author="julieta pellettieri" w:date="2025-05-28T01:24:00Z"/>
          <w:lang w:val="es-ES"/>
        </w:rPr>
        <w:pPrChange w:id="2313" w:author="julieta pellettieri" w:date="2025-05-28T01:25:00Z" w16du:dateUtc="2025-05-28T04:25:00Z">
          <w:pPr/>
        </w:pPrChange>
      </w:pPr>
      <w:proofErr w:type="spellStart"/>
      <w:ins w:id="2314" w:author="julieta pellettieri" w:date="2025-05-28T01:24:00Z">
        <w:r w:rsidRPr="00935119">
          <w:rPr>
            <w:lang w:val="es-ES"/>
          </w:rPr>
          <w:t>Negri</w:t>
        </w:r>
        <w:proofErr w:type="spellEnd"/>
        <w:r w:rsidRPr="00935119">
          <w:rPr>
            <w:lang w:val="es-ES"/>
          </w:rPr>
          <w:t xml:space="preserve"> et al., 2013</w:t>
        </w:r>
      </w:ins>
    </w:p>
    <w:p w14:paraId="0B9E1403" w14:textId="138DD7C1" w:rsidR="00935119" w:rsidRPr="00935119" w:rsidRDefault="00935119" w:rsidP="00935119">
      <w:pPr>
        <w:numPr>
          <w:ilvl w:val="0"/>
          <w:numId w:val="25"/>
        </w:numPr>
        <w:rPr>
          <w:ins w:id="2315" w:author="julieta pellettieri" w:date="2025-05-28T01:24:00Z"/>
          <w:lang w:val="es-ES"/>
        </w:rPr>
      </w:pPr>
      <w:proofErr w:type="spellStart"/>
      <w:ins w:id="2316" w:author="julieta pellettieri" w:date="2025-05-28T01:24:00Z">
        <w:r w:rsidRPr="00935119">
          <w:rPr>
            <w:lang w:val="es-ES"/>
          </w:rPr>
          <w:t>Palottini</w:t>
        </w:r>
        <w:proofErr w:type="spellEnd"/>
        <w:r w:rsidRPr="00935119">
          <w:rPr>
            <w:lang w:val="es-ES"/>
          </w:rPr>
          <w:t xml:space="preserve"> et al., 2018 </w:t>
        </w:r>
      </w:ins>
    </w:p>
    <w:p w14:paraId="4A727B6D" w14:textId="77777777" w:rsidR="00935119" w:rsidRPr="00935119" w:rsidRDefault="00935119" w:rsidP="00935119">
      <w:pPr>
        <w:numPr>
          <w:ilvl w:val="0"/>
          <w:numId w:val="25"/>
        </w:numPr>
        <w:rPr>
          <w:ins w:id="2317" w:author="julieta pellettieri" w:date="2025-05-28T01:24:00Z"/>
          <w:lang w:val="es-ES"/>
        </w:rPr>
      </w:pPr>
      <w:proofErr w:type="spellStart"/>
      <w:ins w:id="2318" w:author="julieta pellettieri" w:date="2025-05-28T01:24:00Z">
        <w:r w:rsidRPr="00935119">
          <w:rPr>
            <w:lang w:val="es-ES"/>
          </w:rPr>
          <w:t>Pavlov</w:t>
        </w:r>
        <w:proofErr w:type="spellEnd"/>
        <w:r w:rsidRPr="00935119">
          <w:rPr>
            <w:lang w:val="es-ES"/>
          </w:rPr>
          <w:t>, 1927</w:t>
        </w:r>
      </w:ins>
    </w:p>
    <w:p w14:paraId="05695720" w14:textId="3745778A" w:rsidR="00935119" w:rsidRPr="00935119" w:rsidRDefault="00935119">
      <w:pPr>
        <w:numPr>
          <w:ilvl w:val="0"/>
          <w:numId w:val="25"/>
        </w:numPr>
        <w:rPr>
          <w:ins w:id="2319" w:author="julieta pellettieri" w:date="2025-05-28T01:24:00Z"/>
          <w:lang w:val="es-ES"/>
        </w:rPr>
        <w:pPrChange w:id="2320" w:author="julieta pellettieri" w:date="2025-05-28T01:25:00Z" w16du:dateUtc="2025-05-28T04:25:00Z">
          <w:pPr/>
        </w:pPrChange>
      </w:pPr>
      <w:proofErr w:type="spellStart"/>
      <w:ins w:id="2321" w:author="julieta pellettieri" w:date="2025-05-28T01:24:00Z">
        <w:r w:rsidRPr="00935119">
          <w:rPr>
            <w:lang w:val="es-ES"/>
          </w:rPr>
          <w:t>Power</w:t>
        </w:r>
        <w:proofErr w:type="spellEnd"/>
        <w:r w:rsidRPr="00935119">
          <w:rPr>
            <w:lang w:val="es-ES"/>
          </w:rPr>
          <w:t xml:space="preserve"> et al., 2017</w:t>
        </w:r>
      </w:ins>
    </w:p>
    <w:p w14:paraId="3540160E" w14:textId="77777777" w:rsidR="00935119" w:rsidRPr="00935119" w:rsidRDefault="00935119" w:rsidP="00935119">
      <w:pPr>
        <w:numPr>
          <w:ilvl w:val="0"/>
          <w:numId w:val="26"/>
        </w:numPr>
        <w:rPr>
          <w:ins w:id="2322" w:author="julieta pellettieri" w:date="2025-05-28T01:24:00Z"/>
          <w:lang w:val="es-ES"/>
        </w:rPr>
      </w:pPr>
      <w:proofErr w:type="spellStart"/>
      <w:ins w:id="2323" w:author="julieta pellettieri" w:date="2025-05-28T01:24:00Z">
        <w:r w:rsidRPr="00935119">
          <w:rPr>
            <w:lang w:val="es-ES"/>
          </w:rPr>
          <w:t>Rescorla</w:t>
        </w:r>
        <w:proofErr w:type="spellEnd"/>
        <w:r w:rsidRPr="00935119">
          <w:rPr>
            <w:lang w:val="es-ES"/>
          </w:rPr>
          <w:t xml:space="preserve"> et al., 1985</w:t>
        </w:r>
      </w:ins>
    </w:p>
    <w:p w14:paraId="769AF019" w14:textId="77777777" w:rsidR="00935119" w:rsidRPr="00935119" w:rsidRDefault="00935119" w:rsidP="00935119">
      <w:pPr>
        <w:numPr>
          <w:ilvl w:val="0"/>
          <w:numId w:val="26"/>
        </w:numPr>
        <w:rPr>
          <w:ins w:id="2324" w:author="julieta pellettieri" w:date="2025-05-28T01:24:00Z"/>
          <w:lang w:val="es-ES"/>
        </w:rPr>
      </w:pPr>
      <w:ins w:id="2325" w:author="julieta pellettieri" w:date="2025-05-28T01:24:00Z">
        <w:r w:rsidRPr="00935119">
          <w:rPr>
            <w:lang w:val="es-ES"/>
          </w:rPr>
          <w:t>Rivero, 2006</w:t>
        </w:r>
      </w:ins>
    </w:p>
    <w:p w14:paraId="7E27233B" w14:textId="34FB2111" w:rsidR="00935119" w:rsidRPr="00935119" w:rsidRDefault="00935119">
      <w:pPr>
        <w:numPr>
          <w:ilvl w:val="0"/>
          <w:numId w:val="26"/>
        </w:numPr>
        <w:rPr>
          <w:ins w:id="2326" w:author="julieta pellettieri" w:date="2025-05-28T01:24:00Z"/>
          <w:lang w:val="es-ES"/>
        </w:rPr>
        <w:pPrChange w:id="2327" w:author="julieta pellettieri" w:date="2025-05-28T01:25:00Z" w16du:dateUtc="2025-05-28T04:25:00Z">
          <w:pPr/>
        </w:pPrChange>
      </w:pPr>
      <w:proofErr w:type="spellStart"/>
      <w:ins w:id="2328" w:author="julieta pellettieri" w:date="2025-05-28T01:24:00Z">
        <w:r w:rsidRPr="00935119">
          <w:rPr>
            <w:lang w:val="es-ES"/>
          </w:rPr>
          <w:t>Rortais</w:t>
        </w:r>
        <w:proofErr w:type="spellEnd"/>
        <w:r w:rsidRPr="00935119">
          <w:rPr>
            <w:lang w:val="es-ES"/>
          </w:rPr>
          <w:t xml:space="preserve"> et al., 2005</w:t>
        </w:r>
      </w:ins>
    </w:p>
    <w:p w14:paraId="3E7F85DF" w14:textId="77777777" w:rsidR="00935119" w:rsidRPr="00935119" w:rsidRDefault="00935119" w:rsidP="00935119">
      <w:pPr>
        <w:numPr>
          <w:ilvl w:val="0"/>
          <w:numId w:val="27"/>
        </w:numPr>
        <w:rPr>
          <w:ins w:id="2329" w:author="julieta pellettieri" w:date="2025-05-28T01:24:00Z"/>
          <w:lang w:val="es-ES"/>
        </w:rPr>
      </w:pPr>
      <w:ins w:id="2330" w:author="julieta pellettieri" w:date="2025-05-28T01:24:00Z">
        <w:r w:rsidRPr="00935119">
          <w:rPr>
            <w:lang w:val="es-ES"/>
          </w:rPr>
          <w:t>Skinner, 1938</w:t>
        </w:r>
      </w:ins>
    </w:p>
    <w:p w14:paraId="48BE3C63" w14:textId="03248320" w:rsidR="00935119" w:rsidRPr="00935119" w:rsidRDefault="00935119">
      <w:pPr>
        <w:numPr>
          <w:ilvl w:val="0"/>
          <w:numId w:val="27"/>
        </w:numPr>
        <w:rPr>
          <w:ins w:id="2331" w:author="julieta pellettieri" w:date="2025-05-28T01:24:00Z"/>
          <w:lang w:val="es-ES"/>
        </w:rPr>
        <w:pPrChange w:id="2332" w:author="julieta pellettieri" w:date="2025-05-28T01:25:00Z" w16du:dateUtc="2025-05-28T04:25:00Z">
          <w:pPr/>
        </w:pPrChange>
      </w:pPr>
      <w:proofErr w:type="spellStart"/>
      <w:ins w:id="2333" w:author="julieta pellettieri" w:date="2025-05-28T01:24:00Z">
        <w:r w:rsidRPr="00935119">
          <w:rPr>
            <w:lang w:val="es-ES"/>
          </w:rPr>
          <w:t>Søvik</w:t>
        </w:r>
        <w:proofErr w:type="spellEnd"/>
        <w:r w:rsidRPr="00935119">
          <w:rPr>
            <w:lang w:val="es-ES"/>
          </w:rPr>
          <w:t>, 2015</w:t>
        </w:r>
      </w:ins>
    </w:p>
    <w:p w14:paraId="451F88D7" w14:textId="77777777" w:rsidR="00935119" w:rsidRPr="00935119" w:rsidRDefault="00935119" w:rsidP="00935119">
      <w:pPr>
        <w:numPr>
          <w:ilvl w:val="0"/>
          <w:numId w:val="28"/>
        </w:numPr>
        <w:rPr>
          <w:ins w:id="2334" w:author="julieta pellettieri" w:date="2025-05-28T01:24:00Z"/>
          <w:lang w:val="es-ES"/>
        </w:rPr>
      </w:pPr>
      <w:ins w:id="2335" w:author="julieta pellettieri" w:date="2025-05-28T01:24:00Z">
        <w:r w:rsidRPr="00935119">
          <w:rPr>
            <w:lang w:val="es-ES"/>
          </w:rPr>
          <w:t>Taha et al., 2019</w:t>
        </w:r>
      </w:ins>
    </w:p>
    <w:p w14:paraId="3281D098" w14:textId="7DAB5CBC" w:rsidR="00935119" w:rsidRPr="00935119" w:rsidRDefault="00935119">
      <w:pPr>
        <w:numPr>
          <w:ilvl w:val="0"/>
          <w:numId w:val="28"/>
        </w:numPr>
        <w:rPr>
          <w:ins w:id="2336" w:author="julieta pellettieri" w:date="2025-05-28T01:24:00Z"/>
          <w:lang w:val="es-ES"/>
        </w:rPr>
        <w:pPrChange w:id="2337" w:author="julieta pellettieri" w:date="2025-05-28T01:25:00Z" w16du:dateUtc="2025-05-28T04:25:00Z">
          <w:pPr/>
        </w:pPrChange>
      </w:pPr>
      <w:proofErr w:type="spellStart"/>
      <w:ins w:id="2338" w:author="julieta pellettieri" w:date="2025-05-28T01:24:00Z">
        <w:r w:rsidRPr="00935119">
          <w:rPr>
            <w:lang w:val="es-ES"/>
          </w:rPr>
          <w:t>Takeda</w:t>
        </w:r>
        <w:proofErr w:type="spellEnd"/>
        <w:r w:rsidRPr="00935119">
          <w:rPr>
            <w:lang w:val="es-ES"/>
          </w:rPr>
          <w:t>, 1961</w:t>
        </w:r>
      </w:ins>
    </w:p>
    <w:p w14:paraId="6BEAA615" w14:textId="3B75B51C" w:rsidR="00935119" w:rsidRPr="00935119" w:rsidRDefault="00935119">
      <w:pPr>
        <w:numPr>
          <w:ilvl w:val="0"/>
          <w:numId w:val="29"/>
        </w:numPr>
        <w:rPr>
          <w:ins w:id="2339" w:author="julieta pellettieri" w:date="2025-05-28T01:24:00Z"/>
          <w:lang w:val="es-ES"/>
        </w:rPr>
        <w:pPrChange w:id="2340" w:author="julieta pellettieri" w:date="2025-05-28T01:25:00Z" w16du:dateUtc="2025-05-28T04:25:00Z">
          <w:pPr/>
        </w:pPrChange>
      </w:pPr>
      <w:proofErr w:type="spellStart"/>
      <w:ins w:id="2341" w:author="julieta pellettieri" w:date="2025-05-28T01:24:00Z">
        <w:r w:rsidRPr="00935119">
          <w:rPr>
            <w:lang w:val="es-ES"/>
          </w:rPr>
          <w:t>Verellen</w:t>
        </w:r>
        <w:proofErr w:type="spellEnd"/>
        <w:r w:rsidRPr="00935119">
          <w:rPr>
            <w:lang w:val="es-ES"/>
          </w:rPr>
          <w:t xml:space="preserve"> et al., 2025</w:t>
        </w:r>
      </w:ins>
    </w:p>
    <w:p w14:paraId="23F25470" w14:textId="77777777" w:rsidR="00935119" w:rsidRPr="00935119" w:rsidRDefault="00935119" w:rsidP="00935119">
      <w:pPr>
        <w:numPr>
          <w:ilvl w:val="0"/>
          <w:numId w:val="30"/>
        </w:numPr>
        <w:rPr>
          <w:ins w:id="2342" w:author="julieta pellettieri" w:date="2025-05-28T01:24:00Z"/>
          <w:lang w:val="es-ES"/>
        </w:rPr>
      </w:pPr>
      <w:proofErr w:type="spellStart"/>
      <w:ins w:id="2343" w:author="julieta pellettieri" w:date="2025-05-28T01:24:00Z">
        <w:r w:rsidRPr="00935119">
          <w:rPr>
            <w:lang w:val="es-ES"/>
          </w:rPr>
          <w:t>Winfree</w:t>
        </w:r>
        <w:proofErr w:type="spellEnd"/>
        <w:r w:rsidRPr="00935119">
          <w:rPr>
            <w:lang w:val="es-ES"/>
          </w:rPr>
          <w:t xml:space="preserve"> et al., 2009</w:t>
        </w:r>
      </w:ins>
    </w:p>
    <w:p w14:paraId="229E1A3E" w14:textId="34648C1E" w:rsidR="00935119" w:rsidRPr="00935119" w:rsidRDefault="00935119" w:rsidP="00935119">
      <w:pPr>
        <w:numPr>
          <w:ilvl w:val="0"/>
          <w:numId w:val="30"/>
        </w:numPr>
        <w:rPr>
          <w:ins w:id="2344" w:author="julieta pellettieri" w:date="2025-05-28T01:24:00Z"/>
          <w:lang w:val="es-ES"/>
        </w:rPr>
      </w:pPr>
      <w:ins w:id="2345" w:author="julieta pellettieri" w:date="2025-05-28T01:24:00Z">
        <w:r w:rsidRPr="00935119">
          <w:rPr>
            <w:lang w:val="es-ES"/>
          </w:rPr>
          <w:t>Wright et al., 2013</w:t>
        </w:r>
      </w:ins>
    </w:p>
    <w:p w14:paraId="0D7F6821" w14:textId="77777777" w:rsidR="00935119" w:rsidRPr="00613E9E" w:rsidRDefault="00935119">
      <w:pPr>
        <w:rPr>
          <w:lang w:val="es-AR"/>
          <w:rPrChange w:id="2346" w:author="julieta pellettieri" w:date="2025-05-28T01:22:00Z" w16du:dateUtc="2025-05-28T04:22:00Z">
            <w:rPr/>
          </w:rPrChange>
        </w:rPr>
        <w:pPrChange w:id="2347" w:author="julieta pellettieri" w:date="2025-05-23T18:17:00Z" w16du:dateUtc="2025-05-23T21:17:00Z">
          <w:pPr>
            <w:pStyle w:val="Ttulo1"/>
          </w:pPr>
        </w:pPrChange>
      </w:pPr>
    </w:p>
    <w:sectPr w:rsidR="00935119" w:rsidRPr="00613E9E">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Walter Farina" w:date="2025-04-02T10:26:00Z" w:initials="">
    <w:p w14:paraId="5B6F437C" w14:textId="77777777" w:rsidR="00434AED" w:rsidRDefault="00000000">
      <w:pPr>
        <w:widowControl w:val="0"/>
        <w:pBdr>
          <w:top w:val="nil"/>
          <w:left w:val="nil"/>
          <w:bottom w:val="nil"/>
          <w:right w:val="nil"/>
          <w:between w:val="nil"/>
        </w:pBdr>
        <w:spacing w:line="240" w:lineRule="auto"/>
        <w:rPr>
          <w:color w:val="000000"/>
        </w:rPr>
      </w:pPr>
      <w:r>
        <w:rPr>
          <w:color w:val="000000"/>
        </w:rPr>
        <w:t>evitaria explicitar en el titulo a que compuestos se refiere. Mejor decir de forma mas general</w:t>
      </w:r>
    </w:p>
  </w:comment>
  <w:comment w:id="2" w:author="Walter Farina" w:date="2025-04-02T10:30:00Z" w:initials="">
    <w:p w14:paraId="567CDBEA" w14:textId="77777777" w:rsidR="00434AED" w:rsidRDefault="00000000">
      <w:pPr>
        <w:widowControl w:val="0"/>
        <w:pBdr>
          <w:top w:val="nil"/>
          <w:left w:val="nil"/>
          <w:bottom w:val="nil"/>
          <w:right w:val="nil"/>
          <w:between w:val="nil"/>
        </w:pBdr>
        <w:spacing w:line="240" w:lineRule="auto"/>
        <w:rPr>
          <w:color w:val="000000"/>
        </w:rPr>
      </w:pPr>
      <w:r>
        <w:rPr>
          <w:color w:val="000000"/>
        </w:rPr>
        <w:t>preferiria que trabajemos con archivos que nos vamos intercamb iando via email. No resulta amigable para mi este programa de texto via nube. Si, para una nota, pero no para un formato de tesina</w:t>
      </w:r>
    </w:p>
  </w:comment>
  <w:comment w:id="3" w:author="julieta pellettieri" w:date="2025-04-07T16:10:00Z" w:initials="">
    <w:p w14:paraId="0F0D811E" w14:textId="77777777" w:rsidR="00434AED" w:rsidRDefault="00000000">
      <w:pPr>
        <w:widowControl w:val="0"/>
        <w:pBdr>
          <w:top w:val="nil"/>
          <w:left w:val="nil"/>
          <w:bottom w:val="nil"/>
          <w:right w:val="nil"/>
          <w:between w:val="nil"/>
        </w:pBdr>
        <w:spacing w:line="240" w:lineRule="auto"/>
        <w:rPr>
          <w:color w:val="000000"/>
        </w:rPr>
      </w:pPr>
      <w:r>
        <w:rPr>
          <w:color w:val="000000"/>
        </w:rPr>
        <w:t xml:space="preserve">Dale, hoy avanzo con el </w:t>
      </w:r>
      <w:r>
        <w:rPr>
          <w:color w:val="000000"/>
        </w:rPr>
        <w:t>analisis y te envio en formato word por mail</w:t>
      </w:r>
    </w:p>
  </w:comment>
  <w:comment w:id="5" w:author="Walter Farina" w:date="2025-06-03T13:24:00Z" w:initials="WF">
    <w:p w14:paraId="736FC5D3" w14:textId="77777777" w:rsidR="008F3915" w:rsidRDefault="008F3915" w:rsidP="008F3915">
      <w:r>
        <w:rPr>
          <w:rStyle w:val="Refdecomentario"/>
        </w:rPr>
        <w:annotationRef/>
      </w:r>
      <w:r>
        <w:rPr>
          <w:color w:val="000000"/>
          <w:sz w:val="20"/>
          <w:szCs w:val="20"/>
        </w:rPr>
        <w:t xml:space="preserve">Reemplazaría por no azucarados </w:t>
      </w:r>
    </w:p>
  </w:comment>
  <w:comment w:id="22" w:author="julieta pellettieri" w:date="2025-05-23T09:19:00Z" w:initials="jp">
    <w:p w14:paraId="6AF755D9" w14:textId="1B359D5B" w:rsidR="000D278F" w:rsidRDefault="000D278F">
      <w:pPr>
        <w:pStyle w:val="Textocomentario"/>
      </w:pPr>
      <w:r>
        <w:rPr>
          <w:rStyle w:val="Refdecomentario"/>
        </w:rPr>
        <w:annotationRef/>
      </w:r>
      <w:r>
        <w:t>Si ya esta en el titulo es pertinente repetirlo en palabras clave?</w:t>
      </w:r>
    </w:p>
  </w:comment>
  <w:comment w:id="23" w:author="julieta pellettieri" w:date="2025-05-23T09:20:00Z" w:initials="jp">
    <w:p w14:paraId="4E9836F0" w14:textId="40807552" w:rsidR="000D278F" w:rsidRDefault="000D278F">
      <w:pPr>
        <w:pStyle w:val="Textocomentario"/>
      </w:pPr>
      <w:r>
        <w:rPr>
          <w:rStyle w:val="Refdecomentario"/>
        </w:rPr>
        <w:annotationRef/>
      </w:r>
    </w:p>
  </w:comment>
  <w:comment w:id="105" w:author="Walter Farina" w:date="2025-06-03T13:43:00Z" w:initials="WF">
    <w:p w14:paraId="574FF2FE" w14:textId="77777777" w:rsidR="003106EC" w:rsidRDefault="003106EC" w:rsidP="003106EC">
      <w:r>
        <w:rPr>
          <w:rStyle w:val="Refdecomentario"/>
        </w:rPr>
        <w:annotationRef/>
      </w:r>
      <w:r>
        <w:rPr>
          <w:color w:val="000000"/>
          <w:sz w:val="20"/>
          <w:szCs w:val="20"/>
        </w:rPr>
        <w:t>Reescribirla en función de los cambios que se hagan a la version castellana</w:t>
      </w:r>
    </w:p>
  </w:comment>
  <w:comment w:id="130" w:author="Walter Farina" w:date="2025-04-02T10:37:00Z" w:initials="">
    <w:p w14:paraId="141F1EF6" w14:textId="386EF816" w:rsidR="00434AED" w:rsidRDefault="00000000">
      <w:pPr>
        <w:widowControl w:val="0"/>
        <w:pBdr>
          <w:top w:val="nil"/>
          <w:left w:val="nil"/>
          <w:bottom w:val="nil"/>
          <w:right w:val="nil"/>
          <w:between w:val="nil"/>
        </w:pBdr>
        <w:spacing w:line="240" w:lineRule="auto"/>
        <w:rPr>
          <w:color w:val="000000"/>
        </w:rPr>
      </w:pPr>
      <w:r>
        <w:rPr>
          <w:color w:val="000000"/>
        </w:rPr>
        <w:t>Sugerencia de puntos/topicos a tratar en Indice</w:t>
      </w:r>
    </w:p>
    <w:p w14:paraId="08F38CA7" w14:textId="77777777" w:rsidR="00434AED" w:rsidRDefault="00000000">
      <w:pPr>
        <w:widowControl w:val="0"/>
        <w:pBdr>
          <w:top w:val="nil"/>
          <w:left w:val="nil"/>
          <w:bottom w:val="nil"/>
          <w:right w:val="nil"/>
          <w:between w:val="nil"/>
        </w:pBdr>
        <w:spacing w:line="240" w:lineRule="auto"/>
        <w:rPr>
          <w:color w:val="000000"/>
        </w:rPr>
      </w:pPr>
      <w:r>
        <w:rPr>
          <w:color w:val="000000"/>
        </w:rPr>
        <w:t>1</w:t>
      </w:r>
      <w:r>
        <w:rPr>
          <w:color w:val="000000"/>
        </w:rPr>
        <w:tab/>
        <w:t xml:space="preserve"> Introducción:</w:t>
      </w:r>
    </w:p>
    <w:p w14:paraId="02678883" w14:textId="77777777" w:rsidR="00434AED" w:rsidRDefault="00000000">
      <w:pPr>
        <w:widowControl w:val="0"/>
        <w:pBdr>
          <w:top w:val="nil"/>
          <w:left w:val="nil"/>
          <w:bottom w:val="nil"/>
          <w:right w:val="nil"/>
          <w:between w:val="nil"/>
        </w:pBdr>
        <w:spacing w:line="240" w:lineRule="auto"/>
        <w:rPr>
          <w:color w:val="000000"/>
        </w:rPr>
      </w:pPr>
      <w:r>
        <w:rPr>
          <w:color w:val="000000"/>
        </w:rPr>
        <w:t>1.1</w:t>
      </w:r>
      <w:r>
        <w:rPr>
          <w:color w:val="000000"/>
        </w:rPr>
        <w:tab/>
        <w:t>Un insecto social nativo</w:t>
      </w:r>
    </w:p>
    <w:p w14:paraId="58ECB2A6" w14:textId="77777777" w:rsidR="00434AED" w:rsidRDefault="00000000">
      <w:pPr>
        <w:widowControl w:val="0"/>
        <w:pBdr>
          <w:top w:val="nil"/>
          <w:left w:val="nil"/>
          <w:bottom w:val="nil"/>
          <w:right w:val="nil"/>
          <w:between w:val="nil"/>
        </w:pBdr>
        <w:spacing w:line="240" w:lineRule="auto"/>
        <w:rPr>
          <w:color w:val="000000"/>
        </w:rPr>
      </w:pPr>
      <w:r>
        <w:rPr>
          <w:color w:val="000000"/>
        </w:rPr>
        <w:t>1.1.1</w:t>
      </w:r>
      <w:r>
        <w:rPr>
          <w:color w:val="000000"/>
        </w:rPr>
        <w:tab/>
        <w:t>Importancia económica y ecológica del genero Bombus</w:t>
      </w:r>
    </w:p>
    <w:p w14:paraId="0B8E78D4" w14:textId="77777777" w:rsidR="00434AED" w:rsidRDefault="00000000">
      <w:pPr>
        <w:widowControl w:val="0"/>
        <w:pBdr>
          <w:top w:val="nil"/>
          <w:left w:val="nil"/>
          <w:bottom w:val="nil"/>
          <w:right w:val="nil"/>
          <w:between w:val="nil"/>
        </w:pBdr>
        <w:spacing w:line="240" w:lineRule="auto"/>
        <w:rPr>
          <w:color w:val="000000"/>
        </w:rPr>
      </w:pPr>
      <w:r>
        <w:rPr>
          <w:color w:val="000000"/>
        </w:rPr>
        <w:t>1.1.2</w:t>
      </w:r>
      <w:r>
        <w:rPr>
          <w:color w:val="000000"/>
        </w:rPr>
        <w:tab/>
        <w:t>Recolección de recursos y polinización</w:t>
      </w:r>
    </w:p>
    <w:p w14:paraId="73BE246B" w14:textId="77777777" w:rsidR="00434AED" w:rsidRDefault="00000000">
      <w:pPr>
        <w:widowControl w:val="0"/>
        <w:pBdr>
          <w:top w:val="nil"/>
          <w:left w:val="nil"/>
          <w:bottom w:val="nil"/>
          <w:right w:val="nil"/>
          <w:between w:val="nil"/>
        </w:pBdr>
        <w:spacing w:line="240" w:lineRule="auto"/>
        <w:rPr>
          <w:color w:val="000000"/>
        </w:rPr>
      </w:pPr>
      <w:r>
        <w:rPr>
          <w:color w:val="000000"/>
        </w:rPr>
        <w:t>1.1.3</w:t>
      </w:r>
      <w:r>
        <w:rPr>
          <w:color w:val="000000"/>
        </w:rPr>
        <w:tab/>
        <w:t>Bombus pauloensis como modelo de polinizacion dirigida</w:t>
      </w:r>
    </w:p>
    <w:p w14:paraId="6088210B" w14:textId="77777777" w:rsidR="00434AED" w:rsidRDefault="00000000">
      <w:pPr>
        <w:widowControl w:val="0"/>
        <w:pBdr>
          <w:top w:val="nil"/>
          <w:left w:val="nil"/>
          <w:bottom w:val="nil"/>
          <w:right w:val="nil"/>
          <w:between w:val="nil"/>
        </w:pBdr>
        <w:spacing w:line="240" w:lineRule="auto"/>
        <w:rPr>
          <w:color w:val="000000"/>
        </w:rPr>
      </w:pPr>
      <w:r>
        <w:rPr>
          <w:color w:val="000000"/>
        </w:rPr>
        <w:t>1.1.4</w:t>
      </w:r>
      <w:r>
        <w:rPr>
          <w:color w:val="000000"/>
        </w:rPr>
        <w:tab/>
        <w:t>Importancia de las claves olfativas en el contexto recolector</w:t>
      </w:r>
    </w:p>
    <w:p w14:paraId="61688CB8" w14:textId="77777777" w:rsidR="00434AED" w:rsidRDefault="00000000">
      <w:pPr>
        <w:widowControl w:val="0"/>
        <w:pBdr>
          <w:top w:val="nil"/>
          <w:left w:val="nil"/>
          <w:bottom w:val="nil"/>
          <w:right w:val="nil"/>
          <w:between w:val="nil"/>
        </w:pBdr>
        <w:spacing w:line="240" w:lineRule="auto"/>
        <w:rPr>
          <w:color w:val="000000"/>
        </w:rPr>
      </w:pPr>
      <w:r>
        <w:rPr>
          <w:color w:val="000000"/>
        </w:rPr>
        <w:t>1.2</w:t>
      </w:r>
      <w:r>
        <w:rPr>
          <w:color w:val="000000"/>
        </w:rPr>
        <w:tab/>
        <w:t>Aprendizaje</w:t>
      </w:r>
    </w:p>
    <w:p w14:paraId="02EB5400" w14:textId="77777777" w:rsidR="00434AED" w:rsidRDefault="00000000">
      <w:pPr>
        <w:widowControl w:val="0"/>
        <w:pBdr>
          <w:top w:val="nil"/>
          <w:left w:val="nil"/>
          <w:bottom w:val="nil"/>
          <w:right w:val="nil"/>
          <w:between w:val="nil"/>
        </w:pBdr>
        <w:spacing w:line="240" w:lineRule="auto"/>
        <w:rPr>
          <w:color w:val="000000"/>
        </w:rPr>
      </w:pPr>
      <w:r>
        <w:rPr>
          <w:color w:val="000000"/>
        </w:rPr>
        <w:t>1.2.1</w:t>
      </w:r>
      <w:r>
        <w:rPr>
          <w:color w:val="000000"/>
        </w:rPr>
        <w:tab/>
        <w:t>Aprendizaje asociativo y lo conocido para esta especie nativa hasta el presente</w:t>
      </w:r>
    </w:p>
    <w:p w14:paraId="19023FB8" w14:textId="77777777" w:rsidR="00434AED" w:rsidRDefault="00000000">
      <w:pPr>
        <w:widowControl w:val="0"/>
        <w:pBdr>
          <w:top w:val="nil"/>
          <w:left w:val="nil"/>
          <w:bottom w:val="nil"/>
          <w:right w:val="nil"/>
          <w:between w:val="nil"/>
        </w:pBdr>
        <w:spacing w:line="240" w:lineRule="auto"/>
        <w:rPr>
          <w:color w:val="000000"/>
        </w:rPr>
      </w:pPr>
      <w:r>
        <w:rPr>
          <w:color w:val="000000"/>
        </w:rPr>
        <w:t>1.2.2</w:t>
      </w:r>
      <w:r>
        <w:rPr>
          <w:color w:val="000000"/>
        </w:rPr>
        <w:tab/>
        <w:t>Sustratos y procesos que subyacen al aprendizaje asociativo en insectos</w:t>
      </w:r>
    </w:p>
    <w:p w14:paraId="065346C6" w14:textId="77777777" w:rsidR="00434AED" w:rsidRDefault="00000000">
      <w:pPr>
        <w:widowControl w:val="0"/>
        <w:pBdr>
          <w:top w:val="nil"/>
          <w:left w:val="nil"/>
          <w:bottom w:val="nil"/>
          <w:right w:val="nil"/>
          <w:between w:val="nil"/>
        </w:pBdr>
        <w:spacing w:line="240" w:lineRule="auto"/>
        <w:rPr>
          <w:color w:val="000000"/>
        </w:rPr>
      </w:pPr>
      <w:r>
        <w:rPr>
          <w:color w:val="000000"/>
        </w:rPr>
        <w:t>1.2.3</w:t>
      </w:r>
      <w:r>
        <w:rPr>
          <w:color w:val="000000"/>
        </w:rPr>
        <w:tab/>
        <w:t>Formación de la memoria</w:t>
      </w:r>
    </w:p>
    <w:p w14:paraId="43CEC4A4" w14:textId="77777777" w:rsidR="00434AED" w:rsidRDefault="00000000">
      <w:pPr>
        <w:widowControl w:val="0"/>
        <w:pBdr>
          <w:top w:val="nil"/>
          <w:left w:val="nil"/>
          <w:bottom w:val="nil"/>
          <w:right w:val="nil"/>
          <w:between w:val="nil"/>
        </w:pBdr>
        <w:spacing w:line="240" w:lineRule="auto"/>
        <w:rPr>
          <w:color w:val="000000"/>
        </w:rPr>
      </w:pPr>
      <w:r>
        <w:rPr>
          <w:color w:val="000000"/>
        </w:rPr>
        <w:t>1.2.4</w:t>
      </w:r>
      <w:r>
        <w:rPr>
          <w:color w:val="000000"/>
        </w:rPr>
        <w:tab/>
        <w:t>Fenómeno de extinción</w:t>
      </w:r>
    </w:p>
    <w:p w14:paraId="6E5A8F95" w14:textId="77777777" w:rsidR="00434AED" w:rsidRDefault="00000000">
      <w:pPr>
        <w:widowControl w:val="0"/>
        <w:pBdr>
          <w:top w:val="nil"/>
          <w:left w:val="nil"/>
          <w:bottom w:val="nil"/>
          <w:right w:val="nil"/>
          <w:between w:val="nil"/>
        </w:pBdr>
        <w:spacing w:line="240" w:lineRule="auto"/>
        <w:rPr>
          <w:color w:val="000000"/>
        </w:rPr>
      </w:pPr>
      <w:r>
        <w:rPr>
          <w:color w:val="000000"/>
        </w:rPr>
        <w:t>1.2.5</w:t>
      </w:r>
      <w:r>
        <w:rPr>
          <w:color w:val="000000"/>
        </w:rPr>
        <w:tab/>
        <w:t>La respuesta de extensión de la probóscide en Apis mellifera y otros modelos de polinizadores</w:t>
      </w:r>
    </w:p>
    <w:p w14:paraId="23433653" w14:textId="77777777" w:rsidR="00434AED" w:rsidRDefault="00000000">
      <w:pPr>
        <w:widowControl w:val="0"/>
        <w:pBdr>
          <w:top w:val="nil"/>
          <w:left w:val="nil"/>
          <w:bottom w:val="nil"/>
          <w:right w:val="nil"/>
          <w:between w:val="nil"/>
        </w:pBdr>
        <w:spacing w:line="240" w:lineRule="auto"/>
        <w:rPr>
          <w:color w:val="000000"/>
        </w:rPr>
      </w:pPr>
      <w:r>
        <w:rPr>
          <w:color w:val="000000"/>
        </w:rPr>
        <w:t>1.2.6</w:t>
      </w:r>
      <w:r>
        <w:rPr>
          <w:color w:val="000000"/>
        </w:rPr>
        <w:tab/>
        <w:t>Condicionamiento olfativo clásico basado en la REP y sus adaptaciones para las distintas especies de abejas sociales</w:t>
      </w:r>
    </w:p>
    <w:p w14:paraId="6487D6E8" w14:textId="77777777" w:rsidR="00434AED" w:rsidRDefault="00000000">
      <w:pPr>
        <w:widowControl w:val="0"/>
        <w:pBdr>
          <w:top w:val="nil"/>
          <w:left w:val="nil"/>
          <w:bottom w:val="nil"/>
          <w:right w:val="nil"/>
          <w:between w:val="nil"/>
        </w:pBdr>
        <w:spacing w:line="240" w:lineRule="auto"/>
        <w:rPr>
          <w:color w:val="000000"/>
        </w:rPr>
      </w:pPr>
      <w:r>
        <w:rPr>
          <w:color w:val="000000"/>
        </w:rPr>
        <w:t>1.3</w:t>
      </w:r>
      <w:r>
        <w:rPr>
          <w:color w:val="000000"/>
        </w:rPr>
        <w:tab/>
        <w:t>Compuestos presentes en néctares, cafeína y arginina</w:t>
      </w:r>
    </w:p>
  </w:comment>
  <w:comment w:id="219" w:author="Walter Farina" w:date="2025-06-03T13:51:00Z" w:initials="WF">
    <w:p w14:paraId="40E9301B" w14:textId="77777777" w:rsidR="003106EC" w:rsidRDefault="003106EC" w:rsidP="003106EC">
      <w:r>
        <w:rPr>
          <w:rStyle w:val="Refdecomentario"/>
        </w:rPr>
        <w:annotationRef/>
      </w:r>
      <w:r>
        <w:rPr>
          <w:color w:val="008AB9"/>
          <w:sz w:val="20"/>
          <w:szCs w:val="20"/>
        </w:rPr>
        <w:t>Abrol, D.P. (2012). Pollination Biology: Biodiversity Conservation and</w:t>
      </w:r>
    </w:p>
    <w:p w14:paraId="4CE75EB7" w14:textId="77777777" w:rsidR="003106EC" w:rsidRDefault="003106EC" w:rsidP="003106EC">
      <w:r>
        <w:rPr>
          <w:color w:val="008AB9"/>
          <w:sz w:val="20"/>
          <w:szCs w:val="20"/>
        </w:rPr>
        <w:t>Agricultural Production (Springer).</w:t>
      </w:r>
    </w:p>
    <w:p w14:paraId="63296354" w14:textId="77777777" w:rsidR="003106EC" w:rsidRDefault="003106EC" w:rsidP="003106EC">
      <w:r>
        <w:rPr>
          <w:color w:val="000000"/>
          <w:sz w:val="20"/>
          <w:szCs w:val="20"/>
        </w:rPr>
        <w:t>Aizen, M.A., Aguiar, S., Biesmeijer, J.C., Garibaldi, L.A., Inouye, D.W.,</w:t>
      </w:r>
    </w:p>
    <w:p w14:paraId="45D466FB" w14:textId="77777777" w:rsidR="003106EC" w:rsidRDefault="003106EC" w:rsidP="003106EC">
      <w:r>
        <w:rPr>
          <w:color w:val="000000"/>
          <w:sz w:val="20"/>
          <w:szCs w:val="20"/>
        </w:rPr>
        <w:t>Jung, C., Martins, D.J., Medel, R., Morales, C.L., Ngo, H., et al. (2019).</w:t>
      </w:r>
    </w:p>
    <w:p w14:paraId="007F8062" w14:textId="77777777" w:rsidR="003106EC" w:rsidRDefault="003106EC" w:rsidP="003106EC">
      <w:r>
        <w:rPr>
          <w:color w:val="000000"/>
          <w:sz w:val="20"/>
          <w:szCs w:val="20"/>
        </w:rPr>
        <w:t>Global agricultural productivity is threatened by increasing pollinator</w:t>
      </w:r>
    </w:p>
    <w:p w14:paraId="366CD0DF" w14:textId="77777777" w:rsidR="003106EC" w:rsidRDefault="003106EC" w:rsidP="003106EC">
      <w:r>
        <w:rPr>
          <w:color w:val="000000"/>
          <w:sz w:val="20"/>
          <w:szCs w:val="20"/>
        </w:rPr>
        <w:t>dependence without a parallel increase in crop diversification. Global</w:t>
      </w:r>
    </w:p>
    <w:p w14:paraId="0795C75E" w14:textId="77777777" w:rsidR="003106EC" w:rsidRDefault="003106EC" w:rsidP="003106EC">
      <w:r>
        <w:rPr>
          <w:color w:val="000000"/>
          <w:sz w:val="20"/>
          <w:szCs w:val="20"/>
        </w:rPr>
        <w:t xml:space="preserve">Change Biol. 25, 3516–3527. </w:t>
      </w:r>
      <w:r>
        <w:rPr>
          <w:color w:val="008AB9"/>
          <w:sz w:val="20"/>
          <w:szCs w:val="20"/>
        </w:rPr>
        <w:t>https://doi.org/10.1111/gcb.14736</w:t>
      </w:r>
      <w:r>
        <w:rPr>
          <w:color w:val="000000"/>
          <w:sz w:val="20"/>
          <w:szCs w:val="20"/>
        </w:rPr>
        <w:t>.</w:t>
      </w:r>
    </w:p>
    <w:p w14:paraId="180E239D" w14:textId="77777777" w:rsidR="003106EC" w:rsidRDefault="003106EC" w:rsidP="003106EC">
      <w:r>
        <w:rPr>
          <w:color w:val="000000"/>
          <w:sz w:val="20"/>
          <w:szCs w:val="20"/>
        </w:rPr>
        <w:t>Klein, A.M., Vaissie ` re, B.E., Cane, J.H., Steffan-Dewenter, I.,</w:t>
      </w:r>
    </w:p>
    <w:p w14:paraId="7178F5EE" w14:textId="77777777" w:rsidR="003106EC" w:rsidRDefault="003106EC" w:rsidP="003106EC">
      <w:r>
        <w:rPr>
          <w:color w:val="000000"/>
          <w:sz w:val="20"/>
          <w:szCs w:val="20"/>
        </w:rPr>
        <w:t>Cunningham, S.A., Kremen, C., and Tscharntke, T. (2007). Importance</w:t>
      </w:r>
    </w:p>
    <w:p w14:paraId="487F98A2" w14:textId="77777777" w:rsidR="003106EC" w:rsidRDefault="003106EC" w:rsidP="003106EC">
      <w:r>
        <w:rPr>
          <w:color w:val="000000"/>
          <w:sz w:val="20"/>
          <w:szCs w:val="20"/>
        </w:rPr>
        <w:t>of pollinators in changing landscapes for world crops. Proc. Biol. Sci.</w:t>
      </w:r>
    </w:p>
    <w:p w14:paraId="620F4B5A" w14:textId="77777777" w:rsidR="003106EC" w:rsidRDefault="003106EC" w:rsidP="003106EC">
      <w:r>
        <w:rPr>
          <w:color w:val="000000"/>
          <w:sz w:val="20"/>
          <w:szCs w:val="20"/>
        </w:rPr>
        <w:t xml:space="preserve">274, 303–313. </w:t>
      </w:r>
      <w:r>
        <w:rPr>
          <w:color w:val="008AB9"/>
          <w:sz w:val="20"/>
          <w:szCs w:val="20"/>
        </w:rPr>
        <w:t>https://doi.org/10.1098/rspb.2006.3721</w:t>
      </w:r>
      <w:r>
        <w:rPr>
          <w:color w:val="000000"/>
          <w:sz w:val="20"/>
          <w:szCs w:val="20"/>
        </w:rPr>
        <w:t>.</w:t>
      </w:r>
    </w:p>
    <w:p w14:paraId="0849996D" w14:textId="77777777" w:rsidR="003106EC" w:rsidRDefault="003106EC" w:rsidP="003106EC"/>
  </w:comment>
  <w:comment w:id="227" w:author="Walter Farina" w:date="2025-04-19T08:50:00Z" w:initials="WF">
    <w:p w14:paraId="1A5B4DB7" w14:textId="1C753C50" w:rsidR="00E66DEC" w:rsidRDefault="00E66DEC" w:rsidP="00E66DEC">
      <w:r>
        <w:rPr>
          <w:rStyle w:val="Refdecomentario"/>
        </w:rPr>
        <w:annotationRef/>
      </w:r>
      <w:r>
        <w:rPr>
          <w:color w:val="000000"/>
          <w:sz w:val="20"/>
          <w:szCs w:val="20"/>
        </w:rPr>
        <w:t xml:space="preserve">Macri I, Latorre Estivalis JM, Derguy MR; Nery D, Cristos DS, Zavala JA, Farina WM. Detoxification response in honey bee larvae exposed to agricultural intensification. </w:t>
      </w:r>
      <w:r>
        <w:rPr>
          <w:i/>
          <w:iCs/>
          <w:color w:val="000000"/>
          <w:sz w:val="20"/>
          <w:szCs w:val="20"/>
        </w:rPr>
        <w:t>The Science of the Total Environment, 978,</w:t>
      </w:r>
      <w:r>
        <w:rPr>
          <w:color w:val="11618C"/>
          <w:sz w:val="20"/>
          <w:szCs w:val="20"/>
        </w:rPr>
        <w:t xml:space="preserve"> </w:t>
      </w:r>
      <w:r>
        <w:rPr>
          <w:color w:val="000000"/>
          <w:sz w:val="20"/>
          <w:szCs w:val="20"/>
        </w:rPr>
        <w:t xml:space="preserve">179388. </w:t>
      </w:r>
      <w:hyperlink r:id="rId1" w:history="1">
        <w:r w:rsidRPr="00BF1A43">
          <w:rPr>
            <w:rStyle w:val="Hipervnculo"/>
            <w:sz w:val="20"/>
            <w:szCs w:val="20"/>
          </w:rPr>
          <w:t>https://doi.org/10.1016/j.scitotenv.2025.179388</w:t>
        </w:r>
      </w:hyperlink>
      <w:r>
        <w:rPr>
          <w:color w:val="000000"/>
          <w:sz w:val="20"/>
          <w:szCs w:val="20"/>
        </w:rPr>
        <w:t xml:space="preserve">  </w:t>
      </w:r>
    </w:p>
    <w:p w14:paraId="2FA779D8" w14:textId="77777777" w:rsidR="00E66DEC" w:rsidRDefault="00E66DEC" w:rsidP="00E66DEC">
      <w:r>
        <w:rPr>
          <w:color w:val="000000"/>
          <w:sz w:val="20"/>
          <w:szCs w:val="20"/>
        </w:rPr>
        <w:t xml:space="preserve">Macri IN, Moja PJ, Latorre-Estivalis JM, Cristos DS, Zavala JA, Farina WM (2024). Agricultural intensification impairs behavioral abilities and the expression of genes associated with social responsiveness in honey bees. </w:t>
      </w:r>
      <w:r>
        <w:rPr>
          <w:i/>
          <w:iCs/>
          <w:color w:val="000000"/>
          <w:sz w:val="20"/>
          <w:szCs w:val="20"/>
        </w:rPr>
        <w:t>One Earth</w:t>
      </w:r>
      <w:r>
        <w:rPr>
          <w:color w:val="000000"/>
          <w:sz w:val="20"/>
          <w:szCs w:val="20"/>
        </w:rPr>
        <w:t>, 7 (9): 1569-1586.</w:t>
      </w:r>
      <w:r>
        <w:rPr>
          <w:i/>
          <w:iCs/>
          <w:color w:val="000000"/>
          <w:sz w:val="20"/>
          <w:szCs w:val="20"/>
        </w:rPr>
        <w:t xml:space="preserve"> </w:t>
      </w:r>
      <w:hyperlink r:id="rId2" w:history="1">
        <w:r w:rsidRPr="00BF1A43">
          <w:rPr>
            <w:rStyle w:val="Hipervnculo"/>
            <w:sz w:val="20"/>
            <w:szCs w:val="20"/>
          </w:rPr>
          <w:t>https://doi.org/10.1016/j.oneear.2024.07.012</w:t>
        </w:r>
      </w:hyperlink>
      <w:r>
        <w:rPr>
          <w:color w:val="000000"/>
          <w:sz w:val="20"/>
          <w:szCs w:val="20"/>
        </w:rPr>
        <w:t xml:space="preserve"> </w:t>
      </w:r>
    </w:p>
  </w:comment>
  <w:comment w:id="237" w:author="Walter Farina" w:date="2025-06-03T13:53:00Z" w:initials="WF">
    <w:p w14:paraId="54B0B70D" w14:textId="77777777" w:rsidR="00D42BB9" w:rsidRDefault="00D42BB9" w:rsidP="00D42BB9">
      <w:r>
        <w:rPr>
          <w:rStyle w:val="Refdecomentario"/>
        </w:rPr>
        <w:annotationRef/>
      </w:r>
      <w:r>
        <w:rPr>
          <w:color w:val="6D6D6F"/>
          <w:sz w:val="20"/>
          <w:szCs w:val="20"/>
        </w:rPr>
        <w:t>Motta EVS</w:t>
      </w:r>
      <w:r>
        <w:rPr>
          <w:color w:val="000000"/>
          <w:sz w:val="20"/>
          <w:szCs w:val="20"/>
        </w:rPr>
        <w:t>, Raymann K, Moran NA. 2018. Glyphosate perturbs the gut microbiota of honey bees. PNAS</w:t>
      </w:r>
    </w:p>
    <w:p w14:paraId="2B7A0CA9" w14:textId="77777777" w:rsidR="00D42BB9" w:rsidRDefault="00D42BB9" w:rsidP="00D42BB9">
      <w:r>
        <w:rPr>
          <w:color w:val="000000"/>
          <w:sz w:val="20"/>
          <w:szCs w:val="20"/>
        </w:rPr>
        <w:t xml:space="preserve">115:10305–10310. </w:t>
      </w:r>
      <w:r>
        <w:rPr>
          <w:color w:val="4EA1D2"/>
          <w:sz w:val="20"/>
          <w:szCs w:val="20"/>
        </w:rPr>
        <w:t>DOI: https://doi.org/10.1073/pnas.1803880115</w:t>
      </w:r>
      <w:r>
        <w:rPr>
          <w:color w:val="000000"/>
          <w:sz w:val="20"/>
          <w:szCs w:val="20"/>
        </w:rPr>
        <w:t xml:space="preserve">, </w:t>
      </w:r>
      <w:r>
        <w:rPr>
          <w:color w:val="4EA1D2"/>
          <w:sz w:val="20"/>
          <w:szCs w:val="20"/>
        </w:rPr>
        <w:t>PMID: 30249635</w:t>
      </w:r>
    </w:p>
  </w:comment>
  <w:comment w:id="264" w:author="Walter Farina" w:date="2025-06-03T14:01:00Z" w:initials="WF">
    <w:p w14:paraId="40ADFB09" w14:textId="77777777" w:rsidR="00BD3C93" w:rsidRDefault="00BD3C93" w:rsidP="00BD3C93">
      <w:r>
        <w:rPr>
          <w:rStyle w:val="Refdecomentario"/>
        </w:rPr>
        <w:annotationRef/>
      </w:r>
      <w:r>
        <w:rPr>
          <w:color w:val="000000"/>
          <w:sz w:val="20"/>
          <w:szCs w:val="20"/>
        </w:rPr>
        <w:t>?</w:t>
      </w:r>
    </w:p>
  </w:comment>
  <w:comment w:id="265" w:author="Walter Farina" w:date="2025-06-03T14:05:00Z" w:initials="WF">
    <w:p w14:paraId="6C1DBFA9" w14:textId="77777777" w:rsidR="000C7A51" w:rsidRDefault="000C7A51" w:rsidP="000C7A51">
      <w:r>
        <w:rPr>
          <w:rStyle w:val="Refdecomentario"/>
        </w:rPr>
        <w:annotationRef/>
      </w:r>
      <w:r>
        <w:rPr>
          <w:color w:val="000000"/>
          <w:sz w:val="20"/>
          <w:szCs w:val="20"/>
        </w:rPr>
        <w:t xml:space="preserve">En vez de presentarlo por la negativa, diria que: Se esta expandiendo el uso de abejorros nativos gracias al desarrollo de procedimientos que permiten criar artificialmente a reinas y colonias. Esta situación  permitio comercializar nidos artificiales a gran escala y según la region en distintas regiones y continentes. </w:t>
      </w:r>
    </w:p>
  </w:comment>
  <w:comment w:id="266" w:author="Walter Farina" w:date="2025-06-03T14:07:00Z" w:initials="WF">
    <w:p w14:paraId="30708589" w14:textId="77777777" w:rsidR="000C7A51" w:rsidRDefault="000C7A51" w:rsidP="000C7A51">
      <w:r>
        <w:rPr>
          <w:rStyle w:val="Refdecomentario"/>
        </w:rPr>
        <w:annotationRef/>
      </w:r>
      <w:r>
        <w:rPr>
          <w:color w:val="000000"/>
          <w:sz w:val="20"/>
          <w:szCs w:val="20"/>
        </w:rPr>
        <w:t>Esta bien que esta acá, pero el párrafo anterior no tendría que ahondar tanto en detalles. Si pudiera ser mas breve, mejor.</w:t>
      </w:r>
    </w:p>
  </w:comment>
  <w:comment w:id="270" w:author="Walter Farina" w:date="2025-06-03T14:17:00Z" w:initials="WF">
    <w:p w14:paraId="46ECA8EE" w14:textId="77777777" w:rsidR="00694BA8" w:rsidRDefault="00694BA8" w:rsidP="00694BA8">
      <w:r>
        <w:rPr>
          <w:rStyle w:val="Refdecomentario"/>
        </w:rPr>
        <w:annotationRef/>
      </w:r>
      <w:r>
        <w:rPr>
          <w:color w:val="000000"/>
          <w:sz w:val="20"/>
          <w:szCs w:val="20"/>
        </w:rPr>
        <w:t>Cavigliasso, P. et al. Pollination efficiency of managed bee species (Apis mellifera and Bombus pauloensis) in highbush blueberry</w:t>
      </w:r>
    </w:p>
    <w:p w14:paraId="00197AB2" w14:textId="77777777" w:rsidR="00694BA8" w:rsidRDefault="00694BA8" w:rsidP="00694BA8">
      <w:r>
        <w:rPr>
          <w:color w:val="000000"/>
          <w:sz w:val="20"/>
          <w:szCs w:val="20"/>
        </w:rPr>
        <w:t>(Vaccinium corymbosum) productivity. J. Hortic. Res. 28(1), 57–64 (2020).</w:t>
      </w:r>
    </w:p>
    <w:p w14:paraId="6C84B609" w14:textId="77777777" w:rsidR="00694BA8" w:rsidRDefault="00694BA8" w:rsidP="00694BA8">
      <w:r>
        <w:rPr>
          <w:color w:val="000000"/>
          <w:sz w:val="20"/>
          <w:szCs w:val="20"/>
        </w:rPr>
        <w:t>Riano, D., Pacateque, J., Cure, J. R., &amp; Rodriguez, D. Pollination behavior and efficiency of Bombus atratus Franklin in sweet pep-</w:t>
      </w:r>
    </w:p>
    <w:p w14:paraId="3A485A07" w14:textId="77777777" w:rsidR="00694BA8" w:rsidRDefault="00694BA8" w:rsidP="00694BA8">
      <w:r>
        <w:rPr>
          <w:color w:val="000000"/>
          <w:sz w:val="20"/>
          <w:szCs w:val="20"/>
        </w:rPr>
        <w:t>pers (Capsicum annum L.) grown in a greenhouse. Rev. Colomb. Cienc. Hortic. 9, 259–267 (2015).</w:t>
      </w:r>
    </w:p>
    <w:p w14:paraId="3AB70639" w14:textId="77777777" w:rsidR="00694BA8" w:rsidRDefault="00694BA8" w:rsidP="00694BA8">
      <w:r>
        <w:rPr>
          <w:color w:val="000000"/>
          <w:sz w:val="20"/>
          <w:szCs w:val="20"/>
        </w:rPr>
        <w:t xml:space="preserve">Estravis Barcala MC, Palottini F, Macri I, Nery D, Farina WM (2021). Managed honeybees and South American bumblebees exhibit complementary foraging patterns in highbush blueberry. </w:t>
      </w:r>
      <w:r>
        <w:rPr>
          <w:i/>
          <w:iCs/>
          <w:color w:val="000000"/>
          <w:sz w:val="20"/>
          <w:szCs w:val="20"/>
        </w:rPr>
        <w:t>Scientific Reports,</w:t>
      </w:r>
      <w:r>
        <w:rPr>
          <w:color w:val="000000"/>
          <w:sz w:val="20"/>
          <w:szCs w:val="20"/>
        </w:rPr>
        <w:t xml:space="preserve"> </w:t>
      </w:r>
      <w:r>
        <w:rPr>
          <w:i/>
          <w:iCs/>
          <w:color w:val="212121"/>
          <w:sz w:val="20"/>
          <w:szCs w:val="20"/>
          <w:highlight w:val="white"/>
        </w:rPr>
        <w:t>11</w:t>
      </w:r>
      <w:r>
        <w:rPr>
          <w:b/>
          <w:bCs/>
          <w:color w:val="212121"/>
          <w:sz w:val="20"/>
          <w:szCs w:val="20"/>
          <w:highlight w:val="white"/>
        </w:rPr>
        <w:t>, </w:t>
      </w:r>
      <w:r>
        <w:rPr>
          <w:color w:val="212121"/>
          <w:sz w:val="20"/>
          <w:szCs w:val="20"/>
          <w:highlight w:val="white"/>
        </w:rPr>
        <w:t xml:space="preserve">8187. </w:t>
      </w:r>
      <w:hyperlink r:id="rId3" w:history="1">
        <w:r w:rsidRPr="004C7C80">
          <w:rPr>
            <w:rStyle w:val="Hipervnculo"/>
            <w:sz w:val="20"/>
            <w:szCs w:val="20"/>
            <w:highlight w:val="white"/>
          </w:rPr>
          <w:t>https://doi.org/10.1038/s41598-021-87729-3</w:t>
        </w:r>
      </w:hyperlink>
      <w:r>
        <w:rPr>
          <w:color w:val="000000"/>
          <w:sz w:val="20"/>
          <w:szCs w:val="20"/>
        </w:rPr>
        <w:t xml:space="preserve"> </w:t>
      </w:r>
    </w:p>
  </w:comment>
  <w:comment w:id="280" w:author="Walter Farina" w:date="2025-06-03T14:18:00Z" w:initials="WF">
    <w:p w14:paraId="75CF84B4" w14:textId="77777777" w:rsidR="00694BA8" w:rsidRDefault="00694BA8" w:rsidP="00694BA8">
      <w:r>
        <w:rPr>
          <w:rStyle w:val="Refdecomentario"/>
        </w:rPr>
        <w:annotationRef/>
      </w:r>
      <w:r>
        <w:rPr>
          <w:color w:val="000000"/>
          <w:sz w:val="20"/>
          <w:szCs w:val="20"/>
        </w:rPr>
        <w:t>Esto es cuestionable. No habría problemas de producción de nidos artificiales en función de la demanda actual</w:t>
      </w:r>
    </w:p>
  </w:comment>
  <w:comment w:id="391" w:author="Walter Farina" w:date="2025-06-03T14:20:00Z" w:initials="WF">
    <w:p w14:paraId="15EFCD9D" w14:textId="77777777" w:rsidR="00694BA8" w:rsidRDefault="00694BA8" w:rsidP="00694BA8">
      <w:r>
        <w:rPr>
          <w:rStyle w:val="Refdecomentario"/>
        </w:rPr>
        <w:annotationRef/>
      </w:r>
      <w:r>
        <w:rPr>
          <w:color w:val="000000"/>
          <w:sz w:val="20"/>
          <w:szCs w:val="20"/>
        </w:rPr>
        <w:t>Fuente? Si son tus medidas, deberías poner “observación personal”</w:t>
      </w:r>
    </w:p>
  </w:comment>
  <w:comment w:id="435" w:author="Walter Farina" w:date="2025-06-03T14:21:00Z" w:initials="WF">
    <w:p w14:paraId="4B43CBDA" w14:textId="77777777" w:rsidR="00694BA8" w:rsidRDefault="00694BA8" w:rsidP="00694BA8">
      <w:r>
        <w:rPr>
          <w:rStyle w:val="Refdecomentario"/>
        </w:rPr>
        <w:annotationRef/>
      </w:r>
      <w:r>
        <w:rPr>
          <w:color w:val="000000"/>
          <w:sz w:val="20"/>
          <w:szCs w:val="20"/>
        </w:rPr>
        <w:t>Cita</w:t>
      </w:r>
    </w:p>
  </w:comment>
  <w:comment w:id="474" w:author="julieta pellettieri" w:date="2025-05-27T13:56:00Z" w:initials="jp">
    <w:p w14:paraId="61127A1A" w14:textId="6AA1911D" w:rsidR="007A1E8C" w:rsidRDefault="007A1E8C" w:rsidP="007A1E8C">
      <w:pPr>
        <w:spacing w:before="240" w:after="240"/>
        <w:jc w:val="both"/>
      </w:pPr>
      <w:r>
        <w:rPr>
          <w:rStyle w:val="Refdecomentario"/>
        </w:rPr>
        <w:annotationRef/>
      </w:r>
      <w:r>
        <w:t>Introducir caracteristicas fisicas de bombus, temporada de max actividad, cantidad de individuos por colonia, peso promedio y amplitud del mismo. Reproduccion.</w:t>
      </w:r>
    </w:p>
    <w:p w14:paraId="1CE32418" w14:textId="77777777" w:rsidR="007A1E8C" w:rsidRDefault="007A1E8C" w:rsidP="007A1E8C">
      <w:pPr>
        <w:spacing w:before="240" w:after="240"/>
        <w:jc w:val="both"/>
      </w:pPr>
      <w:r>
        <w:t>* En su ontogenia, una colonia puede pasar por varios estadíos sociales. Por ejemplo, en el caso de los abejorros (genero Bombus), la colonia tiene una fase sub-social, antes de la producción de las obreras donde la reina alimenta a las larvas en crecimiento; y una fase social, luego de la producción de las obreras, donde las obreras se encargan de abastecer y cuidar a la cría y la reina sólo pone huevos.</w:t>
      </w:r>
    </w:p>
    <w:p w14:paraId="50EC6EBB" w14:textId="77777777" w:rsidR="007A1E8C" w:rsidRDefault="007A1E8C" w:rsidP="007A1E8C">
      <w:pPr>
        <w:spacing w:before="240" w:after="240"/>
        <w:jc w:val="both"/>
      </w:pPr>
      <w:r>
        <w:t>*</w:t>
      </w:r>
      <w:r w:rsidRPr="009C7AEB">
        <w:rPr>
          <w:i/>
          <w:iCs/>
        </w:rPr>
        <w:t>B. pauloensis</w:t>
      </w:r>
      <w:r w:rsidRPr="009C7AEB">
        <w:t xml:space="preserve"> pesa aproximadamente el doble que </w:t>
      </w:r>
      <w:r w:rsidRPr="009C7AEB">
        <w:rPr>
          <w:i/>
          <w:iCs/>
        </w:rPr>
        <w:t>Apis mellifera</w:t>
      </w:r>
      <w:r w:rsidRPr="009C7AEB">
        <w:t xml:space="preserve"> (208,1 ± 79,9 mg vs 109,4 ± 9,5 mg)</w:t>
      </w:r>
      <w:r>
        <w:rPr>
          <w:rStyle w:val="Refdecomentario"/>
        </w:rPr>
        <w:annotationRef/>
      </w:r>
    </w:p>
    <w:p w14:paraId="1960D6C0" w14:textId="77777777" w:rsidR="007A1E8C" w:rsidRDefault="007A1E8C" w:rsidP="007A1E8C">
      <w:pPr>
        <w:spacing w:before="240" w:after="240"/>
        <w:jc w:val="both"/>
      </w:pPr>
      <w:r>
        <w:t>*</w:t>
      </w:r>
    </w:p>
    <w:p w14:paraId="331B3CEC" w14:textId="77777777" w:rsidR="007A1E8C" w:rsidRPr="009C7AEB" w:rsidRDefault="007A1E8C" w:rsidP="007A1E8C">
      <w:pPr>
        <w:numPr>
          <w:ilvl w:val="0"/>
          <w:numId w:val="9"/>
        </w:numPr>
        <w:spacing w:before="240" w:after="240"/>
        <w:jc w:val="both"/>
        <w:rPr>
          <w:lang w:val="es-ES"/>
        </w:rPr>
      </w:pPr>
      <w:r>
        <w:t>*</w:t>
      </w:r>
      <w:r w:rsidRPr="00BE70D9">
        <w:t xml:space="preserve">Los abejorros están en latitudes y altitudes </w:t>
      </w:r>
      <w:r>
        <w:t>mayores</w:t>
      </w:r>
      <w:r w:rsidRPr="00BE70D9">
        <w:t xml:space="preserve"> que otras abejas</w:t>
      </w:r>
      <w:r>
        <w:t>. Los nidos suelen estar construidos en el suelo</w:t>
      </w:r>
      <w:r w:rsidRPr="009C7AEB">
        <w:rPr>
          <w:lang w:val="es-ES"/>
        </w:rPr>
        <w:t> </w:t>
      </w:r>
      <w:r>
        <w:rPr>
          <w:lang w:val="es-ES"/>
        </w:rPr>
        <w:t>(</w:t>
      </w:r>
      <w:r w:rsidRPr="009C7AEB">
        <w:rPr>
          <w:lang w:val="es-ES"/>
        </w:rPr>
        <w:t>Diaz, (1960)</w:t>
      </w:r>
      <w:r>
        <w:rPr>
          <w:lang w:val="es-ES"/>
        </w:rPr>
        <w:t>)</w:t>
      </w:r>
      <w:r w:rsidRPr="009C7AEB">
        <w:rPr>
          <w:lang w:val="es-ES"/>
        </w:rPr>
        <w:t xml:space="preserve">. </w:t>
      </w:r>
      <w:r>
        <w:rPr>
          <w:rStyle w:val="Refdecomentario"/>
        </w:rPr>
        <w:annotationRef/>
      </w:r>
    </w:p>
    <w:p w14:paraId="36FCF3EA" w14:textId="77777777" w:rsidR="007A1E8C" w:rsidRDefault="007A1E8C" w:rsidP="007A1E8C">
      <w:pPr>
        <w:numPr>
          <w:ilvl w:val="0"/>
          <w:numId w:val="10"/>
        </w:numPr>
        <w:spacing w:before="240" w:after="240"/>
        <w:jc w:val="both"/>
        <w:rPr>
          <w:lang w:val="es-ES"/>
        </w:rPr>
      </w:pPr>
      <w:r w:rsidRPr="009C7AEB">
        <w:t>Las colonias tienen la capacidad de </w:t>
      </w:r>
      <w:hyperlink r:id="rId4" w:tooltip="Termorregulación" w:history="1">
        <w:r w:rsidRPr="009C7AEB">
          <w:rPr>
            <w:rStyle w:val="Hipervnculo"/>
          </w:rPr>
          <w:t>termorregular</w:t>
        </w:r>
      </w:hyperlink>
      <w:r w:rsidRPr="009C7AEB">
        <w:t> los nidos y mantenerlos un poco más cálidos que el ambiente exterior. Los trabajadores que buscan alimento utilizan contracciones musculares para mantener temperaturas estables y hacer frente a las fluctuaciones estacionales y diarias de temperatura.</w:t>
      </w:r>
      <w:r>
        <w:t xml:space="preserve"> (Gonzalez et. al, 2001) </w:t>
      </w:r>
      <w:r w:rsidRPr="009C7AEB">
        <w:rPr>
          <w:lang w:val="es-ES"/>
        </w:rPr>
        <w:t> </w:t>
      </w:r>
      <w:r>
        <w:rPr>
          <w:rStyle w:val="Refdecomentario"/>
        </w:rPr>
        <w:annotationRef/>
      </w:r>
    </w:p>
    <w:p w14:paraId="21262B1B" w14:textId="77777777" w:rsidR="007A1E8C" w:rsidRPr="009C7AEB" w:rsidRDefault="007A1E8C" w:rsidP="007A1E8C">
      <w:pPr>
        <w:numPr>
          <w:ilvl w:val="0"/>
          <w:numId w:val="10"/>
        </w:numPr>
        <w:spacing w:before="240" w:after="240"/>
        <w:jc w:val="both"/>
        <w:rPr>
          <w:lang w:val="es-ES"/>
        </w:rPr>
      </w:pPr>
      <w:r w:rsidRPr="001B618E">
        <w:t>Vive en colonias sociales que incluyen una reina fundadora, obreras y cría. </w:t>
      </w:r>
      <w:r w:rsidRPr="001B618E">
        <w:rPr>
          <w:i/>
          <w:iCs/>
        </w:rPr>
        <w:t>B. pauloensis</w:t>
      </w:r>
      <w:r w:rsidRPr="001B618E">
        <w:t xml:space="preserve"> es algo inusual debido a su potencial para oscilar entre ciclos de anidación poligínicos (múltiples reinas) y monóginos (una reina) </w:t>
      </w:r>
      <w:r>
        <w:t xml:space="preserve">(Gonzalez et. al, 2001) </w:t>
      </w:r>
      <w:r w:rsidRPr="009C7AEB">
        <w:rPr>
          <w:lang w:val="es-ES"/>
        </w:rPr>
        <w:t> </w:t>
      </w:r>
      <w:r>
        <w:rPr>
          <w:rStyle w:val="Refdecomentario"/>
        </w:rPr>
        <w:annotationRef/>
      </w:r>
    </w:p>
    <w:p w14:paraId="50506F24" w14:textId="77777777" w:rsidR="007A1E8C" w:rsidRDefault="007A1E8C" w:rsidP="007A1E8C">
      <w:pPr>
        <w:spacing w:before="240" w:after="240"/>
        <w:jc w:val="both"/>
      </w:pPr>
      <w:r>
        <w:t xml:space="preserve">* </w:t>
      </w:r>
      <w:r w:rsidRPr="009C7AEB">
        <w:t>Se necesitan 6 días para que los huevos se desarrollen, 12 a 13 días para pasar por la etapa larvaria, 8 a 12 días más después para pasar a la etapa de pupa y otros 24 a 34 días para madurar por completo. El desarrollo de los huevos también puede retrasarse ligeramente en colonias que existen en ambientes de baja temperatura y gran altitud, por lo que el ciclo de la colonia de </w:t>
      </w:r>
      <w:r w:rsidRPr="009C7AEB">
        <w:rPr>
          <w:i/>
          <w:iCs/>
        </w:rPr>
        <w:t>B. pauloensis</w:t>
      </w:r>
      <w:r w:rsidRPr="009C7AEB">
        <w:t> varía según el área en la que se encuentra una población. </w:t>
      </w:r>
      <w:hyperlink r:id="rId5" w:anchor="cite_note-two2-13" w:history="1">
        <w:r w:rsidRPr="009C7AEB">
          <w:rPr>
            <w:rStyle w:val="Hipervnculo"/>
            <w:vertAlign w:val="superscript"/>
          </w:rPr>
          <w:t>[</w:t>
        </w:r>
      </w:hyperlink>
      <w:r>
        <w:rPr>
          <w:rStyle w:val="Refdecomentario"/>
        </w:rPr>
        <w:annotationRef/>
      </w:r>
      <w:r>
        <w:t xml:space="preserve"> (Gonzalez et. al., 2001) </w:t>
      </w:r>
      <w:r w:rsidRPr="009C7AEB">
        <w:rPr>
          <w:lang w:val="es-ES"/>
        </w:rPr>
        <w:t> </w:t>
      </w:r>
      <w:r>
        <w:rPr>
          <w:rStyle w:val="Refdecomentario"/>
        </w:rPr>
        <w:annotationRef/>
      </w:r>
      <w:r>
        <w:rPr>
          <w:lang w:val="es-ES"/>
        </w:rPr>
        <w:t>(Cameron, 1998)</w:t>
      </w:r>
    </w:p>
    <w:p w14:paraId="38C4AB18" w14:textId="77777777" w:rsidR="007A1E8C" w:rsidRDefault="007A1E8C" w:rsidP="007A1E8C">
      <w:pPr>
        <w:spacing w:before="240" w:after="240"/>
        <w:jc w:val="both"/>
      </w:pPr>
      <w:r>
        <w:t>*Los lugares de nidificación de abejorros generalmente se encuentran en nidos abandonados de roedores, pájaros, cavidades bajo el pasto y otra vegetación mientras algunas especies anidan sobre la superficie del suelo. A veces puede haber una delgada capa de cera y polen cubriendo el nido (Michener, 1969).</w:t>
      </w:r>
    </w:p>
    <w:p w14:paraId="6BE48A96" w14:textId="77777777" w:rsidR="007A1E8C" w:rsidRDefault="007A1E8C" w:rsidP="007A1E8C">
      <w:pPr>
        <w:spacing w:before="240" w:after="240"/>
        <w:jc w:val="both"/>
      </w:pPr>
      <w:r>
        <w:t>*A excepción de las especies parásitas, las especies de la tribu Bombini producen colonias primitivamente sociales que suelen ser anuales</w:t>
      </w:r>
    </w:p>
    <w:p w14:paraId="4F3ADB96" w14:textId="39A598A6" w:rsidR="007A1E8C" w:rsidRDefault="007A1E8C">
      <w:pPr>
        <w:pStyle w:val="Textocomentario"/>
      </w:pPr>
    </w:p>
  </w:comment>
  <w:comment w:id="555" w:author="Walter Farina" w:date="2025-04-19T08:52:00Z" w:initials="WF">
    <w:p w14:paraId="56273FC8" w14:textId="77777777" w:rsidR="00A70AC4" w:rsidRDefault="00A70AC4" w:rsidP="00A70AC4">
      <w:r>
        <w:rPr>
          <w:rStyle w:val="Refdecomentario"/>
        </w:rPr>
        <w:annotationRef/>
      </w:r>
      <w:r>
        <w:rPr>
          <w:color w:val="000000"/>
          <w:sz w:val="20"/>
          <w:szCs w:val="20"/>
        </w:rPr>
        <w:t xml:space="preserve">Nery D, </w:t>
      </w:r>
      <w:r>
        <w:rPr>
          <w:color w:val="000000"/>
          <w:sz w:val="20"/>
          <w:szCs w:val="20"/>
        </w:rPr>
        <w:t xml:space="preserve">Palottini F, Farina WM (2020). Classical olfactory conditioning promotes long term memory and improves odor-cued flight orientation in the South American native bumblebee </w:t>
      </w:r>
      <w:r>
        <w:rPr>
          <w:i/>
          <w:iCs/>
          <w:color w:val="000000"/>
          <w:sz w:val="20"/>
          <w:szCs w:val="20"/>
        </w:rPr>
        <w:t>Bombus pauloensis. Current Zoology</w:t>
      </w:r>
      <w:r>
        <w:rPr>
          <w:color w:val="000000"/>
          <w:sz w:val="20"/>
          <w:szCs w:val="20"/>
        </w:rPr>
        <w:t>,</w:t>
      </w:r>
      <w:r>
        <w:rPr>
          <w:color w:val="2A2A2A"/>
          <w:sz w:val="20"/>
          <w:szCs w:val="20"/>
          <w:highlight w:val="white"/>
        </w:rPr>
        <w:t xml:space="preserve"> </w:t>
      </w:r>
      <w:hyperlink r:id="rId6" w:history="1">
        <w:r w:rsidRPr="00D805BF">
          <w:rPr>
            <w:rStyle w:val="Hipervnculo"/>
            <w:sz w:val="20"/>
            <w:szCs w:val="20"/>
            <w:highlight w:val="white"/>
          </w:rPr>
          <w:t>https://doi.org/10.1093/cz/zoaa073</w:t>
        </w:r>
      </w:hyperlink>
    </w:p>
    <w:p w14:paraId="3AC6BF63" w14:textId="77777777" w:rsidR="00A70AC4" w:rsidRDefault="00A70AC4" w:rsidP="00A70AC4">
      <w:r>
        <w:rPr>
          <w:color w:val="000000"/>
          <w:sz w:val="20"/>
          <w:szCs w:val="20"/>
        </w:rPr>
        <w:t xml:space="preserve">Palottini F, Estravis Barcala MC, Farina WM. (2018). Odor learning in classical conditioning of proboscis extension in the South American native bumblebee </w:t>
      </w:r>
      <w:r>
        <w:rPr>
          <w:i/>
          <w:iCs/>
          <w:color w:val="000000"/>
          <w:sz w:val="20"/>
          <w:szCs w:val="20"/>
        </w:rPr>
        <w:t>Bombus atratus</w:t>
      </w:r>
      <w:r>
        <w:rPr>
          <w:color w:val="000000"/>
          <w:sz w:val="20"/>
          <w:szCs w:val="20"/>
        </w:rPr>
        <w:t xml:space="preserve"> (Hymenoptera: Apidae). </w:t>
      </w:r>
      <w:r>
        <w:rPr>
          <w:i/>
          <w:iCs/>
          <w:color w:val="000000"/>
          <w:sz w:val="20"/>
          <w:szCs w:val="20"/>
        </w:rPr>
        <w:t>Frontiers in Psychology</w:t>
      </w:r>
      <w:r>
        <w:rPr>
          <w:color w:val="000000"/>
          <w:sz w:val="20"/>
          <w:szCs w:val="20"/>
        </w:rPr>
        <w:t xml:space="preserve">. </w:t>
      </w:r>
      <w:r>
        <w:rPr>
          <w:color w:val="000000"/>
          <w:sz w:val="20"/>
          <w:szCs w:val="20"/>
        </w:rPr>
        <w:t>9:603.doi: 10.3389/fpsyg.2018.00603</w:t>
      </w:r>
    </w:p>
    <w:p w14:paraId="2EB47C2D" w14:textId="77777777" w:rsidR="00A70AC4" w:rsidRDefault="00A70AC4" w:rsidP="00A70AC4"/>
  </w:comment>
  <w:comment w:id="556" w:author="Walter Farina" w:date="2025-04-19T08:54:00Z" w:initials="WF">
    <w:p w14:paraId="744AF101" w14:textId="77777777" w:rsidR="0073172E" w:rsidRDefault="0073172E" w:rsidP="0073172E">
      <w:r>
        <w:rPr>
          <w:rStyle w:val="Refdecomentario"/>
        </w:rPr>
        <w:annotationRef/>
      </w:r>
      <w:r>
        <w:rPr>
          <w:color w:val="000000"/>
          <w:sz w:val="20"/>
          <w:szCs w:val="20"/>
        </w:rPr>
        <w:t xml:space="preserve">Hay que definir previamente. En esta sección introductoria solo hablaría de su importancia como politización y su creciente uso en los servicios de </w:t>
      </w:r>
      <w:r>
        <w:rPr>
          <w:color w:val="000000"/>
          <w:sz w:val="20"/>
          <w:szCs w:val="20"/>
        </w:rPr>
        <w:t>polinizacion.</w:t>
      </w:r>
    </w:p>
  </w:comment>
  <w:comment w:id="557" w:author="Walter Farina" w:date="2025-04-19T08:54:00Z" w:initials="WF">
    <w:p w14:paraId="4F29B339" w14:textId="77777777" w:rsidR="0073172E" w:rsidRDefault="0073172E" w:rsidP="0073172E">
      <w:r>
        <w:rPr>
          <w:rStyle w:val="Refdecomentario"/>
        </w:rPr>
        <w:annotationRef/>
      </w:r>
      <w:r>
        <w:rPr>
          <w:color w:val="000000"/>
          <w:sz w:val="20"/>
          <w:szCs w:val="20"/>
        </w:rPr>
        <w:t xml:space="preserve">En la siguiente sección de </w:t>
      </w:r>
      <w:r>
        <w:rPr>
          <w:color w:val="000000"/>
          <w:sz w:val="20"/>
          <w:szCs w:val="20"/>
        </w:rPr>
        <w:t>intro hablaría del ciclo de vida de esta especie</w:t>
      </w:r>
    </w:p>
  </w:comment>
  <w:comment w:id="558" w:author="Walter Farina" w:date="2025-04-19T08:57:00Z" w:initials="WF">
    <w:p w14:paraId="39D17ECF" w14:textId="77777777" w:rsidR="0073172E" w:rsidRDefault="0073172E" w:rsidP="0073172E">
      <w:r>
        <w:rPr>
          <w:rStyle w:val="Refdecomentario"/>
        </w:rPr>
        <w:annotationRef/>
      </w:r>
      <w:r>
        <w:rPr>
          <w:color w:val="000000"/>
          <w:sz w:val="20"/>
          <w:szCs w:val="20"/>
        </w:rPr>
        <w:t xml:space="preserve">Luego un </w:t>
      </w:r>
      <w:r>
        <w:rPr>
          <w:color w:val="000000"/>
          <w:sz w:val="20"/>
          <w:szCs w:val="20"/>
        </w:rPr>
        <w:t>topico sobre aprendizaje asociativo, abordajes previos en Apis, el uso de otras abejas para estudiar sus habilidades cognitivas, como las abejas nativas y sociales sin aguijon. Luego hablaría de lo trabajos publicados por el grupo sobre esta especie en lo referente a cognición (Palottini et al. 2018 y Nery et al. 2020). Alli hablaría de LTM, su concepto e implicancia.</w:t>
      </w:r>
    </w:p>
  </w:comment>
  <w:comment w:id="559" w:author="Walter Farina" w:date="2025-04-19T09:00:00Z" w:initials="WF">
    <w:p w14:paraId="0331C9D2" w14:textId="77777777" w:rsidR="0073172E" w:rsidRDefault="0073172E" w:rsidP="0073172E">
      <w:r>
        <w:rPr>
          <w:rStyle w:val="Refdecomentario"/>
        </w:rPr>
        <w:annotationRef/>
      </w:r>
      <w:r>
        <w:rPr>
          <w:color w:val="000000"/>
          <w:sz w:val="20"/>
          <w:szCs w:val="20"/>
        </w:rPr>
        <w:t xml:space="preserve">En una sección siguiente, en la misma </w:t>
      </w:r>
      <w:r>
        <w:rPr>
          <w:color w:val="000000"/>
          <w:sz w:val="20"/>
          <w:szCs w:val="20"/>
        </w:rPr>
        <w:t>intro, describiría la actividad recolectora de Bombus en general, y lo vincularía con que tipos de recursos obtienen en su entorno. Enlazado con eso se ahonda en los recursos y nutrientes que se ofrecen en el polen y nectar. Eso da pie para empezar a hablar de compuestos traza, compuestos no azucarados presentes en el nectar. Ahí si, empezar a ahondar en algunos de ellos como caf y arg</w:t>
      </w:r>
    </w:p>
  </w:comment>
  <w:comment w:id="560" w:author="Walter Farina" w:date="2025-04-19T09:09:00Z" w:initials="WF">
    <w:p w14:paraId="6680C712" w14:textId="77777777" w:rsidR="004C5C27" w:rsidRDefault="004C5C27" w:rsidP="004C5C27">
      <w:r>
        <w:rPr>
          <w:rStyle w:val="Refdecomentario"/>
        </w:rPr>
        <w:annotationRef/>
      </w:r>
      <w:r>
        <w:rPr>
          <w:color w:val="000000"/>
          <w:sz w:val="20"/>
          <w:szCs w:val="20"/>
        </w:rPr>
        <w:t xml:space="preserve">La presentación de CNA </w:t>
      </w:r>
      <w:r>
        <w:rPr>
          <w:color w:val="000000"/>
          <w:sz w:val="20"/>
          <w:szCs w:val="20"/>
        </w:rPr>
        <w:t>deberia estar vinculada a las acciones conocidas que genera, no solo en la respuesta comportamiento, sino también en una mínima descripción esquematizada del sustratos, procesos y mecanismos que ocurren en SNC de un insecto</w:t>
      </w:r>
    </w:p>
  </w:comment>
  <w:comment w:id="561" w:author="Walter Farina" w:date="2025-04-20T08:56:00Z" w:initials="WF">
    <w:p w14:paraId="2F35EF11" w14:textId="77777777" w:rsidR="008875BE" w:rsidRDefault="008875BE" w:rsidP="008875BE">
      <w:r>
        <w:rPr>
          <w:rStyle w:val="Refdecomentario"/>
        </w:rPr>
        <w:annotationRef/>
      </w:r>
      <w:r>
        <w:rPr>
          <w:color w:val="000000"/>
          <w:sz w:val="20"/>
          <w:szCs w:val="20"/>
        </w:rPr>
        <w:t xml:space="preserve">Si a vos te sirve, hay secciones de la </w:t>
      </w:r>
      <w:r>
        <w:rPr>
          <w:color w:val="000000"/>
          <w:sz w:val="20"/>
          <w:szCs w:val="20"/>
        </w:rPr>
        <w:t>intro de la tesina de Marchi que podrías directamente copiar y pegar, haciendo luego tus ajustes. Esto lo digo fundamentalmente para la temática Aprendizaje/aprendizaje asociativo/PER, vías/procesos/mecanismos neurobiologicos que subyacen a la LTM y a las vías de ARG y CAF</w:t>
      </w:r>
    </w:p>
  </w:comment>
  <w:comment w:id="654" w:author="Walter Farina" w:date="2025-06-03T14:39:00Z" w:initials="WF">
    <w:p w14:paraId="08A70F10" w14:textId="77777777" w:rsidR="00B73586" w:rsidRDefault="00B73586" w:rsidP="00B73586">
      <w:r>
        <w:rPr>
          <w:rStyle w:val="Refdecomentario"/>
        </w:rPr>
        <w:annotationRef/>
      </w:r>
      <w:r>
        <w:rPr>
          <w:color w:val="000000"/>
          <w:sz w:val="20"/>
          <w:szCs w:val="20"/>
        </w:rPr>
        <w:t>Dukas, R. (1998). Cognitive Ecology: The Evolutionary Ecology of Information</w:t>
      </w:r>
    </w:p>
    <w:p w14:paraId="08D09183" w14:textId="77777777" w:rsidR="00B73586" w:rsidRDefault="00B73586" w:rsidP="00B73586">
      <w:r>
        <w:rPr>
          <w:color w:val="000000"/>
          <w:sz w:val="20"/>
          <w:szCs w:val="20"/>
        </w:rPr>
        <w:t>Processing and Decision Making. University of Chicago Press.</w:t>
      </w:r>
    </w:p>
  </w:comment>
  <w:comment w:id="669" w:author="julieta pellettieri" w:date="2025-05-23T19:57:00Z" w:initials="jp">
    <w:p w14:paraId="5DA7D88E" w14:textId="01EC0903" w:rsidR="00372590" w:rsidRDefault="00372590" w:rsidP="00372590">
      <w:pPr>
        <w:pStyle w:val="Textocomentario"/>
      </w:pPr>
      <w:r>
        <w:rPr>
          <w:rStyle w:val="Refdecomentario"/>
        </w:rPr>
        <w:annotationRef/>
      </w:r>
      <w:r>
        <w:t>Se define al aprendizaje asociativo como aquel que ocurre cuando se establece una vínculo entre</w:t>
      </w:r>
    </w:p>
    <w:p w14:paraId="0B2BB9B9" w14:textId="77777777" w:rsidR="00372590" w:rsidRDefault="00372590" w:rsidP="00372590">
      <w:pPr>
        <w:pStyle w:val="Textocomentario"/>
      </w:pPr>
      <w:r>
        <w:t>dos o más estímulos que les permite a los animales establecer relaciones predictivas entre eventos y así</w:t>
      </w:r>
    </w:p>
    <w:p w14:paraId="2780A488" w14:textId="77777777" w:rsidR="00372590" w:rsidRDefault="00372590" w:rsidP="00372590">
      <w:pPr>
        <w:pStyle w:val="Textocomentario"/>
      </w:pPr>
      <w:r>
        <w:t>extraer reglas del mundo en el que viven (Giurfa, 2007; Kandel et al., 1992). En este tipo de aprendizaje</w:t>
      </w:r>
    </w:p>
    <w:p w14:paraId="43C08834" w14:textId="3207AAA0" w:rsidR="00372590" w:rsidRDefault="00372590" w:rsidP="00372590">
      <w:pPr>
        <w:pStyle w:val="Textocomentario"/>
      </w:pPr>
      <w:r>
        <w:t>se establece una contingencia entre un estímulo en principio neutro y un estímulo biológicamente</w:t>
      </w:r>
    </w:p>
    <w:p w14:paraId="4C361CEA" w14:textId="77777777" w:rsidR="00372590" w:rsidRDefault="00372590" w:rsidP="00372590">
      <w:pPr>
        <w:pStyle w:val="Textocomentario"/>
      </w:pPr>
      <w:r>
        <w:t>relevante o refuerzo, el cual provoca una respuesta conspicua en el individuo. Al establecerse dicha</w:t>
      </w:r>
    </w:p>
    <w:p w14:paraId="530017AC" w14:textId="77777777" w:rsidR="00372590" w:rsidRDefault="00372590" w:rsidP="00372590">
      <w:pPr>
        <w:pStyle w:val="Textocomentario"/>
      </w:pPr>
      <w:r>
        <w:t>contingencia, el estímulo neutro adquiere carácter predictivo del refuerzo, lo cual permite a los animales</w:t>
      </w:r>
    </w:p>
    <w:p w14:paraId="4598F315" w14:textId="77777777" w:rsidR="00372590" w:rsidRDefault="00372590" w:rsidP="00372590">
      <w:pPr>
        <w:pStyle w:val="Textocomentario"/>
      </w:pPr>
      <w:r>
        <w:t>anticipar eventos relevantes, reducir su nivel de incertidumbre y en el contexto de búsqueda de alimento,</w:t>
      </w:r>
    </w:p>
    <w:p w14:paraId="324DD34B" w14:textId="17B23F0E" w:rsidR="00372590" w:rsidRDefault="00372590" w:rsidP="00372590">
      <w:pPr>
        <w:pStyle w:val="Textocomentario"/>
      </w:pPr>
      <w:r>
        <w:t>optimizar la explotación de recursos (Giurfa, 2007).</w:t>
      </w:r>
    </w:p>
  </w:comment>
  <w:comment w:id="708" w:author="julieta pellettieri" w:date="2025-05-27T21:00:00Z" w:initials="jp">
    <w:p w14:paraId="7398DCFE" w14:textId="77777777" w:rsidR="000C39E6" w:rsidRDefault="000C39E6" w:rsidP="000C39E6">
      <w:pPr>
        <w:jc w:val="both"/>
      </w:pPr>
      <w:r>
        <w:rPr>
          <w:rStyle w:val="Refdecomentario"/>
        </w:rPr>
        <w:annotationRef/>
      </w:r>
      <w:r w:rsidRPr="003E2BAD">
        <w:rPr>
          <w:highlight w:val="yellow"/>
        </w:rPr>
        <w:t xml:space="preserve">(poner </w:t>
      </w:r>
      <w:r w:rsidRPr="003E2BAD">
        <w:rPr>
          <w:highlight w:val="yellow"/>
        </w:rPr>
        <w:t>aca mini esquema sobre condicionamiento clasico)</w:t>
      </w:r>
    </w:p>
    <w:p w14:paraId="4AA0ACBC" w14:textId="4A62EA6B" w:rsidR="000C39E6" w:rsidRDefault="000C39E6">
      <w:pPr>
        <w:pStyle w:val="Textocomentario"/>
      </w:pPr>
    </w:p>
  </w:comment>
  <w:comment w:id="717" w:author="julieta pellettieri" w:date="2025-05-23T14:20:00Z" w:initials="jp">
    <w:p w14:paraId="5B9F8A3B" w14:textId="3FB0D7E7" w:rsidR="003E1800" w:rsidRDefault="003E1800">
      <w:pPr>
        <w:pStyle w:val="Textocomentario"/>
      </w:pPr>
      <w:r>
        <w:rPr>
          <w:rStyle w:val="Refdecomentario"/>
        </w:rPr>
        <w:annotationRef/>
      </w:r>
      <w:r>
        <w:t>Copiado de la tesis de nacho</w:t>
      </w:r>
    </w:p>
  </w:comment>
  <w:comment w:id="745" w:author="julieta pellettieri" w:date="2025-05-27T21:01:00Z" w:initials="jp">
    <w:p w14:paraId="1A4DA0C2" w14:textId="77777777" w:rsidR="000C39E6" w:rsidRDefault="000C39E6" w:rsidP="000C39E6">
      <w:pPr>
        <w:jc w:val="both"/>
        <w:rPr>
          <w:lang w:val="es-ES"/>
        </w:rPr>
      </w:pPr>
      <w:r>
        <w:rPr>
          <w:rStyle w:val="Refdecomentario"/>
        </w:rPr>
        <w:annotationRef/>
      </w:r>
      <w:r w:rsidRPr="003E2BAD">
        <w:rPr>
          <w:highlight w:val="yellow"/>
          <w:lang w:val="es-ES"/>
        </w:rPr>
        <w:t>(aca poner figura de conectividad neuronal que se describe arriba)</w:t>
      </w:r>
    </w:p>
    <w:p w14:paraId="302C682B" w14:textId="2F1CE6C7" w:rsidR="000C39E6" w:rsidRDefault="000C39E6">
      <w:pPr>
        <w:pStyle w:val="Textocomentario"/>
      </w:pPr>
    </w:p>
  </w:comment>
  <w:comment w:id="856" w:author="julieta pellettieri" w:date="2025-05-27T21:06:00Z" w:initials="jp">
    <w:p w14:paraId="0AF97C41" w14:textId="474CBC48" w:rsidR="000C39E6" w:rsidRDefault="000C39E6">
      <w:pPr>
        <w:pStyle w:val="Textocomentario"/>
      </w:pPr>
      <w:r>
        <w:rPr>
          <w:rStyle w:val="Refdecomentario"/>
        </w:rPr>
        <w:annotationRef/>
      </w:r>
      <w:r>
        <w:t>Fig extension de proboside</w:t>
      </w:r>
    </w:p>
  </w:comment>
  <w:comment w:id="867" w:author="Walter Farina" w:date="2025-06-03T14:51:00Z" w:initials="WF">
    <w:p w14:paraId="344ED83B" w14:textId="77777777" w:rsidR="00044548" w:rsidRDefault="00044548" w:rsidP="00044548">
      <w:r>
        <w:rPr>
          <w:rStyle w:val="Refdecomentario"/>
        </w:rPr>
        <w:annotationRef/>
      </w:r>
      <w:r>
        <w:rPr>
          <w:color w:val="000000"/>
          <w:sz w:val="20"/>
          <w:szCs w:val="20"/>
        </w:rPr>
        <w:t>Estas fotos son muy artísticas pero no se ve mucho lo que se quiere mostrar</w:t>
      </w:r>
    </w:p>
  </w:comment>
  <w:comment w:id="935" w:author="Walter Farina" w:date="2025-06-03T14:53:00Z" w:initials="WF">
    <w:p w14:paraId="013B32EE" w14:textId="77777777" w:rsidR="00044548" w:rsidRDefault="00044548" w:rsidP="00044548">
      <w:r>
        <w:rPr>
          <w:rStyle w:val="Refdecomentario"/>
        </w:rPr>
        <w:annotationRef/>
      </w:r>
      <w:r>
        <w:rPr>
          <w:color w:val="000000"/>
          <w:sz w:val="20"/>
          <w:szCs w:val="20"/>
        </w:rPr>
        <w:t>Esto va en materiales y métodos</w:t>
      </w:r>
    </w:p>
    <w:p w14:paraId="6C0BCE1B" w14:textId="77777777" w:rsidR="00044548" w:rsidRDefault="00044548" w:rsidP="00044548"/>
  </w:comment>
  <w:comment w:id="933" w:author="julieta pellettieri" w:date="2025-05-27T23:59:00Z" w:initials="jp">
    <w:p w14:paraId="42104728" w14:textId="25283A84" w:rsidR="00250815" w:rsidRDefault="00250815">
      <w:pPr>
        <w:pStyle w:val="Textocomentario"/>
      </w:pPr>
      <w:r>
        <w:rPr>
          <w:rStyle w:val="Refdecomentario"/>
        </w:rPr>
        <w:annotationRef/>
      </w:r>
      <w:r>
        <w:t>No se si esto mencionarlo aca o dejarlo solo en materiales y métodos</w:t>
      </w:r>
    </w:p>
  </w:comment>
  <w:comment w:id="976" w:author="Walter Farina" w:date="2025-06-03T16:43:00Z" w:initials="WF">
    <w:p w14:paraId="7A2F005B" w14:textId="77777777" w:rsidR="00DA64AD" w:rsidRDefault="00DA64AD" w:rsidP="00DA64AD">
      <w:r>
        <w:rPr>
          <w:rStyle w:val="Refdecomentario"/>
        </w:rPr>
        <w:annotationRef/>
      </w:r>
      <w:r>
        <w:rPr>
          <w:sz w:val="20"/>
          <w:szCs w:val="20"/>
        </w:rPr>
        <w:t>Gardener, M. C. and Gillman, M. P. (2001). Analyzing variability in nectar amino</w:t>
      </w:r>
    </w:p>
    <w:p w14:paraId="782DA5BC" w14:textId="77777777" w:rsidR="00DA64AD" w:rsidRDefault="00DA64AD" w:rsidP="00DA64AD">
      <w:r>
        <w:rPr>
          <w:sz w:val="20"/>
          <w:szCs w:val="20"/>
        </w:rPr>
        <w:t>acids: composition is less variable than concentration. J. Chem. Ecol. 27,</w:t>
      </w:r>
    </w:p>
    <w:p w14:paraId="0A3C05AD" w14:textId="77777777" w:rsidR="00DA64AD" w:rsidRDefault="00DA64AD" w:rsidP="00DA64AD">
      <w:r>
        <w:rPr>
          <w:sz w:val="20"/>
          <w:szCs w:val="20"/>
        </w:rPr>
        <w:t>2545-2558. doi:10.1023/A:1013687701120</w:t>
      </w:r>
    </w:p>
    <w:p w14:paraId="3BB2725F" w14:textId="77777777" w:rsidR="00DA64AD" w:rsidRDefault="00DA64AD" w:rsidP="00DA64AD">
      <w:r>
        <w:rPr>
          <w:sz w:val="20"/>
          <w:szCs w:val="20"/>
        </w:rPr>
        <w:t>Power, E. F., Stabler, D., Borland, A. M., Barnes, J. and Wright, G. A. (2018).</w:t>
      </w:r>
    </w:p>
    <w:p w14:paraId="47DA8D03" w14:textId="77777777" w:rsidR="00DA64AD" w:rsidRDefault="00DA64AD" w:rsidP="00DA64AD">
      <w:r>
        <w:rPr>
          <w:sz w:val="20"/>
          <w:szCs w:val="20"/>
        </w:rPr>
        <w:t>Analysis of nectar from low-volume flowers: A comparison of collection methods</w:t>
      </w:r>
    </w:p>
    <w:p w14:paraId="26609883" w14:textId="77777777" w:rsidR="00DA64AD" w:rsidRDefault="00DA64AD" w:rsidP="00DA64AD">
      <w:r>
        <w:rPr>
          <w:sz w:val="20"/>
          <w:szCs w:val="20"/>
        </w:rPr>
        <w:t>for free amino acids. Methods Ecol. Evol. 9, 734-743. doi:10.1111/2041-210X.</w:t>
      </w:r>
    </w:p>
    <w:p w14:paraId="46328888" w14:textId="77777777" w:rsidR="00DA64AD" w:rsidRDefault="00DA64AD" w:rsidP="00DA64AD">
      <w:r>
        <w:rPr>
          <w:sz w:val="20"/>
          <w:szCs w:val="20"/>
        </w:rPr>
        <w:t>12928</w:t>
      </w:r>
    </w:p>
  </w:comment>
  <w:comment w:id="984" w:author="julieta pellettieri" w:date="2025-03-25T00:23:00Z" w:initials="">
    <w:p w14:paraId="4A4C6A6E" w14:textId="2146FFA1" w:rsidR="00434AED" w:rsidRDefault="00000000">
      <w:pPr>
        <w:widowControl w:val="0"/>
        <w:pBdr>
          <w:top w:val="nil"/>
          <w:left w:val="nil"/>
          <w:bottom w:val="nil"/>
          <w:right w:val="nil"/>
          <w:between w:val="nil"/>
        </w:pBdr>
        <w:spacing w:line="240" w:lineRule="auto"/>
        <w:rPr>
          <w:color w:val="000000"/>
        </w:rPr>
      </w:pPr>
      <w:r>
        <w:rPr>
          <w:color w:val="000000"/>
        </w:rPr>
        <w:t>https://nph.onlinelibrary.wiley.com/doi/abs/10.1111/j.1469-8137.1976.tb01441.x</w:t>
      </w:r>
    </w:p>
  </w:comment>
  <w:comment w:id="1028" w:author="Walter Farina" w:date="2025-06-03T15:02:00Z" w:initials="WF">
    <w:p w14:paraId="03545C7A" w14:textId="77777777" w:rsidR="009033C2" w:rsidRDefault="009033C2" w:rsidP="009033C2">
      <w:r>
        <w:rPr>
          <w:rStyle w:val="Refdecomentario"/>
        </w:rPr>
        <w:annotationRef/>
      </w:r>
      <w:r>
        <w:rPr>
          <w:color w:val="000000"/>
          <w:sz w:val="20"/>
          <w:szCs w:val="20"/>
        </w:rPr>
        <w:t>Apis: Wright et al. 2013, Bombus impatiens: McAulay et al. 2015, Muth et al. 2023</w:t>
      </w:r>
    </w:p>
  </w:comment>
  <w:comment w:id="1034" w:author="julieta pellettieri" w:date="2025-03-25T00:26:00Z" w:initials="">
    <w:p w14:paraId="709BEA3B" w14:textId="1FC6F397" w:rsidR="00434AED" w:rsidRDefault="00000000">
      <w:pPr>
        <w:widowControl w:val="0"/>
        <w:pBdr>
          <w:top w:val="nil"/>
          <w:left w:val="nil"/>
          <w:bottom w:val="nil"/>
          <w:right w:val="nil"/>
          <w:between w:val="nil"/>
        </w:pBdr>
        <w:spacing w:line="240" w:lineRule="auto"/>
        <w:rPr>
          <w:color w:val="000000"/>
        </w:rPr>
      </w:pPr>
      <w:r>
        <w:rPr>
          <w:color w:val="000000"/>
        </w:rPr>
        <w:t>Combined</w:t>
      </w:r>
      <w:r>
        <w:rPr>
          <w:color w:val="000000"/>
        </w:rPr>
        <w:t xml:space="preserve"> secondary compounds naturally found in nectars enhance honeybee cognition and survival </w:t>
      </w:r>
    </w:p>
    <w:p w14:paraId="2875C555" w14:textId="77777777" w:rsidR="00434AED" w:rsidRDefault="00000000">
      <w:pPr>
        <w:widowControl w:val="0"/>
        <w:pBdr>
          <w:top w:val="nil"/>
          <w:left w:val="nil"/>
          <w:bottom w:val="nil"/>
          <w:right w:val="nil"/>
          <w:between w:val="nil"/>
        </w:pBdr>
        <w:spacing w:line="240" w:lineRule="auto"/>
        <w:rPr>
          <w:color w:val="000000"/>
        </w:rPr>
      </w:pPr>
      <w:r>
        <w:rPr>
          <w:color w:val="000000"/>
        </w:rPr>
        <w:t>Ignacio L. Marchi</w:t>
      </w:r>
    </w:p>
    <w:p w14:paraId="492016EF" w14:textId="77777777" w:rsidR="00434AED" w:rsidRDefault="00000000">
      <w:pPr>
        <w:widowControl w:val="0"/>
        <w:pBdr>
          <w:top w:val="nil"/>
          <w:left w:val="nil"/>
          <w:bottom w:val="nil"/>
          <w:right w:val="nil"/>
          <w:between w:val="nil"/>
        </w:pBdr>
        <w:spacing w:line="240" w:lineRule="auto"/>
        <w:rPr>
          <w:color w:val="000000"/>
        </w:rPr>
      </w:pPr>
      <w:r>
        <w:rPr>
          <w:color w:val="000000"/>
        </w:rPr>
        <w:t>https://journals.biologists.com/jeb/article/224/6/jeb239616/237914/Combined-secondary-compounds-naturally-found-in</w:t>
      </w:r>
    </w:p>
  </w:comment>
  <w:comment w:id="1229" w:author="Walter Farina" w:date="2025-04-19T09:04:00Z" w:initials="WF">
    <w:p w14:paraId="7FFDFBE8" w14:textId="77777777" w:rsidR="004C5C27" w:rsidRDefault="004C5C27" w:rsidP="004C5C27">
      <w:r>
        <w:rPr>
          <w:rStyle w:val="Refdecomentario"/>
        </w:rPr>
        <w:annotationRef/>
      </w:r>
      <w:r>
        <w:rPr>
          <w:color w:val="000000"/>
          <w:sz w:val="20"/>
          <w:szCs w:val="20"/>
        </w:rPr>
        <w:t xml:space="preserve">Desarrollar </w:t>
      </w:r>
      <w:r>
        <w:rPr>
          <w:color w:val="000000"/>
          <w:sz w:val="20"/>
          <w:szCs w:val="20"/>
        </w:rPr>
        <w:t>mas esta idea</w:t>
      </w:r>
    </w:p>
  </w:comment>
  <w:comment w:id="1245" w:author="Walter Farina" w:date="2025-04-19T09:06:00Z" w:initials="WF">
    <w:p w14:paraId="6D96B9B7" w14:textId="77777777" w:rsidR="004C5C27" w:rsidRDefault="004C5C27" w:rsidP="004C5C27">
      <w:r>
        <w:rPr>
          <w:rStyle w:val="Refdecomentario"/>
        </w:rPr>
        <w:annotationRef/>
      </w:r>
      <w:r>
        <w:rPr>
          <w:color w:val="000000"/>
          <w:sz w:val="20"/>
          <w:szCs w:val="20"/>
        </w:rPr>
        <w:t xml:space="preserve">Hay que acompañar la </w:t>
      </w:r>
      <w:r>
        <w:rPr>
          <w:color w:val="000000"/>
          <w:sz w:val="20"/>
          <w:szCs w:val="20"/>
        </w:rPr>
        <w:t>intro con fotos y esquemas para que se vea estudios de búsqueda bibliográfica, argumentación y transmisión de conceptos a oyentes con tangencial conocimiento en el tema.</w:t>
      </w:r>
    </w:p>
  </w:comment>
  <w:comment w:id="1124" w:author="Walter Farina" w:date="2025-06-03T17:05:00Z" w:initials="WF">
    <w:p w14:paraId="2771B074" w14:textId="77777777" w:rsidR="004D6456" w:rsidRDefault="004D6456" w:rsidP="004D6456">
      <w:r>
        <w:rPr>
          <w:rStyle w:val="Refdecomentario"/>
        </w:rPr>
        <w:annotationRef/>
      </w:r>
      <w:r>
        <w:rPr>
          <w:color w:val="000000"/>
          <w:sz w:val="20"/>
          <w:szCs w:val="20"/>
        </w:rPr>
        <w:t>Esto va mas arriba. Lo exprese diferente pero va en el mismo sentido</w:t>
      </w:r>
    </w:p>
  </w:comment>
  <w:comment w:id="1249" w:author="Walter Farina" w:date="2025-04-19T09:13:00Z" w:initials="WF">
    <w:p w14:paraId="5A522796" w14:textId="6E0EF33A" w:rsidR="005C60EC" w:rsidRDefault="005C60EC" w:rsidP="005C60EC">
      <w:r>
        <w:rPr>
          <w:rStyle w:val="Refdecomentario"/>
        </w:rPr>
        <w:annotationRef/>
      </w:r>
      <w:r>
        <w:rPr>
          <w:color w:val="000000"/>
          <w:sz w:val="20"/>
          <w:szCs w:val="20"/>
        </w:rPr>
        <w:t>Habría que mencionar al final del párrafo introductorio que la mezcla de estos compuestos mejora la actividad recolectora de la abeja Apis en cultivos que ofrecen diferentes recursos:</w:t>
      </w:r>
    </w:p>
    <w:p w14:paraId="1CC5997C" w14:textId="77777777" w:rsidR="005C60EC" w:rsidRDefault="005C60EC" w:rsidP="005C60EC">
      <w:r>
        <w:rPr>
          <w:color w:val="000000"/>
          <w:sz w:val="20"/>
          <w:szCs w:val="20"/>
        </w:rPr>
        <w:t xml:space="preserve">Verellen F, Palottini F, Estravis-Barcala MC, Farina WM (2025). Sugar conditioning combined with nectar nonsugar compounds enhances honey bee pollen foraging in a nectarless diocious crop. </w:t>
      </w:r>
      <w:r>
        <w:rPr>
          <w:i/>
          <w:iCs/>
          <w:color w:val="000000"/>
          <w:sz w:val="20"/>
          <w:szCs w:val="20"/>
        </w:rPr>
        <w:t xml:space="preserve">Scientific Reports </w:t>
      </w:r>
      <w:r>
        <w:rPr>
          <w:color w:val="212121"/>
          <w:sz w:val="20"/>
          <w:szCs w:val="20"/>
          <w:highlight w:val="white"/>
        </w:rPr>
        <w:t xml:space="preserve">15, 1756 (2025). </w:t>
      </w:r>
      <w:hyperlink r:id="rId7" w:history="1">
        <w:r w:rsidRPr="00532A84">
          <w:rPr>
            <w:rStyle w:val="Hipervnculo"/>
            <w:sz w:val="20"/>
            <w:szCs w:val="20"/>
            <w:highlight w:val="white"/>
          </w:rPr>
          <w:t>https://doi.org/10.1038/s41598-025-85494-1</w:t>
        </w:r>
      </w:hyperlink>
      <w:r>
        <w:rPr>
          <w:color w:val="212121"/>
          <w:sz w:val="20"/>
          <w:szCs w:val="20"/>
          <w:highlight w:val="white"/>
        </w:rPr>
        <w:t xml:space="preserve"> </w:t>
      </w:r>
      <w:r>
        <w:rPr>
          <w:color w:val="000000"/>
          <w:sz w:val="20"/>
          <w:szCs w:val="20"/>
        </w:rPr>
        <w:t>  </w:t>
      </w:r>
    </w:p>
    <w:p w14:paraId="639DE46A" w14:textId="77777777" w:rsidR="005C60EC" w:rsidRDefault="005C60EC" w:rsidP="005C60EC">
      <w:r>
        <w:rPr>
          <w:color w:val="000000"/>
          <w:sz w:val="20"/>
          <w:szCs w:val="20"/>
        </w:rPr>
        <w:t xml:space="preserve">Estravis Barcala MC, Palottini F, Farina WM (2021). Learning of a mimic odor combined with nectar nonsugar compounds enhances honeybee pollination of a commercial crop. </w:t>
      </w:r>
      <w:r>
        <w:rPr>
          <w:i/>
          <w:iCs/>
          <w:color w:val="000000"/>
          <w:sz w:val="20"/>
          <w:szCs w:val="20"/>
        </w:rPr>
        <w:t xml:space="preserve">Scientific Reports </w:t>
      </w:r>
      <w:r>
        <w:rPr>
          <w:color w:val="212121"/>
          <w:sz w:val="20"/>
          <w:szCs w:val="20"/>
          <w:highlight w:val="white"/>
        </w:rPr>
        <w:t xml:space="preserve">11, 23918 (2021). </w:t>
      </w:r>
      <w:hyperlink r:id="rId8" w:history="1">
        <w:r w:rsidRPr="00532A84">
          <w:rPr>
            <w:rStyle w:val="Hipervnculo"/>
            <w:sz w:val="20"/>
            <w:szCs w:val="20"/>
            <w:highlight w:val="white"/>
          </w:rPr>
          <w:t>https://doi.org/10.1038/s41598-021-03305-9</w:t>
        </w:r>
      </w:hyperlink>
    </w:p>
    <w:p w14:paraId="15D7BC8D" w14:textId="77777777" w:rsidR="005C60EC" w:rsidRDefault="005C60EC" w:rsidP="005C60EC"/>
  </w:comment>
  <w:comment w:id="1332" w:author="Walter Farina" w:date="2025-04-20T09:02:00Z" w:initials="WF">
    <w:p w14:paraId="56DC3B47" w14:textId="77777777" w:rsidR="008875BE" w:rsidRDefault="008875BE" w:rsidP="008875BE">
      <w:r>
        <w:rPr>
          <w:rStyle w:val="Refdecomentario"/>
        </w:rPr>
        <w:annotationRef/>
      </w:r>
      <w:r>
        <w:rPr>
          <w:color w:val="000000"/>
          <w:sz w:val="20"/>
          <w:szCs w:val="20"/>
        </w:rPr>
        <w:t>Diria directamente lo siguiente:  Determinar si existe una relación dosis-respuesta al presentar ambos compuestos en forma individual o combinada</w:t>
      </w:r>
    </w:p>
  </w:comment>
  <w:comment w:id="1367" w:author="julieta pellettieri" w:date="2025-04-16T13:41:00Z" w:initials="">
    <w:p w14:paraId="502E6DC4" w14:textId="77777777" w:rsidR="00D428AB" w:rsidRDefault="00D428AB" w:rsidP="00D428AB">
      <w:pPr>
        <w:widowControl w:val="0"/>
        <w:pBdr>
          <w:top w:val="nil"/>
          <w:left w:val="nil"/>
          <w:bottom w:val="nil"/>
          <w:right w:val="nil"/>
          <w:between w:val="nil"/>
        </w:pBdr>
        <w:spacing w:line="240" w:lineRule="auto"/>
        <w:rPr>
          <w:color w:val="000000"/>
        </w:rPr>
      </w:pPr>
      <w:r>
        <w:rPr>
          <w:color w:val="000000"/>
        </w:rPr>
        <w:t>modificar para que los nombres usados para cada etapa sean los mismo en la tesis y en el diagrama.</w:t>
      </w:r>
    </w:p>
  </w:comment>
  <w:comment w:id="1436" w:author="julieta pellettieri" w:date="2025-04-16T13:41:00Z" w:initials="">
    <w:p w14:paraId="6F1CAC7B" w14:textId="38FF2CE1" w:rsidR="00434AED" w:rsidRDefault="00000000">
      <w:pPr>
        <w:widowControl w:val="0"/>
        <w:pBdr>
          <w:top w:val="nil"/>
          <w:left w:val="nil"/>
          <w:bottom w:val="nil"/>
          <w:right w:val="nil"/>
          <w:between w:val="nil"/>
        </w:pBdr>
        <w:spacing w:line="240" w:lineRule="auto"/>
        <w:rPr>
          <w:color w:val="000000"/>
        </w:rPr>
      </w:pPr>
      <w:r>
        <w:rPr>
          <w:color w:val="000000"/>
        </w:rPr>
        <w:t>modificar para que los nombres usados para cada etapa sean los mismo en la tesis y en el diagrama.</w:t>
      </w:r>
    </w:p>
  </w:comment>
  <w:comment w:id="1572" w:author="julieta pellettieri" w:date="2025-05-23T16:11:00Z" w:initials="jp">
    <w:p w14:paraId="749D07D6" w14:textId="64322D9E" w:rsidR="00F83540" w:rsidRDefault="00F83540">
      <w:pPr>
        <w:pStyle w:val="Textocomentario"/>
      </w:pPr>
      <w:r>
        <w:rPr>
          <w:rStyle w:val="Refdecomentario"/>
        </w:rPr>
        <w:annotationRef/>
      </w:r>
      <w:r>
        <w:t>L-Arginina mejor?</w:t>
      </w:r>
    </w:p>
  </w:comment>
  <w:comment w:id="1609" w:author="julieta pellettieri" w:date="2025-05-23T16:11:00Z" w:initials="jp">
    <w:p w14:paraId="0192BD33" w14:textId="77777777" w:rsidR="00F83540" w:rsidRDefault="00F83540" w:rsidP="00F83540">
      <w:pPr>
        <w:pStyle w:val="Textocomentario"/>
      </w:pPr>
      <w:r>
        <w:rPr>
          <w:rStyle w:val="Refdecomentario"/>
        </w:rPr>
        <w:annotationRef/>
      </w:r>
      <w:r>
        <w:t>L-Arginina mejor?</w:t>
      </w:r>
    </w:p>
  </w:comment>
  <w:comment w:id="1627" w:author="julieta pellettieri" w:date="2025-05-23T16:11:00Z" w:initials="jp">
    <w:p w14:paraId="72635206" w14:textId="77777777" w:rsidR="00E326B6" w:rsidRDefault="00E326B6" w:rsidP="00F83540">
      <w:pPr>
        <w:pStyle w:val="Textocomentario"/>
      </w:pPr>
      <w:r>
        <w:rPr>
          <w:rStyle w:val="Refdecomentario"/>
        </w:rPr>
        <w:annotationRef/>
      </w:r>
      <w:r>
        <w:t>L-Arginina mejor?</w:t>
      </w:r>
    </w:p>
  </w:comment>
  <w:comment w:id="1665" w:author="julieta pellettieri" w:date="2025-05-23T16:11:00Z" w:initials="jp">
    <w:p w14:paraId="0726C35D" w14:textId="77777777" w:rsidR="00E326B6" w:rsidRDefault="00E326B6" w:rsidP="00F83540">
      <w:pPr>
        <w:pStyle w:val="Textocomentario"/>
      </w:pPr>
      <w:r>
        <w:rPr>
          <w:rStyle w:val="Refdecomentario"/>
        </w:rPr>
        <w:annotationRef/>
      </w:r>
      <w:r>
        <w:t>L-Arginina mejor?</w:t>
      </w:r>
    </w:p>
  </w:comment>
  <w:comment w:id="1699" w:author="julieta pellettieri" w:date="2025-05-28T13:44:00Z" w:initials="jp">
    <w:p w14:paraId="333A290D" w14:textId="024CF0B9" w:rsidR="00356E0F" w:rsidRDefault="00356E0F">
      <w:pPr>
        <w:pStyle w:val="Textocomentario"/>
      </w:pPr>
      <w:r>
        <w:rPr>
          <w:rStyle w:val="Refdecomentario"/>
        </w:rPr>
        <w:annotationRef/>
      </w:r>
      <w:r>
        <w:t>Hmmm not sure</w:t>
      </w:r>
    </w:p>
  </w:comment>
  <w:comment w:id="1703" w:author="Walter Farina" w:date="2025-06-03T18:08:00Z" w:initials="WF">
    <w:p w14:paraId="673F4B05" w14:textId="77777777" w:rsidR="00F84325" w:rsidRDefault="00F84325" w:rsidP="00F84325">
      <w:r>
        <w:rPr>
          <w:rStyle w:val="Refdecomentario"/>
        </w:rPr>
        <w:annotationRef/>
      </w:r>
      <w:r>
        <w:rPr>
          <w:color w:val="000000"/>
          <w:sz w:val="20"/>
          <w:szCs w:val="20"/>
        </w:rPr>
        <w:t xml:space="preserve">Hay analisis estadísticos de mortalidad específicos para esa variable: Accelerated failure-time models (ATF). </w:t>
      </w:r>
    </w:p>
  </w:comment>
  <w:comment w:id="1704" w:author="Walter Farina" w:date="2025-06-03T18:10:00Z" w:initials="WF">
    <w:p w14:paraId="209BE135" w14:textId="77777777" w:rsidR="00F84325" w:rsidRDefault="00F84325" w:rsidP="00F84325">
      <w:r>
        <w:rPr>
          <w:rStyle w:val="Refdecomentario"/>
        </w:rPr>
        <w:annotationRef/>
      </w:r>
      <w:r>
        <w:rPr>
          <w:color w:val="000000"/>
          <w:sz w:val="20"/>
          <w:szCs w:val="20"/>
        </w:rPr>
        <w:t>Faltan las citas bibliográficas para cada caso</w:t>
      </w:r>
    </w:p>
  </w:comment>
  <w:comment w:id="1729" w:author="Walter Farina" w:date="2025-06-03T18:11:00Z" w:initials="WF">
    <w:p w14:paraId="5D50495B" w14:textId="77777777" w:rsidR="00F84325" w:rsidRDefault="00F84325" w:rsidP="00F84325">
      <w:r>
        <w:rPr>
          <w:rStyle w:val="Refdecomentario"/>
        </w:rPr>
        <w:annotationRef/>
      </w:r>
      <w:r>
        <w:rPr>
          <w:color w:val="000000"/>
          <w:sz w:val="20"/>
          <w:szCs w:val="20"/>
        </w:rPr>
        <w:t>Cita</w:t>
      </w:r>
    </w:p>
  </w:comment>
  <w:comment w:id="1831" w:author="julieta pellettieri" w:date="2025-05-28T13:36:00Z" w:initials="jp">
    <w:p w14:paraId="0BC837FF" w14:textId="33F3E74E" w:rsidR="00356E0F" w:rsidRDefault="00356E0F">
      <w:pPr>
        <w:pStyle w:val="Textocomentario"/>
      </w:pPr>
      <w:r>
        <w:rPr>
          <w:rStyle w:val="Refdecomentario"/>
        </w:rPr>
        <w:annotationRef/>
      </w:r>
      <w:r>
        <w:t>Considerar poner una tabla de este estilo con todos los analisis realizados para que quede ordenado.</w:t>
      </w:r>
    </w:p>
  </w:comment>
  <w:comment w:id="1849" w:author="Walter Farina" w:date="2025-06-03T19:03:00Z" w:initials="WF">
    <w:p w14:paraId="072D578E" w14:textId="77777777" w:rsidR="00C45BE8" w:rsidRDefault="00C45BE8" w:rsidP="00C45BE8">
      <w:r>
        <w:rPr>
          <w:rStyle w:val="Refdecomentario"/>
        </w:rPr>
        <w:annotationRef/>
      </w:r>
      <w:r>
        <w:rPr>
          <w:color w:val="000000"/>
          <w:sz w:val="20"/>
          <w:szCs w:val="20"/>
        </w:rPr>
        <w:t>Con respecto al orden en los resultados iría de lo general a lo particular. Empezaria con las curvas de adquisición, luego con las REP24 global y con el filtro de haber aprendido, luego viene los resultados de generalización y supervivencia generales. Recién ahi presentaría el efecto de la cantidad de ingestas y sus efectos sobre la REP24 y supervivencia, para finalizar con el efecto del tamaño sobre la adquisición y REP24. Como digo mas abajo, todo el analisis poblaciónal de los tamaños podría juntos con los pesos al final, pero esos gráficos los mandaría a un anexo para no desviar la atencion sobre aspectos colaterales, super relevantes que pero que no hacen al “core” del trabajo</w:t>
      </w:r>
    </w:p>
  </w:comment>
  <w:comment w:id="1850" w:author="Walter Farina" w:date="2025-06-03T19:03:00Z" w:initials="WF">
    <w:p w14:paraId="7AA1089D" w14:textId="77777777" w:rsidR="00C45BE8" w:rsidRDefault="00C45BE8" w:rsidP="00C45BE8">
      <w:r>
        <w:rPr>
          <w:rStyle w:val="Refdecomentario"/>
        </w:rPr>
        <w:annotationRef/>
      </w:r>
      <w:r>
        <w:rPr>
          <w:color w:val="000000"/>
          <w:sz w:val="20"/>
          <w:szCs w:val="20"/>
        </w:rPr>
        <w:t>Todo lo que es texto en Resultados no lo toque porque entiendo que estas en eso, si lo que esta mas arriba</w:t>
      </w:r>
    </w:p>
  </w:comment>
  <w:comment w:id="1866" w:author="Walter Farina" w:date="2025-06-03T18:14:00Z" w:initials="WF">
    <w:p w14:paraId="72538AEA" w14:textId="42667464" w:rsidR="00386744" w:rsidRDefault="00386744" w:rsidP="00386744">
      <w:r>
        <w:rPr>
          <w:rStyle w:val="Refdecomentario"/>
        </w:rPr>
        <w:annotationRef/>
      </w:r>
      <w:r>
        <w:rPr>
          <w:color w:val="000000"/>
          <w:sz w:val="20"/>
          <w:szCs w:val="20"/>
        </w:rPr>
        <w:t>Esto esta muy bien como una aproximación global de esa variable para cada uno de los nidos usados, pero en mi opinión no tendría que estar el grafico en Resultados (si su texto) y lo pasaría a un anexo para no dispersar los objetivos planteados</w:t>
      </w:r>
    </w:p>
  </w:comment>
  <w:comment w:id="1885" w:author="Walter Farina" w:date="2025-06-03T18:17:00Z" w:initials="WF">
    <w:p w14:paraId="495B3B90" w14:textId="77777777" w:rsidR="00386744" w:rsidRDefault="00386744" w:rsidP="00386744">
      <w:r>
        <w:rPr>
          <w:rStyle w:val="Refdecomentario"/>
        </w:rPr>
        <w:annotationRef/>
      </w:r>
      <w:r>
        <w:rPr>
          <w:color w:val="000000"/>
          <w:sz w:val="20"/>
          <w:szCs w:val="20"/>
        </w:rPr>
        <w:t>Idem que el anterior. Seguir con el desarrollo del texto en resultados pero no desenfocarse de la pregunta original. Mandarlo a Anexo</w:t>
      </w:r>
    </w:p>
  </w:comment>
  <w:comment w:id="1901" w:author="Walter Farina" w:date="2025-06-03T18:27:00Z" w:initials="WF">
    <w:p w14:paraId="25A1EAB3" w14:textId="77777777" w:rsidR="00C53A6E" w:rsidRDefault="00C53A6E" w:rsidP="00C53A6E">
      <w:r>
        <w:rPr>
          <w:rStyle w:val="Refdecomentario"/>
        </w:rPr>
        <w:annotationRef/>
      </w:r>
      <w:r>
        <w:rPr>
          <w:color w:val="000000"/>
          <w:sz w:val="20"/>
          <w:szCs w:val="20"/>
        </w:rPr>
        <w:t>Aqui habria que considerar el paper de Riveros &amp; Gronenberg 2009 que te adjunto en carpeta</w:t>
      </w:r>
    </w:p>
  </w:comment>
  <w:comment w:id="1906" w:author="Walter Farina" w:date="2025-06-03T18:29:00Z" w:initials="WF">
    <w:p w14:paraId="028CC20C" w14:textId="77777777" w:rsidR="00C53A6E" w:rsidRDefault="00C53A6E" w:rsidP="00C53A6E">
      <w:r>
        <w:rPr>
          <w:rStyle w:val="Refdecomentario"/>
        </w:rPr>
        <w:annotationRef/>
      </w:r>
      <w:r>
        <w:rPr>
          <w:color w:val="000000"/>
          <w:sz w:val="20"/>
          <w:szCs w:val="20"/>
        </w:rPr>
        <w:t>Estos resultados son contrarios a los encontrados por R&amp;G 2009, los cuales muestran que los de mayores tamaños, recuerdan mas</w:t>
      </w:r>
    </w:p>
  </w:comment>
  <w:comment w:id="1907" w:author="Walter Farina" w:date="2025-06-03T18:30:00Z" w:initials="WF">
    <w:p w14:paraId="039691EB" w14:textId="77777777" w:rsidR="00C53A6E" w:rsidRDefault="00C53A6E" w:rsidP="00C53A6E">
      <w:r>
        <w:rPr>
          <w:rStyle w:val="Refdecomentario"/>
        </w:rPr>
        <w:annotationRef/>
      </w:r>
      <w:r>
        <w:rPr>
          <w:color w:val="000000"/>
          <w:sz w:val="20"/>
          <w:szCs w:val="20"/>
        </w:rPr>
        <w:t>Ellos toman el ancho de la cabeza como un estimador de tamaño corporal y usan Bombus occidentalis</w:t>
      </w:r>
    </w:p>
  </w:comment>
  <w:comment w:id="1928" w:author="julieta pellettieri" w:date="2025-04-16T13:13:00Z" w:initials="">
    <w:p w14:paraId="3A11ECD6" w14:textId="0268D5D2" w:rsidR="00434AED" w:rsidRDefault="00000000">
      <w:pPr>
        <w:widowControl w:val="0"/>
        <w:pBdr>
          <w:top w:val="nil"/>
          <w:left w:val="nil"/>
          <w:bottom w:val="nil"/>
          <w:right w:val="nil"/>
          <w:between w:val="nil"/>
        </w:pBdr>
        <w:spacing w:line="240" w:lineRule="auto"/>
        <w:rPr>
          <w:color w:val="000000"/>
        </w:rPr>
      </w:pPr>
      <w:r>
        <w:rPr>
          <w:color w:val="000000"/>
        </w:rPr>
        <w:t>despues</w:t>
      </w:r>
      <w:r>
        <w:rPr>
          <w:color w:val="000000"/>
        </w:rPr>
        <w:t xml:space="preserve"> voy a arreglar para que todo tenga el mismo código de colores y que sea un poco mas prolijo el grafico pero bueno</w:t>
      </w:r>
    </w:p>
  </w:comment>
  <w:comment w:id="1946" w:author="julieta pellettieri" w:date="2025-05-23T17:10:00Z" w:initials="jp">
    <w:p w14:paraId="75EFAB99" w14:textId="5B7EC0F3" w:rsidR="00884A7A" w:rsidRDefault="00884A7A">
      <w:pPr>
        <w:pStyle w:val="Textocomentario"/>
      </w:pPr>
      <w:r>
        <w:rPr>
          <w:rStyle w:val="Refdecomentario"/>
        </w:rPr>
        <w:annotationRef/>
      </w:r>
      <w:r>
        <w:t>cambiar n de las figuras cuando haya puesto todas</w:t>
      </w:r>
    </w:p>
  </w:comment>
  <w:comment w:id="1952" w:author="Walter Farina" w:date="2025-06-03T18:40:00Z" w:initials="WF">
    <w:p w14:paraId="47FAC0FE" w14:textId="77777777" w:rsidR="00606F05" w:rsidRDefault="00606F05" w:rsidP="00606F05">
      <w:r>
        <w:rPr>
          <w:rStyle w:val="Refdecomentario"/>
        </w:rPr>
        <w:annotationRef/>
      </w:r>
      <w:r>
        <w:rPr>
          <w:color w:val="000000"/>
          <w:sz w:val="20"/>
          <w:szCs w:val="20"/>
        </w:rPr>
        <w:t>Minimizar o eliminar interpretación en Resultados</w:t>
      </w:r>
    </w:p>
  </w:comment>
  <w:comment w:id="1953" w:author="Walter Farina" w:date="2025-06-03T18:42:00Z" w:initials="WF">
    <w:p w14:paraId="3DBEF421" w14:textId="77777777" w:rsidR="00606F05" w:rsidRDefault="00606F05" w:rsidP="00606F05">
      <w:r>
        <w:rPr>
          <w:rStyle w:val="Refdecomentario"/>
        </w:rPr>
        <w:annotationRef/>
      </w:r>
      <w:r>
        <w:rPr>
          <w:color w:val="000000"/>
          <w:sz w:val="20"/>
          <w:szCs w:val="20"/>
        </w:rPr>
        <w:t>No queda claro el tamaño muestral global ni de los tratamientos</w:t>
      </w:r>
    </w:p>
  </w:comment>
  <w:comment w:id="1967" w:author="julieta pellettieri" w:date="2025-05-23T17:34:00Z" w:initials="jp">
    <w:p w14:paraId="60C51DA5" w14:textId="3DF676E6" w:rsidR="00AA4AAE" w:rsidRDefault="00AA4AAE">
      <w:pPr>
        <w:pStyle w:val="Textocomentario"/>
      </w:pPr>
      <w:r>
        <w:rPr>
          <w:rStyle w:val="Refdecomentario"/>
        </w:rPr>
        <w:annotationRef/>
      </w:r>
      <w:r>
        <w:t>podria agregar aca el hecho de que se comprobo que los que pesan mas no muestran tendencias a ingerir mas veces</w:t>
      </w:r>
    </w:p>
  </w:comment>
  <w:comment w:id="2002" w:author="Walter Farina" w:date="2025-06-03T18:47:00Z" w:initials="WF">
    <w:p w14:paraId="4A5ABF02" w14:textId="77777777" w:rsidR="00606F05" w:rsidRDefault="00606F05" w:rsidP="00606F05">
      <w:r>
        <w:rPr>
          <w:rStyle w:val="Refdecomentario"/>
        </w:rPr>
        <w:annotationRef/>
      </w:r>
      <w:r>
        <w:rPr>
          <w:color w:val="000000"/>
          <w:sz w:val="20"/>
          <w:szCs w:val="20"/>
        </w:rPr>
        <w:t>El grafico de sobreviva también tendría que mostrar el N para c/barra. Rehacer ambos gráficos sin incluir los porcentuales (en REP24) ni proporciones (sobreviva)</w:t>
      </w:r>
    </w:p>
  </w:comment>
  <w:comment w:id="2001" w:author="julieta pellettieri" w:date="2025-05-23T17:18:00Z" w:initials="jp">
    <w:p w14:paraId="650DD7AA" w14:textId="3B04A193" w:rsidR="00884A7A" w:rsidRDefault="00884A7A">
      <w:pPr>
        <w:pStyle w:val="Textocomentario"/>
      </w:pPr>
      <w:r>
        <w:rPr>
          <w:rStyle w:val="Refdecomentario"/>
        </w:rPr>
        <w:annotationRef/>
      </w:r>
      <w:r>
        <w:t xml:space="preserve">rehacer grafico y hacerle epigrafe </w:t>
      </w:r>
      <w:r w:rsidRPr="00884A7A">
        <w:t>Como con 4 ingestas tenemos un caso de separacion perfecta tuve que hacer otro modelo: modelo_firth &lt;- logistf(Muere ~ as.factor(Ingestas), data = Datos) este modelo tiene el problema que no puedo hacer tukey asique me quedo haciendo solamente el contraste contra 0 ingestas y todos me dan significativos (*)</w:t>
      </w:r>
    </w:p>
  </w:comment>
  <w:comment w:id="2006" w:author="julieta pellettieri" w:date="2025-05-23T17:19:00Z" w:initials="jp">
    <w:p w14:paraId="7FB0C337" w14:textId="14781CD8" w:rsidR="00884A7A" w:rsidRDefault="00884A7A">
      <w:pPr>
        <w:pStyle w:val="Textocomentario"/>
      </w:pPr>
      <w:r>
        <w:rPr>
          <w:rStyle w:val="Refdecomentario"/>
        </w:rPr>
        <w:annotationRef/>
      </w:r>
      <w:r>
        <w:t>hay un problema con los N tengo que chequear que los filtros evidentemente no son los mismo</w:t>
      </w:r>
    </w:p>
  </w:comment>
  <w:comment w:id="2034" w:author="Walter Farina" w:date="2025-06-03T18:49:00Z" w:initials="WF">
    <w:p w14:paraId="0140BA54" w14:textId="77777777" w:rsidR="00C916FA" w:rsidRDefault="00606F05" w:rsidP="00C916FA">
      <w:r>
        <w:rPr>
          <w:rStyle w:val="Refdecomentario"/>
        </w:rPr>
        <w:annotationRef/>
      </w:r>
      <w:r w:rsidR="00C916FA">
        <w:rPr>
          <w:sz w:val="20"/>
          <w:szCs w:val="20"/>
        </w:rPr>
        <w:t>Eliminar uno de los dos, pero no poner ambos</w:t>
      </w:r>
    </w:p>
  </w:comment>
  <w:comment w:id="2096" w:author="julieta pellettieri" w:date="2025-05-23T17:29:00Z" w:initials="jp">
    <w:p w14:paraId="2FE51A3C" w14:textId="3AE75168" w:rsidR="005966CA" w:rsidRDefault="005966CA">
      <w:pPr>
        <w:pStyle w:val="Textocomentario"/>
      </w:pPr>
      <w:r>
        <w:rPr>
          <w:rStyle w:val="Refdecomentario"/>
        </w:rPr>
        <w:annotationRef/>
      </w:r>
      <w:r>
        <w:t>agregar n , significancias con wald  y epigrafe. Modelo con nido y dia como VA.</w:t>
      </w:r>
    </w:p>
  </w:comment>
  <w:comment w:id="2097" w:author="Walter Farina" w:date="2025-06-03T18:53:00Z" w:initials="WF">
    <w:p w14:paraId="20D833FD" w14:textId="77777777" w:rsidR="00C916FA" w:rsidRDefault="00C916FA" w:rsidP="00C916FA">
      <w:r>
        <w:rPr>
          <w:rStyle w:val="Refdecomentario"/>
        </w:rPr>
        <w:annotationRef/>
      </w:r>
      <w:r>
        <w:rPr>
          <w:color w:val="000000"/>
          <w:sz w:val="20"/>
          <w:szCs w:val="20"/>
        </w:rPr>
        <w:t>Si, por favor. N en c/barra y entre tratamientos y control.</w:t>
      </w:r>
    </w:p>
  </w:comment>
  <w:comment w:id="2118" w:author="Walter Farina" w:date="2025-06-03T18:56:00Z" w:initials="WF">
    <w:p w14:paraId="3EAF5096" w14:textId="77777777" w:rsidR="00C916FA" w:rsidRDefault="00C916FA" w:rsidP="00C916FA">
      <w:r>
        <w:rPr>
          <w:rStyle w:val="Refdecomentario"/>
        </w:rPr>
        <w:annotationRef/>
      </w:r>
      <w:r>
        <w:rPr>
          <w:color w:val="000000"/>
          <w:sz w:val="20"/>
          <w:szCs w:val="20"/>
        </w:rPr>
        <w:t>Falta los resultados de sobrevida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B6F437C" w15:done="1"/>
  <w15:commentEx w15:paraId="567CDBEA" w15:done="1"/>
  <w15:commentEx w15:paraId="0F0D811E" w15:done="1"/>
  <w15:commentEx w15:paraId="736FC5D3" w15:done="0"/>
  <w15:commentEx w15:paraId="6AF755D9" w15:done="0"/>
  <w15:commentEx w15:paraId="4E9836F0" w15:paraIdParent="6AF755D9" w15:done="0"/>
  <w15:commentEx w15:paraId="574FF2FE" w15:done="0"/>
  <w15:commentEx w15:paraId="6487D6E8" w15:done="1"/>
  <w15:commentEx w15:paraId="0849996D" w15:done="0"/>
  <w15:commentEx w15:paraId="2FA779D8" w15:done="0"/>
  <w15:commentEx w15:paraId="2B7A0CA9" w15:done="0"/>
  <w15:commentEx w15:paraId="40ADFB09" w15:done="0"/>
  <w15:commentEx w15:paraId="6C1DBFA9" w15:done="0"/>
  <w15:commentEx w15:paraId="30708589" w15:done="0"/>
  <w15:commentEx w15:paraId="3AB70639" w15:done="0"/>
  <w15:commentEx w15:paraId="75CF84B4" w15:done="0"/>
  <w15:commentEx w15:paraId="15EFCD9D" w15:done="0"/>
  <w15:commentEx w15:paraId="4B43CBDA" w15:done="0"/>
  <w15:commentEx w15:paraId="4F3ADB96" w15:done="0"/>
  <w15:commentEx w15:paraId="2EB47C2D" w15:done="0"/>
  <w15:commentEx w15:paraId="744AF101" w15:done="0"/>
  <w15:commentEx w15:paraId="4F29B339" w15:paraIdParent="744AF101" w15:done="0"/>
  <w15:commentEx w15:paraId="39D17ECF" w15:paraIdParent="744AF101" w15:done="0"/>
  <w15:commentEx w15:paraId="0331C9D2" w15:paraIdParent="744AF101" w15:done="0"/>
  <w15:commentEx w15:paraId="6680C712" w15:paraIdParent="744AF101" w15:done="0"/>
  <w15:commentEx w15:paraId="2F35EF11" w15:paraIdParent="744AF101" w15:done="0"/>
  <w15:commentEx w15:paraId="08D09183" w15:done="0"/>
  <w15:commentEx w15:paraId="324DD34B" w15:done="0"/>
  <w15:commentEx w15:paraId="4AA0ACBC" w15:done="0"/>
  <w15:commentEx w15:paraId="5B9F8A3B" w15:done="0"/>
  <w15:commentEx w15:paraId="302C682B" w15:done="0"/>
  <w15:commentEx w15:paraId="0AF97C41" w15:done="0"/>
  <w15:commentEx w15:paraId="344ED83B" w15:done="0"/>
  <w15:commentEx w15:paraId="6C0BCE1B" w15:done="0"/>
  <w15:commentEx w15:paraId="42104728" w15:done="0"/>
  <w15:commentEx w15:paraId="46328888" w15:done="0"/>
  <w15:commentEx w15:paraId="4A4C6A6E" w15:done="0"/>
  <w15:commentEx w15:paraId="03545C7A" w15:done="0"/>
  <w15:commentEx w15:paraId="492016EF" w15:done="0"/>
  <w15:commentEx w15:paraId="7FFDFBE8" w15:done="0"/>
  <w15:commentEx w15:paraId="6D96B9B7" w15:done="1"/>
  <w15:commentEx w15:paraId="2771B074" w15:done="0"/>
  <w15:commentEx w15:paraId="15D7BC8D" w15:done="1"/>
  <w15:commentEx w15:paraId="56DC3B47" w15:done="1"/>
  <w15:commentEx w15:paraId="502E6DC4" w15:done="0"/>
  <w15:commentEx w15:paraId="6F1CAC7B" w15:done="0"/>
  <w15:commentEx w15:paraId="749D07D6" w15:done="0"/>
  <w15:commentEx w15:paraId="0192BD33" w15:done="0"/>
  <w15:commentEx w15:paraId="72635206" w15:done="0"/>
  <w15:commentEx w15:paraId="0726C35D" w15:done="0"/>
  <w15:commentEx w15:paraId="333A290D" w15:done="0"/>
  <w15:commentEx w15:paraId="673F4B05" w15:done="0"/>
  <w15:commentEx w15:paraId="209BE135" w15:done="0"/>
  <w15:commentEx w15:paraId="5D50495B" w15:done="0"/>
  <w15:commentEx w15:paraId="0BC837FF" w15:done="0"/>
  <w15:commentEx w15:paraId="072D578E" w15:done="0"/>
  <w15:commentEx w15:paraId="7AA1089D" w15:paraIdParent="072D578E" w15:done="0"/>
  <w15:commentEx w15:paraId="72538AEA" w15:done="0"/>
  <w15:commentEx w15:paraId="495B3B90" w15:done="0"/>
  <w15:commentEx w15:paraId="25A1EAB3" w15:done="0"/>
  <w15:commentEx w15:paraId="028CC20C" w15:done="0"/>
  <w15:commentEx w15:paraId="039691EB" w15:paraIdParent="028CC20C" w15:done="0"/>
  <w15:commentEx w15:paraId="3A11ECD6" w15:done="0"/>
  <w15:commentEx w15:paraId="75EFAB99" w15:done="0"/>
  <w15:commentEx w15:paraId="47FAC0FE" w15:done="0"/>
  <w15:commentEx w15:paraId="3DBEF421" w15:paraIdParent="47FAC0FE" w15:done="0"/>
  <w15:commentEx w15:paraId="60C51DA5" w15:done="0"/>
  <w15:commentEx w15:paraId="4A5ABF02" w15:done="0"/>
  <w15:commentEx w15:paraId="650DD7AA" w15:done="0"/>
  <w15:commentEx w15:paraId="7FB0C337" w15:done="0"/>
  <w15:commentEx w15:paraId="0140BA54" w15:done="0"/>
  <w15:commentEx w15:paraId="2FE51A3C" w15:done="0"/>
  <w15:commentEx w15:paraId="20D833FD" w15:paraIdParent="2FE51A3C" w15:done="0"/>
  <w15:commentEx w15:paraId="3EAF509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1AC5AF8" w16cex:dateUtc="2025-06-03T04:24:00Z"/>
  <w16cex:commentExtensible w16cex:durableId="07BF4F01" w16cex:dateUtc="2025-05-23T12:19:00Z"/>
  <w16cex:commentExtensible w16cex:durableId="53CCFA90" w16cex:dateUtc="2025-05-23T12:20:00Z"/>
  <w16cex:commentExtensible w16cex:durableId="4CDA8041" w16cex:dateUtc="2025-06-03T04:43:00Z"/>
  <w16cex:commentExtensible w16cex:durableId="25406F04" w16cex:dateUtc="2025-06-03T04:51:00Z"/>
  <w16cex:commentExtensible w16cex:durableId="369578D3" w16cex:dateUtc="2025-04-19T11:50:00Z"/>
  <w16cex:commentExtensible w16cex:durableId="22F2E899" w16cex:dateUtc="2025-06-03T04:53:00Z"/>
  <w16cex:commentExtensible w16cex:durableId="08E58F1A" w16cex:dateUtc="2025-06-03T05:01:00Z"/>
  <w16cex:commentExtensible w16cex:durableId="095950E4" w16cex:dateUtc="2025-06-03T05:05:00Z"/>
  <w16cex:commentExtensible w16cex:durableId="3957A6E3" w16cex:dateUtc="2025-06-03T05:07:00Z"/>
  <w16cex:commentExtensible w16cex:durableId="77E2C9DA" w16cex:dateUtc="2025-06-03T05:17:00Z"/>
  <w16cex:commentExtensible w16cex:durableId="5AE21810" w16cex:dateUtc="2025-06-03T05:18:00Z"/>
  <w16cex:commentExtensible w16cex:durableId="12EAC3DD" w16cex:dateUtc="2025-06-03T05:20:00Z"/>
  <w16cex:commentExtensible w16cex:durableId="4406A8C1" w16cex:dateUtc="2025-06-03T05:21:00Z"/>
  <w16cex:commentExtensible w16cex:durableId="68E6095A" w16cex:dateUtc="2025-05-27T16:56:00Z"/>
  <w16cex:commentExtensible w16cex:durableId="653F66E2" w16cex:dateUtc="2025-04-19T11:52:00Z"/>
  <w16cex:commentExtensible w16cex:durableId="08C1911B" w16cex:dateUtc="2025-04-19T11:54:00Z"/>
  <w16cex:commentExtensible w16cex:durableId="4E9BAF00" w16cex:dateUtc="2025-04-19T11:54:00Z"/>
  <w16cex:commentExtensible w16cex:durableId="32E2B993" w16cex:dateUtc="2025-04-19T11:57:00Z"/>
  <w16cex:commentExtensible w16cex:durableId="4109BB40" w16cex:dateUtc="2025-04-19T12:00:00Z"/>
  <w16cex:commentExtensible w16cex:durableId="4238D34E" w16cex:dateUtc="2025-04-19T12:09:00Z"/>
  <w16cex:commentExtensible w16cex:durableId="7FB18C7F" w16cex:dateUtc="2025-04-20T11:56:00Z"/>
  <w16cex:commentExtensible w16cex:durableId="6B31359D" w16cex:dateUtc="2025-06-03T05:39:00Z"/>
  <w16cex:commentExtensible w16cex:durableId="196B74A4" w16cex:dateUtc="2025-05-23T22:57:00Z"/>
  <w16cex:commentExtensible w16cex:durableId="7832C044" w16cex:dateUtc="2025-05-28T00:00:00Z"/>
  <w16cex:commentExtensible w16cex:durableId="0F096180" w16cex:dateUtc="2025-05-23T17:20:00Z"/>
  <w16cex:commentExtensible w16cex:durableId="46E8D423" w16cex:dateUtc="2025-05-28T00:01:00Z"/>
  <w16cex:commentExtensible w16cex:durableId="6CF7BCF3" w16cex:dateUtc="2025-05-28T00:06:00Z"/>
  <w16cex:commentExtensible w16cex:durableId="7C72C483" w16cex:dateUtc="2025-06-03T05:51:00Z"/>
  <w16cex:commentExtensible w16cex:durableId="62140B31" w16cex:dateUtc="2025-06-03T05:53:00Z"/>
  <w16cex:commentExtensible w16cex:durableId="009D83E9" w16cex:dateUtc="2025-05-28T02:59:00Z"/>
  <w16cex:commentExtensible w16cex:durableId="3BAF24C7" w16cex:dateUtc="2025-06-03T07:43:00Z"/>
  <w16cex:commentExtensible w16cex:durableId="6A62452F" w16cex:dateUtc="2025-06-03T06:02:00Z"/>
  <w16cex:commentExtensible w16cex:durableId="66FB39DB" w16cex:dateUtc="2025-04-19T12:04:00Z"/>
  <w16cex:commentExtensible w16cex:durableId="10B6AA67" w16cex:dateUtc="2025-04-19T12:06:00Z"/>
  <w16cex:commentExtensible w16cex:durableId="1E6A3CFD" w16cex:dateUtc="2025-06-03T08:05:00Z"/>
  <w16cex:commentExtensible w16cex:durableId="75317EDC" w16cex:dateUtc="2025-04-19T12:13:00Z"/>
  <w16cex:commentExtensible w16cex:durableId="2BF27A2B" w16cex:dateUtc="2025-04-20T12:02:00Z"/>
  <w16cex:commentExtensible w16cex:durableId="286C9ED2" w16cex:dateUtc="2025-05-23T19:11:00Z"/>
  <w16cex:commentExtensible w16cex:durableId="60F9BD75" w16cex:dateUtc="2025-05-23T19:11:00Z"/>
  <w16cex:commentExtensible w16cex:durableId="5A4B2A05" w16cex:dateUtc="2025-05-23T19:11:00Z"/>
  <w16cex:commentExtensible w16cex:durableId="0695C7B7" w16cex:dateUtc="2025-05-23T19:11:00Z"/>
  <w16cex:commentExtensible w16cex:durableId="5DC767C4" w16cex:dateUtc="2025-05-28T16:44:00Z"/>
  <w16cex:commentExtensible w16cex:durableId="50297F2D" w16cex:dateUtc="2025-06-03T09:08:00Z"/>
  <w16cex:commentExtensible w16cex:durableId="0C1A3B4F" w16cex:dateUtc="2025-06-03T09:10:00Z"/>
  <w16cex:commentExtensible w16cex:durableId="23FF3E0F" w16cex:dateUtc="2025-06-03T09:11:00Z"/>
  <w16cex:commentExtensible w16cex:durableId="472405F9" w16cex:dateUtc="2025-05-28T16:36:00Z"/>
  <w16cex:commentExtensible w16cex:durableId="0DF12653" w16cex:dateUtc="2025-06-03T10:03:00Z"/>
  <w16cex:commentExtensible w16cex:durableId="7AD99756" w16cex:dateUtc="2025-06-03T10:03:00Z"/>
  <w16cex:commentExtensible w16cex:durableId="2C3F8159" w16cex:dateUtc="2025-06-03T09:14:00Z"/>
  <w16cex:commentExtensible w16cex:durableId="0D9B26B6" w16cex:dateUtc="2025-06-03T09:17:00Z"/>
  <w16cex:commentExtensible w16cex:durableId="36333980" w16cex:dateUtc="2025-06-03T09:27:00Z"/>
  <w16cex:commentExtensible w16cex:durableId="1C717DF4" w16cex:dateUtc="2025-06-03T09:29:00Z"/>
  <w16cex:commentExtensible w16cex:durableId="537E6C6D" w16cex:dateUtc="2025-06-03T09:30:00Z"/>
  <w16cex:commentExtensible w16cex:durableId="7BDB35EB" w16cex:dateUtc="2025-05-23T20:10:00Z"/>
  <w16cex:commentExtensible w16cex:durableId="37209E9F" w16cex:dateUtc="2025-06-03T09:40:00Z"/>
  <w16cex:commentExtensible w16cex:durableId="0E4FA50F" w16cex:dateUtc="2025-06-03T09:42:00Z"/>
  <w16cex:commentExtensible w16cex:durableId="5FCD3584" w16cex:dateUtc="2025-05-23T20:34:00Z"/>
  <w16cex:commentExtensible w16cex:durableId="3C9B75F0" w16cex:dateUtc="2025-06-03T09:47:00Z"/>
  <w16cex:commentExtensible w16cex:durableId="32B8EFA9" w16cex:dateUtc="2025-05-23T20:18:00Z"/>
  <w16cex:commentExtensible w16cex:durableId="1F68A64B" w16cex:dateUtc="2025-05-23T20:19:00Z"/>
  <w16cex:commentExtensible w16cex:durableId="18DA6A6E" w16cex:dateUtc="2025-06-03T09:49:00Z"/>
  <w16cex:commentExtensible w16cex:durableId="0A1404E1" w16cex:dateUtc="2025-05-23T20:29:00Z"/>
  <w16cex:commentExtensible w16cex:durableId="541BDFFD" w16cex:dateUtc="2025-06-03T09:53:00Z"/>
  <w16cex:commentExtensible w16cex:durableId="07BF0226" w16cex:dateUtc="2025-06-03T09: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B6F437C" w16cid:durableId="67EF98C4"/>
  <w16cid:commentId w16cid:paraId="567CDBEA" w16cid:durableId="3B046123"/>
  <w16cid:commentId w16cid:paraId="0F0D811E" w16cid:durableId="3398F96F"/>
  <w16cid:commentId w16cid:paraId="736FC5D3" w16cid:durableId="41AC5AF8"/>
  <w16cid:commentId w16cid:paraId="6AF755D9" w16cid:durableId="07BF4F01"/>
  <w16cid:commentId w16cid:paraId="4E9836F0" w16cid:durableId="53CCFA90"/>
  <w16cid:commentId w16cid:paraId="574FF2FE" w16cid:durableId="4CDA8041"/>
  <w16cid:commentId w16cid:paraId="6487D6E8" w16cid:durableId="1692A5FA"/>
  <w16cid:commentId w16cid:paraId="0849996D" w16cid:durableId="25406F04"/>
  <w16cid:commentId w16cid:paraId="2FA779D8" w16cid:durableId="369578D3"/>
  <w16cid:commentId w16cid:paraId="2B7A0CA9" w16cid:durableId="22F2E899"/>
  <w16cid:commentId w16cid:paraId="40ADFB09" w16cid:durableId="08E58F1A"/>
  <w16cid:commentId w16cid:paraId="6C1DBFA9" w16cid:durableId="095950E4"/>
  <w16cid:commentId w16cid:paraId="30708589" w16cid:durableId="3957A6E3"/>
  <w16cid:commentId w16cid:paraId="3AB70639" w16cid:durableId="77E2C9DA"/>
  <w16cid:commentId w16cid:paraId="75CF84B4" w16cid:durableId="5AE21810"/>
  <w16cid:commentId w16cid:paraId="15EFCD9D" w16cid:durableId="12EAC3DD"/>
  <w16cid:commentId w16cid:paraId="4B43CBDA" w16cid:durableId="4406A8C1"/>
  <w16cid:commentId w16cid:paraId="4F3ADB96" w16cid:durableId="68E6095A"/>
  <w16cid:commentId w16cid:paraId="2EB47C2D" w16cid:durableId="653F66E2"/>
  <w16cid:commentId w16cid:paraId="744AF101" w16cid:durableId="08C1911B"/>
  <w16cid:commentId w16cid:paraId="4F29B339" w16cid:durableId="4E9BAF00"/>
  <w16cid:commentId w16cid:paraId="39D17ECF" w16cid:durableId="32E2B993"/>
  <w16cid:commentId w16cid:paraId="0331C9D2" w16cid:durableId="4109BB40"/>
  <w16cid:commentId w16cid:paraId="6680C712" w16cid:durableId="4238D34E"/>
  <w16cid:commentId w16cid:paraId="2F35EF11" w16cid:durableId="7FB18C7F"/>
  <w16cid:commentId w16cid:paraId="08D09183" w16cid:durableId="6B31359D"/>
  <w16cid:commentId w16cid:paraId="324DD34B" w16cid:durableId="196B74A4"/>
  <w16cid:commentId w16cid:paraId="4AA0ACBC" w16cid:durableId="7832C044"/>
  <w16cid:commentId w16cid:paraId="5B9F8A3B" w16cid:durableId="0F096180"/>
  <w16cid:commentId w16cid:paraId="302C682B" w16cid:durableId="46E8D423"/>
  <w16cid:commentId w16cid:paraId="0AF97C41" w16cid:durableId="6CF7BCF3"/>
  <w16cid:commentId w16cid:paraId="344ED83B" w16cid:durableId="7C72C483"/>
  <w16cid:commentId w16cid:paraId="6C0BCE1B" w16cid:durableId="62140B31"/>
  <w16cid:commentId w16cid:paraId="42104728" w16cid:durableId="009D83E9"/>
  <w16cid:commentId w16cid:paraId="46328888" w16cid:durableId="3BAF24C7"/>
  <w16cid:commentId w16cid:paraId="4A4C6A6E" w16cid:durableId="07C88F60"/>
  <w16cid:commentId w16cid:paraId="03545C7A" w16cid:durableId="6A62452F"/>
  <w16cid:commentId w16cid:paraId="492016EF" w16cid:durableId="4E12CD52"/>
  <w16cid:commentId w16cid:paraId="7FFDFBE8" w16cid:durableId="66FB39DB"/>
  <w16cid:commentId w16cid:paraId="6D96B9B7" w16cid:durableId="10B6AA67"/>
  <w16cid:commentId w16cid:paraId="2771B074" w16cid:durableId="1E6A3CFD"/>
  <w16cid:commentId w16cid:paraId="15D7BC8D" w16cid:durableId="75317EDC"/>
  <w16cid:commentId w16cid:paraId="56DC3B47" w16cid:durableId="2BF27A2B"/>
  <w16cid:commentId w16cid:paraId="502E6DC4" w16cid:durableId="4BC73DBF"/>
  <w16cid:commentId w16cid:paraId="6F1CAC7B" w16cid:durableId="0825B874"/>
  <w16cid:commentId w16cid:paraId="749D07D6" w16cid:durableId="286C9ED2"/>
  <w16cid:commentId w16cid:paraId="0192BD33" w16cid:durableId="60F9BD75"/>
  <w16cid:commentId w16cid:paraId="72635206" w16cid:durableId="5A4B2A05"/>
  <w16cid:commentId w16cid:paraId="0726C35D" w16cid:durableId="0695C7B7"/>
  <w16cid:commentId w16cid:paraId="333A290D" w16cid:durableId="5DC767C4"/>
  <w16cid:commentId w16cid:paraId="673F4B05" w16cid:durableId="50297F2D"/>
  <w16cid:commentId w16cid:paraId="209BE135" w16cid:durableId="0C1A3B4F"/>
  <w16cid:commentId w16cid:paraId="5D50495B" w16cid:durableId="23FF3E0F"/>
  <w16cid:commentId w16cid:paraId="0BC837FF" w16cid:durableId="472405F9"/>
  <w16cid:commentId w16cid:paraId="072D578E" w16cid:durableId="0DF12653"/>
  <w16cid:commentId w16cid:paraId="7AA1089D" w16cid:durableId="7AD99756"/>
  <w16cid:commentId w16cid:paraId="72538AEA" w16cid:durableId="2C3F8159"/>
  <w16cid:commentId w16cid:paraId="495B3B90" w16cid:durableId="0D9B26B6"/>
  <w16cid:commentId w16cid:paraId="25A1EAB3" w16cid:durableId="36333980"/>
  <w16cid:commentId w16cid:paraId="028CC20C" w16cid:durableId="1C717DF4"/>
  <w16cid:commentId w16cid:paraId="039691EB" w16cid:durableId="537E6C6D"/>
  <w16cid:commentId w16cid:paraId="3A11ECD6" w16cid:durableId="53D45E9A"/>
  <w16cid:commentId w16cid:paraId="75EFAB99" w16cid:durableId="7BDB35EB"/>
  <w16cid:commentId w16cid:paraId="47FAC0FE" w16cid:durableId="37209E9F"/>
  <w16cid:commentId w16cid:paraId="3DBEF421" w16cid:durableId="0E4FA50F"/>
  <w16cid:commentId w16cid:paraId="60C51DA5" w16cid:durableId="5FCD3584"/>
  <w16cid:commentId w16cid:paraId="4A5ABF02" w16cid:durableId="3C9B75F0"/>
  <w16cid:commentId w16cid:paraId="650DD7AA" w16cid:durableId="32B8EFA9"/>
  <w16cid:commentId w16cid:paraId="7FB0C337" w16cid:durableId="1F68A64B"/>
  <w16cid:commentId w16cid:paraId="0140BA54" w16cid:durableId="18DA6A6E"/>
  <w16cid:commentId w16cid:paraId="2FE51A3C" w16cid:durableId="0A1404E1"/>
  <w16cid:commentId w16cid:paraId="20D833FD" w16cid:durableId="541BDFFD"/>
  <w16cid:commentId w16cid:paraId="3EAF5096" w16cid:durableId="07BF022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Livvic">
    <w:panose1 w:val="00000000000000000000"/>
    <w:charset w:val="00"/>
    <w:family w:val="auto"/>
    <w:pitch w:val="variable"/>
    <w:sig w:usb0="A00000FF" w:usb1="4000204B" w:usb2="00000000" w:usb3="00000000" w:csb0="00000193" w:csb1="00000000"/>
  </w:font>
  <w:font w:name="DM Sans SemiBold">
    <w:altName w:val="Cambria"/>
    <w:panose1 w:val="020B0604020202020204"/>
    <w:charset w:val="00"/>
    <w:family w:val="roman"/>
    <w:notTrueType/>
    <w:pitch w:val="default"/>
  </w:font>
  <w:font w:name="DM Sans Medium">
    <w:panose1 w:val="00000000000000000000"/>
    <w:charset w:val="00"/>
    <w:family w:val="auto"/>
    <w:pitch w:val="variable"/>
    <w:sig w:usb0="8000002F" w:usb1="5000205B" w:usb2="00000000" w:usb3="00000000" w:csb0="00000093" w:csb1="00000000"/>
  </w:font>
  <w:font w:name="Consolas">
    <w:panose1 w:val="020B0609020204030204"/>
    <w:charset w:val="00"/>
    <w:family w:val="modern"/>
    <w:pitch w:val="fixed"/>
    <w:sig w:usb0="E10006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26724"/>
    <w:multiLevelType w:val="multilevel"/>
    <w:tmpl w:val="2828ED60"/>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3DD5984"/>
    <w:multiLevelType w:val="multilevel"/>
    <w:tmpl w:val="B478D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4F16FB"/>
    <w:multiLevelType w:val="multilevel"/>
    <w:tmpl w:val="BEFE94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0A5E35"/>
    <w:multiLevelType w:val="hybridMultilevel"/>
    <w:tmpl w:val="463A6AD6"/>
    <w:lvl w:ilvl="0" w:tplc="FADC58AC">
      <w:start w:val="6"/>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15:restartNumberingAfterBreak="0">
    <w:nsid w:val="14EE19C2"/>
    <w:multiLevelType w:val="multilevel"/>
    <w:tmpl w:val="9992E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C30951"/>
    <w:multiLevelType w:val="multilevel"/>
    <w:tmpl w:val="2AAA2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254F1E"/>
    <w:multiLevelType w:val="multilevel"/>
    <w:tmpl w:val="CABAC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6F27E3"/>
    <w:multiLevelType w:val="multilevel"/>
    <w:tmpl w:val="EE641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074AC0"/>
    <w:multiLevelType w:val="multilevel"/>
    <w:tmpl w:val="D78CB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CA62C0"/>
    <w:multiLevelType w:val="multilevel"/>
    <w:tmpl w:val="44E2E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4D5B2C"/>
    <w:multiLevelType w:val="multilevel"/>
    <w:tmpl w:val="E0BAD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0B2B26"/>
    <w:multiLevelType w:val="multilevel"/>
    <w:tmpl w:val="3CA27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78159E"/>
    <w:multiLevelType w:val="multilevel"/>
    <w:tmpl w:val="2B2E1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A7018B"/>
    <w:multiLevelType w:val="multilevel"/>
    <w:tmpl w:val="C4881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C711B7"/>
    <w:multiLevelType w:val="multilevel"/>
    <w:tmpl w:val="84CA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EE7665"/>
    <w:multiLevelType w:val="multilevel"/>
    <w:tmpl w:val="86FC1A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D7836ED"/>
    <w:multiLevelType w:val="multilevel"/>
    <w:tmpl w:val="3834993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5D346F79"/>
    <w:multiLevelType w:val="multilevel"/>
    <w:tmpl w:val="9A1A7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CD4AA4"/>
    <w:multiLevelType w:val="multilevel"/>
    <w:tmpl w:val="78001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07740F"/>
    <w:multiLevelType w:val="multilevel"/>
    <w:tmpl w:val="53B82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3A63623"/>
    <w:multiLevelType w:val="multilevel"/>
    <w:tmpl w:val="4C663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51940D6"/>
    <w:multiLevelType w:val="multilevel"/>
    <w:tmpl w:val="25A0B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8F30F83"/>
    <w:multiLevelType w:val="multilevel"/>
    <w:tmpl w:val="8DA68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9750DC2"/>
    <w:multiLevelType w:val="multilevel"/>
    <w:tmpl w:val="027A46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9EA7782"/>
    <w:multiLevelType w:val="multilevel"/>
    <w:tmpl w:val="2828ED60"/>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6AD70478"/>
    <w:multiLevelType w:val="multilevel"/>
    <w:tmpl w:val="566A9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EC84BA7"/>
    <w:multiLevelType w:val="multilevel"/>
    <w:tmpl w:val="00DE92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3C46BBF"/>
    <w:multiLevelType w:val="multilevel"/>
    <w:tmpl w:val="AAFE4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41A4BC1"/>
    <w:multiLevelType w:val="multilevel"/>
    <w:tmpl w:val="F2646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EF0B3F"/>
    <w:multiLevelType w:val="multilevel"/>
    <w:tmpl w:val="42088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D20691"/>
    <w:multiLevelType w:val="multilevel"/>
    <w:tmpl w:val="287470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719479442">
    <w:abstractNumId w:val="15"/>
  </w:num>
  <w:num w:numId="2" w16cid:durableId="901864961">
    <w:abstractNumId w:val="2"/>
  </w:num>
  <w:num w:numId="3" w16cid:durableId="99909253">
    <w:abstractNumId w:val="30"/>
  </w:num>
  <w:num w:numId="4" w16cid:durableId="870606848">
    <w:abstractNumId w:val="26"/>
  </w:num>
  <w:num w:numId="5" w16cid:durableId="2080008427">
    <w:abstractNumId w:val="16"/>
  </w:num>
  <w:num w:numId="6" w16cid:durableId="2061971486">
    <w:abstractNumId w:val="23"/>
  </w:num>
  <w:num w:numId="7" w16cid:durableId="565645872">
    <w:abstractNumId w:val="24"/>
  </w:num>
  <w:num w:numId="8" w16cid:durableId="595752875">
    <w:abstractNumId w:val="0"/>
  </w:num>
  <w:num w:numId="9" w16cid:durableId="560017633">
    <w:abstractNumId w:val="7"/>
  </w:num>
  <w:num w:numId="10" w16cid:durableId="1751734581">
    <w:abstractNumId w:val="8"/>
  </w:num>
  <w:num w:numId="11" w16cid:durableId="1966695476">
    <w:abstractNumId w:val="19"/>
  </w:num>
  <w:num w:numId="12" w16cid:durableId="1115947702">
    <w:abstractNumId w:val="12"/>
  </w:num>
  <w:num w:numId="13" w16cid:durableId="2119637540">
    <w:abstractNumId w:val="3"/>
  </w:num>
  <w:num w:numId="14" w16cid:durableId="1048336722">
    <w:abstractNumId w:val="6"/>
  </w:num>
  <w:num w:numId="15" w16cid:durableId="1903253937">
    <w:abstractNumId w:val="25"/>
  </w:num>
  <w:num w:numId="16" w16cid:durableId="1462457902">
    <w:abstractNumId w:val="5"/>
  </w:num>
  <w:num w:numId="17" w16cid:durableId="2048800187">
    <w:abstractNumId w:val="27"/>
  </w:num>
  <w:num w:numId="18" w16cid:durableId="1214662209">
    <w:abstractNumId w:val="1"/>
  </w:num>
  <w:num w:numId="19" w16cid:durableId="856385666">
    <w:abstractNumId w:val="17"/>
  </w:num>
  <w:num w:numId="20" w16cid:durableId="1448696135">
    <w:abstractNumId w:val="29"/>
  </w:num>
  <w:num w:numId="21" w16cid:durableId="409277206">
    <w:abstractNumId w:val="14"/>
  </w:num>
  <w:num w:numId="22" w16cid:durableId="1186214487">
    <w:abstractNumId w:val="22"/>
  </w:num>
  <w:num w:numId="23" w16cid:durableId="282271731">
    <w:abstractNumId w:val="28"/>
  </w:num>
  <w:num w:numId="24" w16cid:durableId="1958247599">
    <w:abstractNumId w:val="21"/>
  </w:num>
  <w:num w:numId="25" w16cid:durableId="917595116">
    <w:abstractNumId w:val="10"/>
  </w:num>
  <w:num w:numId="26" w16cid:durableId="1429541010">
    <w:abstractNumId w:val="4"/>
  </w:num>
  <w:num w:numId="27" w16cid:durableId="2100179855">
    <w:abstractNumId w:val="20"/>
  </w:num>
  <w:num w:numId="28" w16cid:durableId="1782919918">
    <w:abstractNumId w:val="13"/>
  </w:num>
  <w:num w:numId="29" w16cid:durableId="118190459">
    <w:abstractNumId w:val="9"/>
  </w:num>
  <w:num w:numId="30" w16cid:durableId="235213247">
    <w:abstractNumId w:val="18"/>
  </w:num>
  <w:num w:numId="31" w16cid:durableId="1241521585">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Walter Farina">
    <w15:presenceInfo w15:providerId="Windows Live" w15:userId="f9c568b186e31180"/>
  </w15:person>
  <w15:person w15:author="julieta pellettieri">
    <w15:presenceInfo w15:providerId="Windows Live" w15:userId="e9c7d2fbcc9c84e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trackRevision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4AED"/>
    <w:rsid w:val="0002226B"/>
    <w:rsid w:val="00023887"/>
    <w:rsid w:val="000253C8"/>
    <w:rsid w:val="00027920"/>
    <w:rsid w:val="00043EFA"/>
    <w:rsid w:val="00044548"/>
    <w:rsid w:val="00055118"/>
    <w:rsid w:val="000B73E9"/>
    <w:rsid w:val="000C041D"/>
    <w:rsid w:val="000C27C4"/>
    <w:rsid w:val="000C39E6"/>
    <w:rsid w:val="000C7A51"/>
    <w:rsid w:val="000D278F"/>
    <w:rsid w:val="000E7BFE"/>
    <w:rsid w:val="00111542"/>
    <w:rsid w:val="00120CF7"/>
    <w:rsid w:val="001477CA"/>
    <w:rsid w:val="001507DA"/>
    <w:rsid w:val="001572D6"/>
    <w:rsid w:val="00191EA7"/>
    <w:rsid w:val="001A0218"/>
    <w:rsid w:val="001A2164"/>
    <w:rsid w:val="001B618E"/>
    <w:rsid w:val="00216358"/>
    <w:rsid w:val="0023456C"/>
    <w:rsid w:val="002367DE"/>
    <w:rsid w:val="00250815"/>
    <w:rsid w:val="00262CFE"/>
    <w:rsid w:val="002A35D9"/>
    <w:rsid w:val="002B27D7"/>
    <w:rsid w:val="002D3808"/>
    <w:rsid w:val="003106EC"/>
    <w:rsid w:val="00322B01"/>
    <w:rsid w:val="0033049B"/>
    <w:rsid w:val="003420F9"/>
    <w:rsid w:val="00353A00"/>
    <w:rsid w:val="00356E0F"/>
    <w:rsid w:val="00372590"/>
    <w:rsid w:val="00386744"/>
    <w:rsid w:val="003A046C"/>
    <w:rsid w:val="003D004A"/>
    <w:rsid w:val="003D0CB3"/>
    <w:rsid w:val="003E1800"/>
    <w:rsid w:val="003F0901"/>
    <w:rsid w:val="00434AED"/>
    <w:rsid w:val="004665C6"/>
    <w:rsid w:val="0047077A"/>
    <w:rsid w:val="0047184B"/>
    <w:rsid w:val="004C146C"/>
    <w:rsid w:val="004C5C27"/>
    <w:rsid w:val="004D4460"/>
    <w:rsid w:val="004D6456"/>
    <w:rsid w:val="004F56AF"/>
    <w:rsid w:val="00550D96"/>
    <w:rsid w:val="00574125"/>
    <w:rsid w:val="005756AF"/>
    <w:rsid w:val="00587855"/>
    <w:rsid w:val="005966CA"/>
    <w:rsid w:val="005C60EC"/>
    <w:rsid w:val="005D3119"/>
    <w:rsid w:val="005F649F"/>
    <w:rsid w:val="00606BF5"/>
    <w:rsid w:val="00606F05"/>
    <w:rsid w:val="00612FA2"/>
    <w:rsid w:val="00613E9E"/>
    <w:rsid w:val="00645E25"/>
    <w:rsid w:val="00656C78"/>
    <w:rsid w:val="0069393A"/>
    <w:rsid w:val="00694BA8"/>
    <w:rsid w:val="006A6D3B"/>
    <w:rsid w:val="006C7255"/>
    <w:rsid w:val="006D465C"/>
    <w:rsid w:val="007144DC"/>
    <w:rsid w:val="0073172E"/>
    <w:rsid w:val="007827FB"/>
    <w:rsid w:val="007A1E8C"/>
    <w:rsid w:val="007A5D7D"/>
    <w:rsid w:val="00802686"/>
    <w:rsid w:val="0083012E"/>
    <w:rsid w:val="00835B65"/>
    <w:rsid w:val="0085195E"/>
    <w:rsid w:val="008630F0"/>
    <w:rsid w:val="00884A7A"/>
    <w:rsid w:val="008875BE"/>
    <w:rsid w:val="00892032"/>
    <w:rsid w:val="008F3915"/>
    <w:rsid w:val="009033C2"/>
    <w:rsid w:val="00935119"/>
    <w:rsid w:val="00937F20"/>
    <w:rsid w:val="00965635"/>
    <w:rsid w:val="00981403"/>
    <w:rsid w:val="009C0BBD"/>
    <w:rsid w:val="009C7AEB"/>
    <w:rsid w:val="009F1C3D"/>
    <w:rsid w:val="00A3646C"/>
    <w:rsid w:val="00A564BD"/>
    <w:rsid w:val="00A70AC4"/>
    <w:rsid w:val="00A925C4"/>
    <w:rsid w:val="00AA4AAE"/>
    <w:rsid w:val="00AE3F3C"/>
    <w:rsid w:val="00B023F9"/>
    <w:rsid w:val="00B136A1"/>
    <w:rsid w:val="00B14EEF"/>
    <w:rsid w:val="00B21C99"/>
    <w:rsid w:val="00B4427B"/>
    <w:rsid w:val="00B73586"/>
    <w:rsid w:val="00B83FB0"/>
    <w:rsid w:val="00BA2FCE"/>
    <w:rsid w:val="00BB1C70"/>
    <w:rsid w:val="00BD3C93"/>
    <w:rsid w:val="00BE70D9"/>
    <w:rsid w:val="00BF477F"/>
    <w:rsid w:val="00C11152"/>
    <w:rsid w:val="00C16AE0"/>
    <w:rsid w:val="00C45BE8"/>
    <w:rsid w:val="00C53A6E"/>
    <w:rsid w:val="00C916FA"/>
    <w:rsid w:val="00CA5DCE"/>
    <w:rsid w:val="00CB3929"/>
    <w:rsid w:val="00CD5731"/>
    <w:rsid w:val="00CD631B"/>
    <w:rsid w:val="00D03A93"/>
    <w:rsid w:val="00D121D2"/>
    <w:rsid w:val="00D14807"/>
    <w:rsid w:val="00D428AB"/>
    <w:rsid w:val="00D42BB9"/>
    <w:rsid w:val="00D51BB2"/>
    <w:rsid w:val="00D770D8"/>
    <w:rsid w:val="00DA64AD"/>
    <w:rsid w:val="00DB3777"/>
    <w:rsid w:val="00DC14D7"/>
    <w:rsid w:val="00DE0382"/>
    <w:rsid w:val="00E21098"/>
    <w:rsid w:val="00E21BF8"/>
    <w:rsid w:val="00E2222F"/>
    <w:rsid w:val="00E326B6"/>
    <w:rsid w:val="00E37240"/>
    <w:rsid w:val="00E42D3E"/>
    <w:rsid w:val="00E66DEC"/>
    <w:rsid w:val="00E91A1D"/>
    <w:rsid w:val="00E93014"/>
    <w:rsid w:val="00E96206"/>
    <w:rsid w:val="00EA79AD"/>
    <w:rsid w:val="00EB0D9B"/>
    <w:rsid w:val="00EB0F13"/>
    <w:rsid w:val="00EC2763"/>
    <w:rsid w:val="00EC7389"/>
    <w:rsid w:val="00EF565E"/>
    <w:rsid w:val="00F11088"/>
    <w:rsid w:val="00F300B2"/>
    <w:rsid w:val="00F368FA"/>
    <w:rsid w:val="00F50B8C"/>
    <w:rsid w:val="00F83540"/>
    <w:rsid w:val="00F84325"/>
    <w:rsid w:val="00FA2089"/>
    <w:rsid w:val="00FA305D"/>
    <w:rsid w:val="00FB0B54"/>
    <w:rsid w:val="00FB6B43"/>
    <w:rsid w:val="00FE05F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F0A72D"/>
  <w15:docId w15:val="{F2A8AA9D-9902-F347-B116-169E5BAE05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032"/>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Asuntodelcomentario">
    <w:name w:val="annotation subject"/>
    <w:basedOn w:val="Textocomentario"/>
    <w:next w:val="Textocomentario"/>
    <w:link w:val="AsuntodelcomentarioCar"/>
    <w:uiPriority w:val="99"/>
    <w:semiHidden/>
    <w:unhideWhenUsed/>
    <w:rsid w:val="00E66DEC"/>
    <w:rPr>
      <w:b/>
      <w:bCs/>
    </w:rPr>
  </w:style>
  <w:style w:type="character" w:customStyle="1" w:styleId="AsuntodelcomentarioCar">
    <w:name w:val="Asunto del comentario Car"/>
    <w:basedOn w:val="TextocomentarioCar"/>
    <w:link w:val="Asuntodelcomentario"/>
    <w:uiPriority w:val="99"/>
    <w:semiHidden/>
    <w:rsid w:val="00E66DEC"/>
    <w:rPr>
      <w:b/>
      <w:bCs/>
      <w:sz w:val="20"/>
      <w:szCs w:val="20"/>
    </w:rPr>
  </w:style>
  <w:style w:type="character" w:styleId="Hipervnculo">
    <w:name w:val="Hyperlink"/>
    <w:basedOn w:val="Fuentedeprrafopredeter"/>
    <w:uiPriority w:val="99"/>
    <w:unhideWhenUsed/>
    <w:rsid w:val="00E66DEC"/>
    <w:rPr>
      <w:color w:val="0000FF" w:themeColor="hyperlink"/>
      <w:u w:val="single"/>
    </w:rPr>
  </w:style>
  <w:style w:type="character" w:styleId="Mencinsinresolver">
    <w:name w:val="Unresolved Mention"/>
    <w:basedOn w:val="Fuentedeprrafopredeter"/>
    <w:uiPriority w:val="99"/>
    <w:semiHidden/>
    <w:unhideWhenUsed/>
    <w:rsid w:val="00E66DEC"/>
    <w:rPr>
      <w:color w:val="605E5C"/>
      <w:shd w:val="clear" w:color="auto" w:fill="E1DFDD"/>
    </w:rPr>
  </w:style>
  <w:style w:type="paragraph" w:styleId="Revisin">
    <w:name w:val="Revision"/>
    <w:hidden/>
    <w:uiPriority w:val="99"/>
    <w:semiHidden/>
    <w:rsid w:val="0073172E"/>
    <w:pPr>
      <w:spacing w:line="240" w:lineRule="auto"/>
    </w:pPr>
  </w:style>
  <w:style w:type="paragraph" w:styleId="Prrafodelista">
    <w:name w:val="List Paragraph"/>
    <w:basedOn w:val="Normal"/>
    <w:uiPriority w:val="34"/>
    <w:qFormat/>
    <w:rsid w:val="00F300B2"/>
    <w:pPr>
      <w:ind w:left="720"/>
      <w:contextualSpacing/>
    </w:pPr>
  </w:style>
  <w:style w:type="paragraph" w:styleId="NormalWeb">
    <w:name w:val="Normal (Web)"/>
    <w:basedOn w:val="Normal"/>
    <w:uiPriority w:val="99"/>
    <w:semiHidden/>
    <w:unhideWhenUsed/>
    <w:rsid w:val="003E1800"/>
    <w:rPr>
      <w:rFonts w:ascii="Times New Roman" w:hAnsi="Times New Roman" w:cs="Times New Roman"/>
      <w:sz w:val="24"/>
      <w:szCs w:val="24"/>
    </w:rPr>
  </w:style>
  <w:style w:type="table" w:styleId="Tablaconcuadrcula">
    <w:name w:val="Table Grid"/>
    <w:basedOn w:val="Tablanormal"/>
    <w:uiPriority w:val="59"/>
    <w:rsid w:val="0021635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47184B"/>
    <w:rPr>
      <w:color w:val="800080" w:themeColor="followedHyperlink"/>
      <w:u w:val="single"/>
    </w:rPr>
  </w:style>
  <w:style w:type="character" w:styleId="nfasis">
    <w:name w:val="Emphasis"/>
    <w:basedOn w:val="Fuentedeprrafopredeter"/>
    <w:uiPriority w:val="20"/>
    <w:qFormat/>
    <w:rsid w:val="0047184B"/>
    <w:rPr>
      <w:i/>
      <w:iCs/>
    </w:rPr>
  </w:style>
  <w:style w:type="paragraph" w:styleId="TtuloTDC">
    <w:name w:val="TOC Heading"/>
    <w:basedOn w:val="Ttulo1"/>
    <w:next w:val="Normal"/>
    <w:uiPriority w:val="39"/>
    <w:unhideWhenUsed/>
    <w:qFormat/>
    <w:rsid w:val="004F56AF"/>
    <w:pPr>
      <w:spacing w:before="240" w:after="0" w:line="259" w:lineRule="auto"/>
      <w:outlineLvl w:val="9"/>
    </w:pPr>
    <w:rPr>
      <w:rFonts w:asciiTheme="majorHAnsi" w:eastAsiaTheme="majorEastAsia" w:hAnsiTheme="majorHAnsi" w:cstheme="majorBidi"/>
      <w:color w:val="365F91" w:themeColor="accent1" w:themeShade="BF"/>
      <w:sz w:val="32"/>
      <w:szCs w:val="32"/>
      <w:lang w:val="es-ES" w:eastAsia="es-ES"/>
    </w:rPr>
  </w:style>
  <w:style w:type="paragraph" w:styleId="TDC2">
    <w:name w:val="toc 2"/>
    <w:basedOn w:val="Normal"/>
    <w:next w:val="Normal"/>
    <w:autoRedefine/>
    <w:uiPriority w:val="39"/>
    <w:unhideWhenUsed/>
    <w:rsid w:val="004F56AF"/>
    <w:pPr>
      <w:spacing w:after="100" w:line="259" w:lineRule="auto"/>
      <w:ind w:left="220"/>
    </w:pPr>
    <w:rPr>
      <w:rFonts w:asciiTheme="minorHAnsi" w:eastAsiaTheme="minorEastAsia" w:hAnsiTheme="minorHAnsi" w:cs="Times New Roman"/>
      <w:lang w:val="es-ES" w:eastAsia="es-ES"/>
    </w:rPr>
  </w:style>
  <w:style w:type="paragraph" w:styleId="TDC1">
    <w:name w:val="toc 1"/>
    <w:basedOn w:val="Normal"/>
    <w:next w:val="Normal"/>
    <w:autoRedefine/>
    <w:uiPriority w:val="39"/>
    <w:unhideWhenUsed/>
    <w:rsid w:val="004F56AF"/>
    <w:pPr>
      <w:spacing w:after="100" w:line="259" w:lineRule="auto"/>
    </w:pPr>
    <w:rPr>
      <w:rFonts w:asciiTheme="minorHAnsi" w:eastAsiaTheme="minorEastAsia" w:hAnsiTheme="minorHAnsi" w:cs="Times New Roman"/>
      <w:lang w:val="es-ES" w:eastAsia="es-ES"/>
    </w:rPr>
  </w:style>
  <w:style w:type="paragraph" w:styleId="TDC3">
    <w:name w:val="toc 3"/>
    <w:basedOn w:val="Normal"/>
    <w:next w:val="Normal"/>
    <w:autoRedefine/>
    <w:uiPriority w:val="39"/>
    <w:unhideWhenUsed/>
    <w:rsid w:val="004F56AF"/>
    <w:pPr>
      <w:spacing w:after="100" w:line="259" w:lineRule="auto"/>
      <w:ind w:left="440"/>
    </w:pPr>
    <w:rPr>
      <w:rFonts w:asciiTheme="minorHAnsi" w:eastAsiaTheme="minorEastAsia" w:hAnsiTheme="minorHAnsi" w:cs="Times New Roman"/>
      <w:lang w:val="es-ES" w:eastAsia="es-ES"/>
    </w:rPr>
  </w:style>
  <w:style w:type="paragraph" w:customStyle="1" w:styleId="p1">
    <w:name w:val="p1"/>
    <w:basedOn w:val="Normal"/>
    <w:rsid w:val="00DA64AD"/>
    <w:pPr>
      <w:spacing w:line="240" w:lineRule="auto"/>
    </w:pPr>
    <w:rPr>
      <w:rFonts w:ascii="Helvetica" w:eastAsia="Times New Roman" w:hAnsi="Helvetica" w:cs="Times New Roman"/>
      <w:color w:val="141413"/>
      <w:sz w:val="14"/>
      <w:szCs w:val="14"/>
      <w:lang w:val="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7138009">
      <w:bodyDiv w:val="1"/>
      <w:marLeft w:val="0"/>
      <w:marRight w:val="0"/>
      <w:marTop w:val="0"/>
      <w:marBottom w:val="0"/>
      <w:divBdr>
        <w:top w:val="none" w:sz="0" w:space="0" w:color="auto"/>
        <w:left w:val="none" w:sz="0" w:space="0" w:color="auto"/>
        <w:bottom w:val="none" w:sz="0" w:space="0" w:color="auto"/>
        <w:right w:val="none" w:sz="0" w:space="0" w:color="auto"/>
      </w:divBdr>
    </w:div>
    <w:div w:id="228226671">
      <w:bodyDiv w:val="1"/>
      <w:marLeft w:val="0"/>
      <w:marRight w:val="0"/>
      <w:marTop w:val="0"/>
      <w:marBottom w:val="0"/>
      <w:divBdr>
        <w:top w:val="none" w:sz="0" w:space="0" w:color="auto"/>
        <w:left w:val="none" w:sz="0" w:space="0" w:color="auto"/>
        <w:bottom w:val="none" w:sz="0" w:space="0" w:color="auto"/>
        <w:right w:val="none" w:sz="0" w:space="0" w:color="auto"/>
      </w:divBdr>
    </w:div>
    <w:div w:id="309596910">
      <w:bodyDiv w:val="1"/>
      <w:marLeft w:val="0"/>
      <w:marRight w:val="0"/>
      <w:marTop w:val="0"/>
      <w:marBottom w:val="0"/>
      <w:divBdr>
        <w:top w:val="none" w:sz="0" w:space="0" w:color="auto"/>
        <w:left w:val="none" w:sz="0" w:space="0" w:color="auto"/>
        <w:bottom w:val="none" w:sz="0" w:space="0" w:color="auto"/>
        <w:right w:val="none" w:sz="0" w:space="0" w:color="auto"/>
      </w:divBdr>
    </w:div>
    <w:div w:id="349727117">
      <w:bodyDiv w:val="1"/>
      <w:marLeft w:val="0"/>
      <w:marRight w:val="0"/>
      <w:marTop w:val="0"/>
      <w:marBottom w:val="0"/>
      <w:divBdr>
        <w:top w:val="none" w:sz="0" w:space="0" w:color="auto"/>
        <w:left w:val="none" w:sz="0" w:space="0" w:color="auto"/>
        <w:bottom w:val="none" w:sz="0" w:space="0" w:color="auto"/>
        <w:right w:val="none" w:sz="0" w:space="0" w:color="auto"/>
      </w:divBdr>
    </w:div>
    <w:div w:id="360476950">
      <w:bodyDiv w:val="1"/>
      <w:marLeft w:val="0"/>
      <w:marRight w:val="0"/>
      <w:marTop w:val="0"/>
      <w:marBottom w:val="0"/>
      <w:divBdr>
        <w:top w:val="none" w:sz="0" w:space="0" w:color="auto"/>
        <w:left w:val="none" w:sz="0" w:space="0" w:color="auto"/>
        <w:bottom w:val="none" w:sz="0" w:space="0" w:color="auto"/>
        <w:right w:val="none" w:sz="0" w:space="0" w:color="auto"/>
      </w:divBdr>
    </w:div>
    <w:div w:id="386104624">
      <w:bodyDiv w:val="1"/>
      <w:marLeft w:val="0"/>
      <w:marRight w:val="0"/>
      <w:marTop w:val="0"/>
      <w:marBottom w:val="0"/>
      <w:divBdr>
        <w:top w:val="none" w:sz="0" w:space="0" w:color="auto"/>
        <w:left w:val="none" w:sz="0" w:space="0" w:color="auto"/>
        <w:bottom w:val="none" w:sz="0" w:space="0" w:color="auto"/>
        <w:right w:val="none" w:sz="0" w:space="0" w:color="auto"/>
      </w:divBdr>
    </w:div>
    <w:div w:id="447511197">
      <w:bodyDiv w:val="1"/>
      <w:marLeft w:val="0"/>
      <w:marRight w:val="0"/>
      <w:marTop w:val="0"/>
      <w:marBottom w:val="0"/>
      <w:divBdr>
        <w:top w:val="none" w:sz="0" w:space="0" w:color="auto"/>
        <w:left w:val="none" w:sz="0" w:space="0" w:color="auto"/>
        <w:bottom w:val="none" w:sz="0" w:space="0" w:color="auto"/>
        <w:right w:val="none" w:sz="0" w:space="0" w:color="auto"/>
      </w:divBdr>
    </w:div>
    <w:div w:id="490565813">
      <w:bodyDiv w:val="1"/>
      <w:marLeft w:val="0"/>
      <w:marRight w:val="0"/>
      <w:marTop w:val="0"/>
      <w:marBottom w:val="0"/>
      <w:divBdr>
        <w:top w:val="none" w:sz="0" w:space="0" w:color="auto"/>
        <w:left w:val="none" w:sz="0" w:space="0" w:color="auto"/>
        <w:bottom w:val="none" w:sz="0" w:space="0" w:color="auto"/>
        <w:right w:val="none" w:sz="0" w:space="0" w:color="auto"/>
      </w:divBdr>
    </w:div>
    <w:div w:id="537159843">
      <w:bodyDiv w:val="1"/>
      <w:marLeft w:val="0"/>
      <w:marRight w:val="0"/>
      <w:marTop w:val="0"/>
      <w:marBottom w:val="0"/>
      <w:divBdr>
        <w:top w:val="none" w:sz="0" w:space="0" w:color="auto"/>
        <w:left w:val="none" w:sz="0" w:space="0" w:color="auto"/>
        <w:bottom w:val="none" w:sz="0" w:space="0" w:color="auto"/>
        <w:right w:val="none" w:sz="0" w:space="0" w:color="auto"/>
      </w:divBdr>
    </w:div>
    <w:div w:id="538905289">
      <w:bodyDiv w:val="1"/>
      <w:marLeft w:val="0"/>
      <w:marRight w:val="0"/>
      <w:marTop w:val="0"/>
      <w:marBottom w:val="0"/>
      <w:divBdr>
        <w:top w:val="none" w:sz="0" w:space="0" w:color="auto"/>
        <w:left w:val="none" w:sz="0" w:space="0" w:color="auto"/>
        <w:bottom w:val="none" w:sz="0" w:space="0" w:color="auto"/>
        <w:right w:val="none" w:sz="0" w:space="0" w:color="auto"/>
      </w:divBdr>
    </w:div>
    <w:div w:id="546334652">
      <w:bodyDiv w:val="1"/>
      <w:marLeft w:val="0"/>
      <w:marRight w:val="0"/>
      <w:marTop w:val="0"/>
      <w:marBottom w:val="0"/>
      <w:divBdr>
        <w:top w:val="none" w:sz="0" w:space="0" w:color="auto"/>
        <w:left w:val="none" w:sz="0" w:space="0" w:color="auto"/>
        <w:bottom w:val="none" w:sz="0" w:space="0" w:color="auto"/>
        <w:right w:val="none" w:sz="0" w:space="0" w:color="auto"/>
      </w:divBdr>
    </w:div>
    <w:div w:id="640115347">
      <w:bodyDiv w:val="1"/>
      <w:marLeft w:val="0"/>
      <w:marRight w:val="0"/>
      <w:marTop w:val="0"/>
      <w:marBottom w:val="0"/>
      <w:divBdr>
        <w:top w:val="none" w:sz="0" w:space="0" w:color="auto"/>
        <w:left w:val="none" w:sz="0" w:space="0" w:color="auto"/>
        <w:bottom w:val="none" w:sz="0" w:space="0" w:color="auto"/>
        <w:right w:val="none" w:sz="0" w:space="0" w:color="auto"/>
      </w:divBdr>
    </w:div>
    <w:div w:id="662974961">
      <w:bodyDiv w:val="1"/>
      <w:marLeft w:val="0"/>
      <w:marRight w:val="0"/>
      <w:marTop w:val="0"/>
      <w:marBottom w:val="0"/>
      <w:divBdr>
        <w:top w:val="none" w:sz="0" w:space="0" w:color="auto"/>
        <w:left w:val="none" w:sz="0" w:space="0" w:color="auto"/>
        <w:bottom w:val="none" w:sz="0" w:space="0" w:color="auto"/>
        <w:right w:val="none" w:sz="0" w:space="0" w:color="auto"/>
      </w:divBdr>
    </w:div>
    <w:div w:id="667099657">
      <w:bodyDiv w:val="1"/>
      <w:marLeft w:val="0"/>
      <w:marRight w:val="0"/>
      <w:marTop w:val="0"/>
      <w:marBottom w:val="0"/>
      <w:divBdr>
        <w:top w:val="none" w:sz="0" w:space="0" w:color="auto"/>
        <w:left w:val="none" w:sz="0" w:space="0" w:color="auto"/>
        <w:bottom w:val="none" w:sz="0" w:space="0" w:color="auto"/>
        <w:right w:val="none" w:sz="0" w:space="0" w:color="auto"/>
      </w:divBdr>
    </w:div>
    <w:div w:id="837042685">
      <w:bodyDiv w:val="1"/>
      <w:marLeft w:val="0"/>
      <w:marRight w:val="0"/>
      <w:marTop w:val="0"/>
      <w:marBottom w:val="0"/>
      <w:divBdr>
        <w:top w:val="none" w:sz="0" w:space="0" w:color="auto"/>
        <w:left w:val="none" w:sz="0" w:space="0" w:color="auto"/>
        <w:bottom w:val="none" w:sz="0" w:space="0" w:color="auto"/>
        <w:right w:val="none" w:sz="0" w:space="0" w:color="auto"/>
      </w:divBdr>
    </w:div>
    <w:div w:id="851798810">
      <w:bodyDiv w:val="1"/>
      <w:marLeft w:val="0"/>
      <w:marRight w:val="0"/>
      <w:marTop w:val="0"/>
      <w:marBottom w:val="0"/>
      <w:divBdr>
        <w:top w:val="none" w:sz="0" w:space="0" w:color="auto"/>
        <w:left w:val="none" w:sz="0" w:space="0" w:color="auto"/>
        <w:bottom w:val="none" w:sz="0" w:space="0" w:color="auto"/>
        <w:right w:val="none" w:sz="0" w:space="0" w:color="auto"/>
      </w:divBdr>
    </w:div>
    <w:div w:id="920218478">
      <w:bodyDiv w:val="1"/>
      <w:marLeft w:val="0"/>
      <w:marRight w:val="0"/>
      <w:marTop w:val="0"/>
      <w:marBottom w:val="0"/>
      <w:divBdr>
        <w:top w:val="none" w:sz="0" w:space="0" w:color="auto"/>
        <w:left w:val="none" w:sz="0" w:space="0" w:color="auto"/>
        <w:bottom w:val="none" w:sz="0" w:space="0" w:color="auto"/>
        <w:right w:val="none" w:sz="0" w:space="0" w:color="auto"/>
      </w:divBdr>
    </w:div>
    <w:div w:id="961302158">
      <w:bodyDiv w:val="1"/>
      <w:marLeft w:val="0"/>
      <w:marRight w:val="0"/>
      <w:marTop w:val="0"/>
      <w:marBottom w:val="0"/>
      <w:divBdr>
        <w:top w:val="none" w:sz="0" w:space="0" w:color="auto"/>
        <w:left w:val="none" w:sz="0" w:space="0" w:color="auto"/>
        <w:bottom w:val="none" w:sz="0" w:space="0" w:color="auto"/>
        <w:right w:val="none" w:sz="0" w:space="0" w:color="auto"/>
      </w:divBdr>
    </w:div>
    <w:div w:id="974915628">
      <w:bodyDiv w:val="1"/>
      <w:marLeft w:val="0"/>
      <w:marRight w:val="0"/>
      <w:marTop w:val="0"/>
      <w:marBottom w:val="0"/>
      <w:divBdr>
        <w:top w:val="none" w:sz="0" w:space="0" w:color="auto"/>
        <w:left w:val="none" w:sz="0" w:space="0" w:color="auto"/>
        <w:bottom w:val="none" w:sz="0" w:space="0" w:color="auto"/>
        <w:right w:val="none" w:sz="0" w:space="0" w:color="auto"/>
      </w:divBdr>
    </w:div>
    <w:div w:id="995954137">
      <w:bodyDiv w:val="1"/>
      <w:marLeft w:val="0"/>
      <w:marRight w:val="0"/>
      <w:marTop w:val="0"/>
      <w:marBottom w:val="0"/>
      <w:divBdr>
        <w:top w:val="none" w:sz="0" w:space="0" w:color="auto"/>
        <w:left w:val="none" w:sz="0" w:space="0" w:color="auto"/>
        <w:bottom w:val="none" w:sz="0" w:space="0" w:color="auto"/>
        <w:right w:val="none" w:sz="0" w:space="0" w:color="auto"/>
      </w:divBdr>
    </w:div>
    <w:div w:id="1041827703">
      <w:bodyDiv w:val="1"/>
      <w:marLeft w:val="0"/>
      <w:marRight w:val="0"/>
      <w:marTop w:val="0"/>
      <w:marBottom w:val="0"/>
      <w:divBdr>
        <w:top w:val="none" w:sz="0" w:space="0" w:color="auto"/>
        <w:left w:val="none" w:sz="0" w:space="0" w:color="auto"/>
        <w:bottom w:val="none" w:sz="0" w:space="0" w:color="auto"/>
        <w:right w:val="none" w:sz="0" w:space="0" w:color="auto"/>
      </w:divBdr>
    </w:div>
    <w:div w:id="1061632642">
      <w:bodyDiv w:val="1"/>
      <w:marLeft w:val="0"/>
      <w:marRight w:val="0"/>
      <w:marTop w:val="0"/>
      <w:marBottom w:val="0"/>
      <w:divBdr>
        <w:top w:val="none" w:sz="0" w:space="0" w:color="auto"/>
        <w:left w:val="none" w:sz="0" w:space="0" w:color="auto"/>
        <w:bottom w:val="none" w:sz="0" w:space="0" w:color="auto"/>
        <w:right w:val="none" w:sz="0" w:space="0" w:color="auto"/>
      </w:divBdr>
    </w:div>
    <w:div w:id="1085151568">
      <w:bodyDiv w:val="1"/>
      <w:marLeft w:val="0"/>
      <w:marRight w:val="0"/>
      <w:marTop w:val="0"/>
      <w:marBottom w:val="0"/>
      <w:divBdr>
        <w:top w:val="none" w:sz="0" w:space="0" w:color="auto"/>
        <w:left w:val="none" w:sz="0" w:space="0" w:color="auto"/>
        <w:bottom w:val="none" w:sz="0" w:space="0" w:color="auto"/>
        <w:right w:val="none" w:sz="0" w:space="0" w:color="auto"/>
      </w:divBdr>
    </w:div>
    <w:div w:id="1120612261">
      <w:bodyDiv w:val="1"/>
      <w:marLeft w:val="0"/>
      <w:marRight w:val="0"/>
      <w:marTop w:val="0"/>
      <w:marBottom w:val="0"/>
      <w:divBdr>
        <w:top w:val="none" w:sz="0" w:space="0" w:color="auto"/>
        <w:left w:val="none" w:sz="0" w:space="0" w:color="auto"/>
        <w:bottom w:val="none" w:sz="0" w:space="0" w:color="auto"/>
        <w:right w:val="none" w:sz="0" w:space="0" w:color="auto"/>
      </w:divBdr>
    </w:div>
    <w:div w:id="1190486950">
      <w:bodyDiv w:val="1"/>
      <w:marLeft w:val="0"/>
      <w:marRight w:val="0"/>
      <w:marTop w:val="0"/>
      <w:marBottom w:val="0"/>
      <w:divBdr>
        <w:top w:val="none" w:sz="0" w:space="0" w:color="auto"/>
        <w:left w:val="none" w:sz="0" w:space="0" w:color="auto"/>
        <w:bottom w:val="none" w:sz="0" w:space="0" w:color="auto"/>
        <w:right w:val="none" w:sz="0" w:space="0" w:color="auto"/>
      </w:divBdr>
    </w:div>
    <w:div w:id="1208762001">
      <w:bodyDiv w:val="1"/>
      <w:marLeft w:val="0"/>
      <w:marRight w:val="0"/>
      <w:marTop w:val="0"/>
      <w:marBottom w:val="0"/>
      <w:divBdr>
        <w:top w:val="none" w:sz="0" w:space="0" w:color="auto"/>
        <w:left w:val="none" w:sz="0" w:space="0" w:color="auto"/>
        <w:bottom w:val="none" w:sz="0" w:space="0" w:color="auto"/>
        <w:right w:val="none" w:sz="0" w:space="0" w:color="auto"/>
      </w:divBdr>
    </w:div>
    <w:div w:id="1233809515">
      <w:bodyDiv w:val="1"/>
      <w:marLeft w:val="0"/>
      <w:marRight w:val="0"/>
      <w:marTop w:val="0"/>
      <w:marBottom w:val="0"/>
      <w:divBdr>
        <w:top w:val="none" w:sz="0" w:space="0" w:color="auto"/>
        <w:left w:val="none" w:sz="0" w:space="0" w:color="auto"/>
        <w:bottom w:val="none" w:sz="0" w:space="0" w:color="auto"/>
        <w:right w:val="none" w:sz="0" w:space="0" w:color="auto"/>
      </w:divBdr>
    </w:div>
    <w:div w:id="1323968731">
      <w:bodyDiv w:val="1"/>
      <w:marLeft w:val="0"/>
      <w:marRight w:val="0"/>
      <w:marTop w:val="0"/>
      <w:marBottom w:val="0"/>
      <w:divBdr>
        <w:top w:val="none" w:sz="0" w:space="0" w:color="auto"/>
        <w:left w:val="none" w:sz="0" w:space="0" w:color="auto"/>
        <w:bottom w:val="none" w:sz="0" w:space="0" w:color="auto"/>
        <w:right w:val="none" w:sz="0" w:space="0" w:color="auto"/>
      </w:divBdr>
    </w:div>
    <w:div w:id="1388526940">
      <w:bodyDiv w:val="1"/>
      <w:marLeft w:val="0"/>
      <w:marRight w:val="0"/>
      <w:marTop w:val="0"/>
      <w:marBottom w:val="0"/>
      <w:divBdr>
        <w:top w:val="none" w:sz="0" w:space="0" w:color="auto"/>
        <w:left w:val="none" w:sz="0" w:space="0" w:color="auto"/>
        <w:bottom w:val="none" w:sz="0" w:space="0" w:color="auto"/>
        <w:right w:val="none" w:sz="0" w:space="0" w:color="auto"/>
      </w:divBdr>
    </w:div>
    <w:div w:id="1396003613">
      <w:bodyDiv w:val="1"/>
      <w:marLeft w:val="0"/>
      <w:marRight w:val="0"/>
      <w:marTop w:val="0"/>
      <w:marBottom w:val="0"/>
      <w:divBdr>
        <w:top w:val="none" w:sz="0" w:space="0" w:color="auto"/>
        <w:left w:val="none" w:sz="0" w:space="0" w:color="auto"/>
        <w:bottom w:val="none" w:sz="0" w:space="0" w:color="auto"/>
        <w:right w:val="none" w:sz="0" w:space="0" w:color="auto"/>
      </w:divBdr>
    </w:div>
    <w:div w:id="1411855267">
      <w:bodyDiv w:val="1"/>
      <w:marLeft w:val="0"/>
      <w:marRight w:val="0"/>
      <w:marTop w:val="0"/>
      <w:marBottom w:val="0"/>
      <w:divBdr>
        <w:top w:val="none" w:sz="0" w:space="0" w:color="auto"/>
        <w:left w:val="none" w:sz="0" w:space="0" w:color="auto"/>
        <w:bottom w:val="none" w:sz="0" w:space="0" w:color="auto"/>
        <w:right w:val="none" w:sz="0" w:space="0" w:color="auto"/>
      </w:divBdr>
    </w:div>
    <w:div w:id="1482775756">
      <w:bodyDiv w:val="1"/>
      <w:marLeft w:val="0"/>
      <w:marRight w:val="0"/>
      <w:marTop w:val="0"/>
      <w:marBottom w:val="0"/>
      <w:divBdr>
        <w:top w:val="none" w:sz="0" w:space="0" w:color="auto"/>
        <w:left w:val="none" w:sz="0" w:space="0" w:color="auto"/>
        <w:bottom w:val="none" w:sz="0" w:space="0" w:color="auto"/>
        <w:right w:val="none" w:sz="0" w:space="0" w:color="auto"/>
      </w:divBdr>
    </w:div>
    <w:div w:id="1526942515">
      <w:bodyDiv w:val="1"/>
      <w:marLeft w:val="0"/>
      <w:marRight w:val="0"/>
      <w:marTop w:val="0"/>
      <w:marBottom w:val="0"/>
      <w:divBdr>
        <w:top w:val="none" w:sz="0" w:space="0" w:color="auto"/>
        <w:left w:val="none" w:sz="0" w:space="0" w:color="auto"/>
        <w:bottom w:val="none" w:sz="0" w:space="0" w:color="auto"/>
        <w:right w:val="none" w:sz="0" w:space="0" w:color="auto"/>
      </w:divBdr>
    </w:div>
    <w:div w:id="1535776732">
      <w:bodyDiv w:val="1"/>
      <w:marLeft w:val="0"/>
      <w:marRight w:val="0"/>
      <w:marTop w:val="0"/>
      <w:marBottom w:val="0"/>
      <w:divBdr>
        <w:top w:val="none" w:sz="0" w:space="0" w:color="auto"/>
        <w:left w:val="none" w:sz="0" w:space="0" w:color="auto"/>
        <w:bottom w:val="none" w:sz="0" w:space="0" w:color="auto"/>
        <w:right w:val="none" w:sz="0" w:space="0" w:color="auto"/>
      </w:divBdr>
    </w:div>
    <w:div w:id="1559125155">
      <w:bodyDiv w:val="1"/>
      <w:marLeft w:val="0"/>
      <w:marRight w:val="0"/>
      <w:marTop w:val="0"/>
      <w:marBottom w:val="0"/>
      <w:divBdr>
        <w:top w:val="none" w:sz="0" w:space="0" w:color="auto"/>
        <w:left w:val="none" w:sz="0" w:space="0" w:color="auto"/>
        <w:bottom w:val="none" w:sz="0" w:space="0" w:color="auto"/>
        <w:right w:val="none" w:sz="0" w:space="0" w:color="auto"/>
      </w:divBdr>
    </w:div>
    <w:div w:id="1561794162">
      <w:bodyDiv w:val="1"/>
      <w:marLeft w:val="0"/>
      <w:marRight w:val="0"/>
      <w:marTop w:val="0"/>
      <w:marBottom w:val="0"/>
      <w:divBdr>
        <w:top w:val="none" w:sz="0" w:space="0" w:color="auto"/>
        <w:left w:val="none" w:sz="0" w:space="0" w:color="auto"/>
        <w:bottom w:val="none" w:sz="0" w:space="0" w:color="auto"/>
        <w:right w:val="none" w:sz="0" w:space="0" w:color="auto"/>
      </w:divBdr>
    </w:div>
    <w:div w:id="1603025764">
      <w:bodyDiv w:val="1"/>
      <w:marLeft w:val="0"/>
      <w:marRight w:val="0"/>
      <w:marTop w:val="0"/>
      <w:marBottom w:val="0"/>
      <w:divBdr>
        <w:top w:val="none" w:sz="0" w:space="0" w:color="auto"/>
        <w:left w:val="none" w:sz="0" w:space="0" w:color="auto"/>
        <w:bottom w:val="none" w:sz="0" w:space="0" w:color="auto"/>
        <w:right w:val="none" w:sz="0" w:space="0" w:color="auto"/>
      </w:divBdr>
    </w:div>
    <w:div w:id="1619992724">
      <w:bodyDiv w:val="1"/>
      <w:marLeft w:val="0"/>
      <w:marRight w:val="0"/>
      <w:marTop w:val="0"/>
      <w:marBottom w:val="0"/>
      <w:divBdr>
        <w:top w:val="none" w:sz="0" w:space="0" w:color="auto"/>
        <w:left w:val="none" w:sz="0" w:space="0" w:color="auto"/>
        <w:bottom w:val="none" w:sz="0" w:space="0" w:color="auto"/>
        <w:right w:val="none" w:sz="0" w:space="0" w:color="auto"/>
      </w:divBdr>
    </w:div>
    <w:div w:id="1682273811">
      <w:bodyDiv w:val="1"/>
      <w:marLeft w:val="0"/>
      <w:marRight w:val="0"/>
      <w:marTop w:val="0"/>
      <w:marBottom w:val="0"/>
      <w:divBdr>
        <w:top w:val="none" w:sz="0" w:space="0" w:color="auto"/>
        <w:left w:val="none" w:sz="0" w:space="0" w:color="auto"/>
        <w:bottom w:val="none" w:sz="0" w:space="0" w:color="auto"/>
        <w:right w:val="none" w:sz="0" w:space="0" w:color="auto"/>
      </w:divBdr>
    </w:div>
    <w:div w:id="1816947871">
      <w:bodyDiv w:val="1"/>
      <w:marLeft w:val="0"/>
      <w:marRight w:val="0"/>
      <w:marTop w:val="0"/>
      <w:marBottom w:val="0"/>
      <w:divBdr>
        <w:top w:val="none" w:sz="0" w:space="0" w:color="auto"/>
        <w:left w:val="none" w:sz="0" w:space="0" w:color="auto"/>
        <w:bottom w:val="none" w:sz="0" w:space="0" w:color="auto"/>
        <w:right w:val="none" w:sz="0" w:space="0" w:color="auto"/>
      </w:divBdr>
    </w:div>
    <w:div w:id="1856921865">
      <w:bodyDiv w:val="1"/>
      <w:marLeft w:val="0"/>
      <w:marRight w:val="0"/>
      <w:marTop w:val="0"/>
      <w:marBottom w:val="0"/>
      <w:divBdr>
        <w:top w:val="none" w:sz="0" w:space="0" w:color="auto"/>
        <w:left w:val="none" w:sz="0" w:space="0" w:color="auto"/>
        <w:bottom w:val="none" w:sz="0" w:space="0" w:color="auto"/>
        <w:right w:val="none" w:sz="0" w:space="0" w:color="auto"/>
      </w:divBdr>
    </w:div>
    <w:div w:id="1900944878">
      <w:bodyDiv w:val="1"/>
      <w:marLeft w:val="0"/>
      <w:marRight w:val="0"/>
      <w:marTop w:val="0"/>
      <w:marBottom w:val="0"/>
      <w:divBdr>
        <w:top w:val="none" w:sz="0" w:space="0" w:color="auto"/>
        <w:left w:val="none" w:sz="0" w:space="0" w:color="auto"/>
        <w:bottom w:val="none" w:sz="0" w:space="0" w:color="auto"/>
        <w:right w:val="none" w:sz="0" w:space="0" w:color="auto"/>
      </w:divBdr>
    </w:div>
    <w:div w:id="1982345480">
      <w:bodyDiv w:val="1"/>
      <w:marLeft w:val="0"/>
      <w:marRight w:val="0"/>
      <w:marTop w:val="0"/>
      <w:marBottom w:val="0"/>
      <w:divBdr>
        <w:top w:val="none" w:sz="0" w:space="0" w:color="auto"/>
        <w:left w:val="none" w:sz="0" w:space="0" w:color="auto"/>
        <w:bottom w:val="none" w:sz="0" w:space="0" w:color="auto"/>
        <w:right w:val="none" w:sz="0" w:space="0" w:color="auto"/>
      </w:divBdr>
    </w:div>
    <w:div w:id="2028214473">
      <w:bodyDiv w:val="1"/>
      <w:marLeft w:val="0"/>
      <w:marRight w:val="0"/>
      <w:marTop w:val="0"/>
      <w:marBottom w:val="0"/>
      <w:divBdr>
        <w:top w:val="none" w:sz="0" w:space="0" w:color="auto"/>
        <w:left w:val="none" w:sz="0" w:space="0" w:color="auto"/>
        <w:bottom w:val="none" w:sz="0" w:space="0" w:color="auto"/>
        <w:right w:val="none" w:sz="0" w:space="0" w:color="auto"/>
      </w:divBdr>
    </w:div>
    <w:div w:id="2036729486">
      <w:bodyDiv w:val="1"/>
      <w:marLeft w:val="0"/>
      <w:marRight w:val="0"/>
      <w:marTop w:val="0"/>
      <w:marBottom w:val="0"/>
      <w:divBdr>
        <w:top w:val="none" w:sz="0" w:space="0" w:color="auto"/>
        <w:left w:val="none" w:sz="0" w:space="0" w:color="auto"/>
        <w:bottom w:val="none" w:sz="0" w:space="0" w:color="auto"/>
        <w:right w:val="none" w:sz="0" w:space="0" w:color="auto"/>
      </w:divBdr>
    </w:div>
    <w:div w:id="2057002357">
      <w:bodyDiv w:val="1"/>
      <w:marLeft w:val="0"/>
      <w:marRight w:val="0"/>
      <w:marTop w:val="0"/>
      <w:marBottom w:val="0"/>
      <w:divBdr>
        <w:top w:val="none" w:sz="0" w:space="0" w:color="auto"/>
        <w:left w:val="none" w:sz="0" w:space="0" w:color="auto"/>
        <w:bottom w:val="none" w:sz="0" w:space="0" w:color="auto"/>
        <w:right w:val="none" w:sz="0" w:space="0" w:color="auto"/>
      </w:divBdr>
    </w:div>
    <w:div w:id="2059040306">
      <w:bodyDiv w:val="1"/>
      <w:marLeft w:val="0"/>
      <w:marRight w:val="0"/>
      <w:marTop w:val="0"/>
      <w:marBottom w:val="0"/>
      <w:divBdr>
        <w:top w:val="none" w:sz="0" w:space="0" w:color="auto"/>
        <w:left w:val="none" w:sz="0" w:space="0" w:color="auto"/>
        <w:bottom w:val="none" w:sz="0" w:space="0" w:color="auto"/>
        <w:right w:val="none" w:sz="0" w:space="0" w:color="auto"/>
      </w:divBdr>
    </w:div>
    <w:div w:id="2070110282">
      <w:bodyDiv w:val="1"/>
      <w:marLeft w:val="0"/>
      <w:marRight w:val="0"/>
      <w:marTop w:val="0"/>
      <w:marBottom w:val="0"/>
      <w:divBdr>
        <w:top w:val="none" w:sz="0" w:space="0" w:color="auto"/>
        <w:left w:val="none" w:sz="0" w:space="0" w:color="auto"/>
        <w:bottom w:val="none" w:sz="0" w:space="0" w:color="auto"/>
        <w:right w:val="none" w:sz="0" w:space="0" w:color="auto"/>
      </w:divBdr>
    </w:div>
    <w:div w:id="20743046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8" Type="http://schemas.openxmlformats.org/officeDocument/2006/relationships/hyperlink" Target="https://doi.org/10.1038/s41598-021-03305-9" TargetMode="External"/><Relationship Id="rId3" Type="http://schemas.openxmlformats.org/officeDocument/2006/relationships/hyperlink" Target="https://doi.org/10.1038/s41598-021-87729-3" TargetMode="External"/><Relationship Id="rId7" Type="http://schemas.openxmlformats.org/officeDocument/2006/relationships/hyperlink" Target="https://doi.org/10.1038/s41598-025-85494-1" TargetMode="External"/><Relationship Id="rId2" Type="http://schemas.openxmlformats.org/officeDocument/2006/relationships/hyperlink" Target="https://doi.org/10.1016/j.oneear.2024.07.012" TargetMode="External"/><Relationship Id="rId1" Type="http://schemas.openxmlformats.org/officeDocument/2006/relationships/hyperlink" Target="https://doi.org/10.1016/j.scitotenv.2025.179388" TargetMode="External"/><Relationship Id="rId6" Type="http://schemas.openxmlformats.org/officeDocument/2006/relationships/hyperlink" Target="https://doi.org/10.1093/cz/zoaa073" TargetMode="External"/><Relationship Id="rId5" Type="http://schemas.openxmlformats.org/officeDocument/2006/relationships/hyperlink" Target="https://es.wikipedia.org/wiki/Bombus_pauloensis" TargetMode="External"/><Relationship Id="rId4" Type="http://schemas.openxmlformats.org/officeDocument/2006/relationships/hyperlink" Target="https://es.wikipedia.org/wiki/Termorregulaci%C3%B3n"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microsoft.com/office/2011/relationships/commentsExtended" Target="commentsExtended.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microsoft.com/office/2018/08/relationships/commentsExtensible" Target="commentsExtensible.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microsoft.com/office/2016/09/relationships/commentsIds" Target="commentsIds.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216</TotalTime>
  <Pages>29</Pages>
  <Words>8925</Words>
  <Characters>49091</Characters>
  <Application>Microsoft Office Word</Application>
  <DocSecurity>0</DocSecurity>
  <Lines>409</Lines>
  <Paragraphs>115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julieta pellettieri</dc:creator>
  <cp:lastModifiedBy>Walter Farina</cp:lastModifiedBy>
  <cp:revision>16</cp:revision>
  <dcterms:created xsi:type="dcterms:W3CDTF">2025-06-03T04:20:00Z</dcterms:created>
  <dcterms:modified xsi:type="dcterms:W3CDTF">2025-06-03T10:04:00Z</dcterms:modified>
</cp:coreProperties>
</file>